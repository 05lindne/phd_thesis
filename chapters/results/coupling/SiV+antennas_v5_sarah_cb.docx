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A19" w:rsidRPr="00FD151B" w:rsidRDefault="00D52A19" w:rsidP="00D52A19">
      <w:pPr>
        <w:pStyle w:val="berschrift1"/>
        <w:spacing w:before="240" w:after="360"/>
        <w:rPr>
          <w:rFonts w:ascii="Cambria" w:hAnsi="Cambria" w:cstheme="majorHAnsi"/>
          <w:color w:val="FF0000"/>
        </w:rPr>
      </w:pPr>
      <w:bookmarkStart w:id="0" w:name="_GoBack"/>
      <w:bookmarkEnd w:id="0"/>
      <w:r w:rsidRPr="00A52506">
        <w:rPr>
          <w:rFonts w:ascii="Cambria" w:hAnsi="Cambria" w:cstheme="majorHAnsi"/>
          <w:color w:val="auto"/>
        </w:rPr>
        <w:t xml:space="preserve">Fluorescence enhancement of a single </w:t>
      </w:r>
      <w:proofErr w:type="spellStart"/>
      <w:r w:rsidRPr="00A52506">
        <w:rPr>
          <w:rFonts w:ascii="Cambria" w:hAnsi="Cambria" w:cstheme="majorHAnsi"/>
          <w:color w:val="auto"/>
        </w:rPr>
        <w:t>nanodiamond</w:t>
      </w:r>
      <w:proofErr w:type="spellEnd"/>
      <w:r w:rsidRPr="00A52506">
        <w:rPr>
          <w:rFonts w:ascii="Cambria" w:hAnsi="Cambria" w:cstheme="majorHAnsi"/>
          <w:color w:val="auto"/>
        </w:rPr>
        <w:t xml:space="preserve"> with </w:t>
      </w:r>
      <w:proofErr w:type="spellStart"/>
      <w:r w:rsidRPr="00A52506">
        <w:rPr>
          <w:rFonts w:ascii="Cambria" w:hAnsi="Cambria" w:cstheme="majorHAnsi"/>
          <w:color w:val="auto"/>
        </w:rPr>
        <w:t>SiV</w:t>
      </w:r>
      <w:proofErr w:type="spellEnd"/>
      <w:r w:rsidRPr="00A52506">
        <w:rPr>
          <w:rFonts w:ascii="Cambria" w:hAnsi="Cambria" w:cstheme="majorHAnsi"/>
          <w:color w:val="auto"/>
        </w:rPr>
        <w:t xml:space="preserve"> center</w:t>
      </w:r>
      <w:r w:rsidR="00793C36">
        <w:rPr>
          <w:rFonts w:ascii="Cambria" w:hAnsi="Cambria" w:cstheme="majorHAnsi"/>
          <w:color w:val="auto"/>
        </w:rPr>
        <w:t xml:space="preserve">s using a </w:t>
      </w:r>
      <w:proofErr w:type="spellStart"/>
      <w:r w:rsidR="00793C36">
        <w:rPr>
          <w:rFonts w:ascii="Cambria" w:hAnsi="Cambria" w:cstheme="majorHAnsi"/>
          <w:color w:val="auto"/>
        </w:rPr>
        <w:t>plasmonic</w:t>
      </w:r>
      <w:proofErr w:type="spellEnd"/>
      <w:r w:rsidR="00793C36">
        <w:rPr>
          <w:rFonts w:ascii="Cambria" w:hAnsi="Cambria" w:cstheme="majorHAnsi"/>
          <w:color w:val="auto"/>
        </w:rPr>
        <w:t xml:space="preserve"> </w:t>
      </w:r>
      <w:proofErr w:type="spellStart"/>
      <w:r w:rsidR="00793C36">
        <w:rPr>
          <w:rFonts w:ascii="Cambria" w:hAnsi="Cambria" w:cstheme="majorHAnsi"/>
          <w:color w:val="auto"/>
        </w:rPr>
        <w:t>nanoantenna</w:t>
      </w:r>
      <w:proofErr w:type="spellEnd"/>
    </w:p>
    <w:p w:rsidR="00D52A19" w:rsidRPr="00A52506" w:rsidRDefault="00101C47" w:rsidP="00D52A19">
      <w:pPr>
        <w:pStyle w:val="berschrift1"/>
        <w:spacing w:before="240" w:after="360"/>
        <w:rPr>
          <w:rFonts w:cs="Times New Roman"/>
          <w:b w:val="0"/>
          <w:color w:val="auto"/>
          <w:sz w:val="22"/>
          <w:szCs w:val="22"/>
        </w:rPr>
      </w:pPr>
      <w:commentRangeStart w:id="1"/>
      <w:r w:rsidRPr="00A52506">
        <w:rPr>
          <w:rFonts w:cs="Times New Roman"/>
          <w:b w:val="0"/>
          <w:color w:val="auto"/>
          <w:sz w:val="22"/>
          <w:szCs w:val="22"/>
        </w:rPr>
        <w:t>N. Rahbany</w:t>
      </w:r>
      <w:r w:rsidR="00D52A19" w:rsidRPr="00A52506">
        <w:rPr>
          <w:rFonts w:cs="Times New Roman"/>
          <w:b w:val="0"/>
          <w:color w:val="auto"/>
          <w:sz w:val="22"/>
          <w:szCs w:val="22"/>
          <w:vertAlign w:val="superscript"/>
        </w:rPr>
        <w:t>1</w:t>
      </w:r>
      <w:r w:rsidRPr="00A52506">
        <w:rPr>
          <w:rFonts w:cs="Times New Roman"/>
          <w:b w:val="0"/>
          <w:color w:val="auto"/>
          <w:sz w:val="22"/>
          <w:szCs w:val="22"/>
        </w:rPr>
        <w:t xml:space="preserve">, </w:t>
      </w:r>
      <w:r w:rsidR="00D52A19" w:rsidRPr="00A52506">
        <w:rPr>
          <w:rFonts w:cs="Times New Roman"/>
          <w:b w:val="0"/>
          <w:color w:val="auto"/>
          <w:sz w:val="22"/>
          <w:szCs w:val="22"/>
        </w:rPr>
        <w:t>S. Lindner</w:t>
      </w:r>
      <w:r w:rsidR="00D52A19" w:rsidRPr="00A52506">
        <w:rPr>
          <w:rFonts w:cs="Times New Roman"/>
          <w:b w:val="0"/>
          <w:color w:val="auto"/>
          <w:sz w:val="22"/>
          <w:szCs w:val="22"/>
          <w:vertAlign w:val="superscript"/>
        </w:rPr>
        <w:t>2</w:t>
      </w:r>
      <w:commentRangeEnd w:id="1"/>
      <w:r w:rsidR="000A4BF2">
        <w:rPr>
          <w:rStyle w:val="Kommentarzeichen"/>
          <w:rFonts w:asciiTheme="minorHAnsi" w:eastAsiaTheme="minorHAnsi" w:hAnsiTheme="minorHAnsi" w:cstheme="minorBidi"/>
          <w:b w:val="0"/>
          <w:bCs w:val="0"/>
          <w:color w:val="auto"/>
        </w:rPr>
        <w:commentReference w:id="1"/>
      </w:r>
      <w:r w:rsidR="00D52A19" w:rsidRPr="00A52506">
        <w:rPr>
          <w:rFonts w:cs="Times New Roman"/>
          <w:b w:val="0"/>
          <w:color w:val="auto"/>
          <w:sz w:val="22"/>
          <w:szCs w:val="22"/>
        </w:rPr>
        <w:t xml:space="preserve">, </w:t>
      </w:r>
      <w:commentRangeStart w:id="2"/>
      <w:r w:rsidR="00793C36">
        <w:rPr>
          <w:rFonts w:cs="Times New Roman"/>
          <w:b w:val="0"/>
          <w:color w:val="auto"/>
          <w:sz w:val="22"/>
          <w:szCs w:val="22"/>
        </w:rPr>
        <w:t>C. Pauly</w:t>
      </w:r>
      <w:r w:rsidR="00793C36" w:rsidRPr="00A52506">
        <w:rPr>
          <w:rFonts w:cs="Times New Roman"/>
          <w:b w:val="0"/>
          <w:color w:val="auto"/>
          <w:sz w:val="22"/>
          <w:szCs w:val="22"/>
          <w:vertAlign w:val="superscript"/>
        </w:rPr>
        <w:t>2</w:t>
      </w:r>
      <w:commentRangeEnd w:id="2"/>
      <w:r w:rsidR="000A4BF2">
        <w:rPr>
          <w:rStyle w:val="Kommentarzeichen"/>
          <w:rFonts w:asciiTheme="minorHAnsi" w:eastAsiaTheme="minorHAnsi" w:hAnsiTheme="minorHAnsi" w:cstheme="minorBidi"/>
          <w:b w:val="0"/>
          <w:bCs w:val="0"/>
          <w:color w:val="auto"/>
        </w:rPr>
        <w:commentReference w:id="2"/>
      </w:r>
      <w:r w:rsidR="00793C36">
        <w:rPr>
          <w:rFonts w:cs="Times New Roman"/>
          <w:b w:val="0"/>
          <w:color w:val="auto"/>
          <w:sz w:val="22"/>
          <w:szCs w:val="22"/>
        </w:rPr>
        <w:t>, D. Legrand</w:t>
      </w:r>
      <w:r w:rsidR="00793C36" w:rsidRPr="00A52506">
        <w:rPr>
          <w:rFonts w:cs="Times New Roman"/>
          <w:b w:val="0"/>
          <w:color w:val="auto"/>
          <w:sz w:val="22"/>
          <w:szCs w:val="22"/>
          <w:vertAlign w:val="superscript"/>
        </w:rPr>
        <w:t>1</w:t>
      </w:r>
      <w:r w:rsidR="00793C36">
        <w:rPr>
          <w:rFonts w:cs="Times New Roman"/>
          <w:b w:val="0"/>
          <w:color w:val="auto"/>
          <w:sz w:val="22"/>
          <w:szCs w:val="22"/>
        </w:rPr>
        <w:t xml:space="preserve">, </w:t>
      </w:r>
      <w:commentRangeStart w:id="3"/>
      <w:r w:rsidR="00793C36" w:rsidRPr="00793C36">
        <w:rPr>
          <w:rFonts w:cs="Times New Roman"/>
          <w:b w:val="0"/>
          <w:color w:val="00B050"/>
          <w:sz w:val="22"/>
          <w:szCs w:val="22"/>
        </w:rPr>
        <w:t xml:space="preserve">M. </w:t>
      </w:r>
      <w:proofErr w:type="spellStart"/>
      <w:r w:rsidR="00793C36" w:rsidRPr="00793C36">
        <w:rPr>
          <w:rFonts w:cs="Times New Roman"/>
          <w:b w:val="0"/>
          <w:color w:val="00B050"/>
          <w:sz w:val="22"/>
          <w:szCs w:val="22"/>
        </w:rPr>
        <w:t>Atature</w:t>
      </w:r>
      <w:proofErr w:type="spellEnd"/>
      <w:proofErr w:type="gramStart"/>
      <w:r w:rsidR="00793C36" w:rsidRPr="00793C36">
        <w:rPr>
          <w:rFonts w:cs="Times New Roman"/>
          <w:b w:val="0"/>
          <w:color w:val="00B050"/>
          <w:sz w:val="22"/>
          <w:szCs w:val="22"/>
        </w:rPr>
        <w:t>?,</w:t>
      </w:r>
      <w:proofErr w:type="gramEnd"/>
      <w:r w:rsidR="00793C36" w:rsidRPr="00793C36">
        <w:rPr>
          <w:rFonts w:cs="Times New Roman"/>
          <w:b w:val="0"/>
          <w:color w:val="00B050"/>
          <w:sz w:val="22"/>
          <w:szCs w:val="22"/>
        </w:rPr>
        <w:t xml:space="preserve"> </w:t>
      </w:r>
      <w:commentRangeEnd w:id="3"/>
      <w:r w:rsidR="000A4BF2">
        <w:rPr>
          <w:rStyle w:val="Kommentarzeichen"/>
          <w:rFonts w:asciiTheme="minorHAnsi" w:eastAsiaTheme="minorHAnsi" w:hAnsiTheme="minorHAnsi" w:cstheme="minorBidi"/>
          <w:b w:val="0"/>
          <w:bCs w:val="0"/>
          <w:color w:val="auto"/>
        </w:rPr>
        <w:commentReference w:id="3"/>
      </w:r>
      <w:r w:rsidR="00D52A19" w:rsidRPr="00A52506">
        <w:rPr>
          <w:rFonts w:cs="Times New Roman"/>
          <w:b w:val="0"/>
          <w:color w:val="auto"/>
          <w:sz w:val="22"/>
          <w:szCs w:val="22"/>
        </w:rPr>
        <w:t>R. Bachelot</w:t>
      </w:r>
      <w:r w:rsidR="00D52A19" w:rsidRPr="00A52506">
        <w:rPr>
          <w:rFonts w:cs="Times New Roman"/>
          <w:b w:val="0"/>
          <w:color w:val="auto"/>
          <w:sz w:val="22"/>
          <w:szCs w:val="22"/>
          <w:vertAlign w:val="superscript"/>
        </w:rPr>
        <w:t>1</w:t>
      </w:r>
      <w:r w:rsidR="00793C36">
        <w:rPr>
          <w:rFonts w:cs="Times New Roman"/>
          <w:b w:val="0"/>
          <w:color w:val="auto"/>
          <w:sz w:val="22"/>
          <w:szCs w:val="22"/>
        </w:rPr>
        <w:t xml:space="preserve">, </w:t>
      </w:r>
      <w:r w:rsidR="00793C36" w:rsidRPr="00A52506">
        <w:rPr>
          <w:rFonts w:cs="Times New Roman"/>
          <w:b w:val="0"/>
          <w:color w:val="auto"/>
          <w:sz w:val="22"/>
          <w:szCs w:val="22"/>
        </w:rPr>
        <w:t>C. Becher</w:t>
      </w:r>
      <w:r w:rsidR="00793C36" w:rsidRPr="00A52506">
        <w:rPr>
          <w:rFonts w:cs="Times New Roman"/>
          <w:b w:val="0"/>
          <w:color w:val="auto"/>
          <w:sz w:val="22"/>
          <w:szCs w:val="22"/>
          <w:vertAlign w:val="superscript"/>
        </w:rPr>
        <w:t>2</w:t>
      </w:r>
      <w:r w:rsidR="00793C36">
        <w:rPr>
          <w:rFonts w:cs="Times New Roman"/>
          <w:b w:val="0"/>
          <w:color w:val="auto"/>
          <w:sz w:val="22"/>
          <w:szCs w:val="22"/>
        </w:rPr>
        <w:t xml:space="preserve"> </w:t>
      </w:r>
      <w:r w:rsidR="00D52A19" w:rsidRPr="00A52506">
        <w:rPr>
          <w:rFonts w:cs="Times New Roman"/>
          <w:b w:val="0"/>
          <w:color w:val="auto"/>
          <w:sz w:val="22"/>
          <w:szCs w:val="22"/>
        </w:rPr>
        <w:t>and C. Couteau</w:t>
      </w:r>
      <w:r w:rsidR="00D52A19" w:rsidRPr="00A52506">
        <w:rPr>
          <w:rFonts w:cs="Times New Roman"/>
          <w:b w:val="0"/>
          <w:color w:val="auto"/>
          <w:sz w:val="22"/>
          <w:szCs w:val="22"/>
          <w:vertAlign w:val="superscript"/>
        </w:rPr>
        <w:t>1,3,4</w:t>
      </w:r>
    </w:p>
    <w:p w:rsidR="00D52A19" w:rsidRPr="00A52506" w:rsidRDefault="00D52A19" w:rsidP="00D52A19">
      <w:pPr>
        <w:pStyle w:val="berschrift1"/>
        <w:spacing w:before="240" w:after="360"/>
        <w:rPr>
          <w:rFonts w:cs="Times New Roman"/>
          <w:b w:val="0"/>
          <w:color w:val="auto"/>
          <w:sz w:val="20"/>
          <w:szCs w:val="20"/>
        </w:rPr>
      </w:pPr>
      <w:r w:rsidRPr="00A52506">
        <w:rPr>
          <w:rFonts w:cs="Times New Roman"/>
          <w:b w:val="0"/>
          <w:color w:val="auto"/>
          <w:sz w:val="20"/>
          <w:szCs w:val="20"/>
          <w:vertAlign w:val="superscript"/>
        </w:rPr>
        <w:t xml:space="preserve">1 </w:t>
      </w:r>
      <w:r w:rsidRPr="00A52506">
        <w:rPr>
          <w:rFonts w:cs="Times New Roman"/>
          <w:b w:val="0"/>
          <w:color w:val="auto"/>
          <w:sz w:val="20"/>
          <w:szCs w:val="20"/>
        </w:rPr>
        <w:t>Laboratory of Nanotechnology, Instrumentation and Optics, ICD CNRS UMR 6281, University of Technology of Troyes, 10000, Troyes, France</w:t>
      </w:r>
      <w:r w:rsidRPr="00A52506">
        <w:rPr>
          <w:rFonts w:cs="Times New Roman"/>
          <w:b w:val="0"/>
          <w:color w:val="auto"/>
          <w:sz w:val="20"/>
          <w:szCs w:val="20"/>
        </w:rPr>
        <w:br/>
      </w:r>
      <w:r w:rsidRPr="00A52506">
        <w:rPr>
          <w:rFonts w:cs="Times New Roman"/>
          <w:b w:val="0"/>
          <w:color w:val="auto"/>
          <w:sz w:val="20"/>
          <w:szCs w:val="20"/>
          <w:vertAlign w:val="superscript"/>
        </w:rPr>
        <w:t>2</w:t>
      </w:r>
      <w:r w:rsidRPr="00A52506">
        <w:rPr>
          <w:rFonts w:cs="Times New Roman"/>
          <w:b w:val="0"/>
          <w:color w:val="auto"/>
          <w:sz w:val="20"/>
          <w:szCs w:val="20"/>
        </w:rPr>
        <w:t xml:space="preserve"> </w:t>
      </w:r>
      <w:del w:id="4" w:author="Christoph" w:date="2017-03-23T21:00:00Z">
        <w:r w:rsidRPr="00A52506" w:rsidDel="000A4BF2">
          <w:rPr>
            <w:rFonts w:cs="Times New Roman"/>
            <w:b w:val="0"/>
            <w:color w:val="auto"/>
            <w:sz w:val="20"/>
            <w:szCs w:val="20"/>
          </w:rPr>
          <w:delText>FR 7.2 (Experimentalphysik)</w:delText>
        </w:r>
      </w:del>
      <w:proofErr w:type="spellStart"/>
      <w:ins w:id="5" w:author="Christoph" w:date="2017-03-23T21:00:00Z">
        <w:r w:rsidR="000A4BF2">
          <w:rPr>
            <w:rFonts w:cs="Times New Roman"/>
            <w:b w:val="0"/>
            <w:color w:val="auto"/>
            <w:sz w:val="20"/>
            <w:szCs w:val="20"/>
          </w:rPr>
          <w:t>Fachrichtung</w:t>
        </w:r>
        <w:proofErr w:type="spellEnd"/>
        <w:r w:rsidR="000A4BF2">
          <w:rPr>
            <w:rFonts w:cs="Times New Roman"/>
            <w:b w:val="0"/>
            <w:color w:val="auto"/>
            <w:sz w:val="20"/>
            <w:szCs w:val="20"/>
          </w:rPr>
          <w:t xml:space="preserve"> </w:t>
        </w:r>
        <w:proofErr w:type="spellStart"/>
        <w:r w:rsidR="000A4BF2">
          <w:rPr>
            <w:rFonts w:cs="Times New Roman"/>
            <w:b w:val="0"/>
            <w:color w:val="auto"/>
            <w:sz w:val="20"/>
            <w:szCs w:val="20"/>
          </w:rPr>
          <w:t>Physik</w:t>
        </w:r>
      </w:ins>
      <w:proofErr w:type="spellEnd"/>
      <w:r w:rsidRPr="00A52506">
        <w:rPr>
          <w:rFonts w:cs="Times New Roman"/>
          <w:b w:val="0"/>
          <w:color w:val="auto"/>
          <w:sz w:val="20"/>
          <w:szCs w:val="20"/>
        </w:rPr>
        <w:t xml:space="preserve">, </w:t>
      </w:r>
      <w:proofErr w:type="spellStart"/>
      <w:r w:rsidRPr="00A52506">
        <w:rPr>
          <w:rFonts w:cs="Times New Roman"/>
          <w:b w:val="0"/>
          <w:color w:val="auto"/>
          <w:sz w:val="20"/>
          <w:szCs w:val="20"/>
        </w:rPr>
        <w:t>Universität</w:t>
      </w:r>
      <w:proofErr w:type="spellEnd"/>
      <w:r w:rsidRPr="00A52506">
        <w:rPr>
          <w:rFonts w:cs="Times New Roman"/>
          <w:b w:val="0"/>
          <w:color w:val="auto"/>
          <w:sz w:val="20"/>
          <w:szCs w:val="20"/>
        </w:rPr>
        <w:t xml:space="preserve"> des </w:t>
      </w:r>
      <w:proofErr w:type="spellStart"/>
      <w:r w:rsidRPr="00A52506">
        <w:rPr>
          <w:rFonts w:cs="Times New Roman"/>
          <w:b w:val="0"/>
          <w:color w:val="auto"/>
          <w:sz w:val="20"/>
          <w:szCs w:val="20"/>
        </w:rPr>
        <w:t>Saarlandes</w:t>
      </w:r>
      <w:proofErr w:type="spellEnd"/>
      <w:r w:rsidRPr="00A52506">
        <w:rPr>
          <w:rFonts w:cs="Times New Roman"/>
          <w:b w:val="0"/>
          <w:color w:val="auto"/>
          <w:sz w:val="20"/>
          <w:szCs w:val="20"/>
        </w:rPr>
        <w:t xml:space="preserve">, Campus E2.6, D-66123 </w:t>
      </w:r>
      <w:proofErr w:type="spellStart"/>
      <w:r w:rsidRPr="00A52506">
        <w:rPr>
          <w:rFonts w:cs="Times New Roman"/>
          <w:b w:val="0"/>
          <w:color w:val="auto"/>
          <w:sz w:val="20"/>
          <w:szCs w:val="20"/>
        </w:rPr>
        <w:t>Saarbrücken</w:t>
      </w:r>
      <w:proofErr w:type="spellEnd"/>
      <w:r w:rsidRPr="00A52506">
        <w:rPr>
          <w:rFonts w:cs="Times New Roman"/>
          <w:b w:val="0"/>
          <w:color w:val="auto"/>
          <w:sz w:val="20"/>
          <w:szCs w:val="20"/>
        </w:rPr>
        <w:t>, Germany</w:t>
      </w:r>
      <w:r w:rsidRPr="00A52506">
        <w:rPr>
          <w:rFonts w:cs="Times New Roman"/>
          <w:b w:val="0"/>
          <w:color w:val="auto"/>
          <w:sz w:val="20"/>
          <w:szCs w:val="20"/>
        </w:rPr>
        <w:br/>
      </w:r>
      <w:r w:rsidRPr="00A52506">
        <w:rPr>
          <w:rFonts w:cs="Times New Roman"/>
          <w:b w:val="0"/>
          <w:color w:val="auto"/>
          <w:sz w:val="20"/>
          <w:szCs w:val="20"/>
          <w:vertAlign w:val="superscript"/>
        </w:rPr>
        <w:t xml:space="preserve">3 </w:t>
      </w:r>
      <w:r w:rsidRPr="00A52506">
        <w:rPr>
          <w:rFonts w:cs="Times New Roman"/>
          <w:b w:val="0"/>
          <w:color w:val="auto"/>
          <w:sz w:val="20"/>
          <w:szCs w:val="20"/>
        </w:rPr>
        <w:t>CINTRA CNRS-Thales-NTU, UMI 3288, Research Techno Plaza, 50 Nanyang Drive, Singapore</w:t>
      </w:r>
      <w:r w:rsidRPr="00A52506">
        <w:rPr>
          <w:rFonts w:cs="Times New Roman"/>
          <w:b w:val="0"/>
          <w:color w:val="auto"/>
          <w:sz w:val="20"/>
          <w:szCs w:val="20"/>
        </w:rPr>
        <w:br/>
      </w:r>
      <w:r w:rsidRPr="00A52506">
        <w:rPr>
          <w:rFonts w:cs="Times New Roman"/>
          <w:b w:val="0"/>
          <w:color w:val="auto"/>
          <w:sz w:val="20"/>
          <w:szCs w:val="20"/>
          <w:vertAlign w:val="superscript"/>
        </w:rPr>
        <w:t xml:space="preserve">4 </w:t>
      </w:r>
      <w:r w:rsidRPr="00A52506">
        <w:rPr>
          <w:rFonts w:cs="Times New Roman"/>
          <w:b w:val="0"/>
          <w:color w:val="auto"/>
          <w:sz w:val="20"/>
          <w:szCs w:val="20"/>
        </w:rPr>
        <w:t>Centre for Disruptive Photonics Technologies (CDPT), Nanyang Technological University, Singapore</w:t>
      </w:r>
    </w:p>
    <w:p w:rsidR="00D52A19" w:rsidRPr="00ED324F" w:rsidRDefault="00D52A19" w:rsidP="00D52A19">
      <w:pPr>
        <w:pStyle w:val="Listenabsatz"/>
        <w:numPr>
          <w:ilvl w:val="0"/>
          <w:numId w:val="1"/>
        </w:numPr>
        <w:ind w:left="284" w:hanging="284"/>
        <w:jc w:val="both"/>
        <w:rPr>
          <w:sz w:val="24"/>
          <w:szCs w:val="24"/>
        </w:rPr>
      </w:pPr>
      <w:r w:rsidRPr="00ED324F">
        <w:rPr>
          <w:b/>
          <w:bCs/>
          <w:sz w:val="24"/>
          <w:szCs w:val="24"/>
        </w:rPr>
        <w:t>Introduction</w:t>
      </w:r>
    </w:p>
    <w:p w:rsidR="00D52A19" w:rsidRPr="007E797E" w:rsidRDefault="00D52A19" w:rsidP="00D52A19">
      <w:pPr>
        <w:ind w:firstLine="284"/>
        <w:jc w:val="both"/>
      </w:pPr>
      <w:r w:rsidRPr="007E797E">
        <w:t xml:space="preserve">Color centers in diamond are being widely used as efficient single photon sources due to their </w:t>
      </w:r>
      <w:proofErr w:type="spellStart"/>
      <w:r w:rsidRPr="007E797E">
        <w:t>indistinguishability</w:t>
      </w:r>
      <w:proofErr w:type="spellEnd"/>
      <w:r w:rsidRPr="007E797E">
        <w:t xml:space="preserve"> and </w:t>
      </w:r>
      <w:proofErr w:type="spellStart"/>
      <w:r w:rsidRPr="007E797E">
        <w:t>photostability</w:t>
      </w:r>
      <w:proofErr w:type="spellEnd"/>
      <w:r w:rsidRPr="007E797E">
        <w:t xml:space="preserve"> at room temperature. This allows them to play an important role in the fields of quantum information processing</w:t>
      </w:r>
      <w:r w:rsidRPr="007E797E">
        <w:fldChar w:fldCharType="begin"/>
      </w:r>
      <w:r>
        <w:instrText xml:space="preserve"> ADDIN ZOTERO_ITEM CSL_CITATION {"citationID":"jplL9NwZ","properties":{"formattedCitation":"{\\rtf \\super 1,2\\nosupersub{}}","plainCitation":"1,2"},"citationItems":[{"id":941,"uris":["http://zotero.org/users/2301619/items/UXWZB7V7"],"uri":["http://zotero.org/users/2301619/items/UXWZB7V7"],"itemData":{"id":941,"type":"article-journal","title":"STED microscopy reveals crystal colour centres with nanometric resolution","container-title":"Nature Photonics","page":"144-147","volume":"3","issue":"3","abstract":"Because they have spin states that can be optically polarized and detected, fluorescent nitrogen vacancies in diamond have considerable potential for applications in quantum cryptography and computation, as well as for nanoscale magnetic imaging and biolabelling. However, their optical detection and control are hampered by the diffraction resolution barrier of far-field optics. Here, we show that stimulated emission depletion (STED) microscopy is capable of imaging nitrogen-vacancy centres with nanoscale resolution and Ångström precision using focused light. The far-field optical control of the population of their excited state at the nanoscale expands the versatility of these centres and demonstrates the suitability of STED microscopy to image dense colour centres in crystals. Nitrogen-vacancy defects show great potential as tags for far-field optical nanoscopy because they exhibit nearly ideal STED without bleaching. Measured point-spread functions of 5.8 nm in width demonstrate an all-physics-based far-field optical resolving power exceeding the wavelength of light by two orders of magnitude.","ISSN":"1749-4885","journalAbbreviation":"Nat Photon","language":"en","author":[{"family":"Rittweger","given":"Eva"},{"family":"Han","given":"Kyu Young"},{"family":"Irvine","given":"Scott E."},{"family":"Eggeling","given":"Christian"},{"family":"Hell","given":"Stefan W."}],"issued":{"date-parts":[["2009",3]]}}},{"id":1026,"uris":["http://zotero.org/users/2301619/items/XCHUAEEA"],"uri":["http://zotero.org/users/2301619/items/XCHUAEEA"],"itemData":{"id":1026,"type":"article-journal","title":"Far-field optical imaging and manipulation of individual spins with nanoscale resolution","container-title":"Nature Physics","page":"912-918","volume":"6","issue":"11","abstract":"A fundamental limit to existing optical techniques for measurementand manipulation of spin degrees of freedom is set by diffraction, which does not allow spins separated by less than about a quarter of a micrometre to be resolved using conventional far-field optics. Here, we report an efficient far-field optical technique that overcomes the limiting role of diffraction, allowing individual electronic spins to be detected, imaged and manipulated coherently with nanoscale resolution. The technique involves selective flipping of the orientation of individual spins, associated with nitrogen-vacancy centres in room-temperature diamond, using a focused beam of light with intensity vanishing at a controllable location, which enables simultaneous single-spin imaging and magnetometry at the nanoscale with considerably less power than conventional techniques. Furthermore, by inhibiting spin transitions away from the laser intensity null, selective coherent rotation of individual spins is realized. This technique can be extended to subnanometre dimensions, thus enabling applications in diverse areas ranging from quantum information science to bioimaging.","ISSN":"1745-2473","journalAbbreviation":"Nat Phys","language":"en","author":[{"family":"Maurer","given":"P. C."},{"family":"Maze","given":"J. R."},{"family":"Stanwix","given":"P. L."},{"family":"Jiang","given":"L."},{"family":"Gorshkov","given":"A. V."},{"family":"Zibrov","given":"A. A."},{"family":"Harke","given":"B."},{"family":"Hodges","given":"J. S."},{"family":"Zibrov","given":"A. S."},{"family":"Yacoby","given":"A."},{"family":"Twitchen","given":"D."},{"family":"Hell","given":"S. W."},{"family":"Walsworth","given":"R. L."},{"family":"Lukin","given":"M. D."}],"issued":{"date-parts":[["2010",11]]}}}],"schema":"https://github.com/citation-style-language/schema/raw/master/csl-citation.json"} </w:instrText>
      </w:r>
      <w:r w:rsidRPr="007E797E">
        <w:fldChar w:fldCharType="separate"/>
      </w:r>
      <w:r w:rsidRPr="00991414">
        <w:rPr>
          <w:rFonts w:ascii="Calibri" w:hAnsi="Calibri" w:cs="Times New Roman"/>
          <w:szCs w:val="24"/>
          <w:vertAlign w:val="superscript"/>
        </w:rPr>
        <w:t>1,2</w:t>
      </w:r>
      <w:r w:rsidRPr="007E797E">
        <w:fldChar w:fldCharType="end"/>
      </w:r>
      <w:r w:rsidRPr="007E797E">
        <w:t>, super-resolution microscopy</w:t>
      </w:r>
      <w:r w:rsidRPr="007E797E">
        <w:fldChar w:fldCharType="begin"/>
      </w:r>
      <w:r>
        <w:instrText xml:space="preserve"> ADDIN ZOTERO_ITEM CSL_CITATION {"citationID":"3E49Csjk","properties":{"formattedCitation":"{\\rtf \\super 3,4\\nosupersub{}}","plainCitation":"3,4"},"citationItems":[{"id":820,"uris":["http://zotero.org/users/2301619/items/RWPNSGPK"],"uri":["http://zotero.org/users/2301619/items/RWPNSGPK"],"itemData":{"id":820,"type":"article-journal","title":"Quantum entanglement between an optical photon and a solid-state spin qubit","container-title":"Nature","page":"730-734","volume":"466","issue":"7307","abstract":"Quantum entanglement is among the most fascinating aspects of quantum theory. Entangled optical photons are now widely used for fundamental tests of quantum mechanics and applications such as quantum cryptography. Several recent experiments demonstrated entanglement of optical photons with trapped ions, atoms and atomic ensembles, which are then used to connect remote long-term memory nodes in distributed quantum networks. Here we realize quantum entanglement between the polarization of a single optical photon and a solid-state qubit associated with the single electronic spin of a nitrogen vacancy centre in diamond. Our experimental entanglement verification uses the quantum eraser technique, and demonstrates that a high degree of control over interactions between a solid-state qubit and the quantum light field can be achieved. The reported entanglement source can be used in studies of fundamental quantum phenomena and provides a key building block for the solid-state realization of quantum optical networks.","ISSN":"0028-0836","journalAbbreviation":"Nature","language":"en","author":[{"family":"Togan","given":"E."},{"family":"Chu","given":"Y."},{"family":"Trifonov","given":"A. S."},{"family":"Jiang","given":"L."},{"family":"Maze","given":"J."},{"family":"Childress","given":"L."},{"family":"Dutt","given":"M. V. G."},{"family":"Sorensen","given":"A. S."},{"family":"Hemmer","given":"P. R."},{"family":"Zibrov","given":"A. S."},{"family":"Lukin","given":"M. D."}],"issued":{"date-parts":[["2010",8,5]]}}},{"id":534,"uris":["http://zotero.org/users/2301619/items/GXEDKV57"],"uri":["http://zotero.org/users/2301619/items/GXEDKV57"],"itemData":{"id":534,"type":"article-journal","title":"Quantum Register Based on Individual Electronic and Nuclear Spin Qubits in Diamond","container-title":"Science","page":"1312-1316","volume":"316","issue":"5829","abstract":"The key challenge in experimental quantum information science is to identify isolated quantum mechanical systems with long coherence times that can be manipulated and coupled together in a scalable fashion. We describe the coherent manipulation of an individual electron spin and nearby individual nuclear spins to create a controllable quantum register. Using optical and microwave radiation to control an electron spin associated with the nitrogen vacancy (NV) color center in diamond, we demonstrated robust initialization of electron and nuclear spin quantum bits (qubits) and transfer of arbitrary quantum states between them at room temperature. Moreover, nuclear spin qubits could be well isolated from the electron spin, even during optical polarization and measurement of the electronic state. Finally, coherent interactions between individual nuclear spin qubits were observed and their excellent coherence properties were demonstrated. These registers can be used as a basis for scalable, optically coupled quantum information systems.","ISSN":"0036-8075, 1095-9203","note":"PMID: 17540898","journalAbbreviation":"Science","language":"en","author":[{"family":"Dutt","given":"M. V. Gurudev"},{"family":"Childress","given":"L."},{"family":"Jiang","given":"L."},{"family":"Togan","given":"E."},{"family":"Maze","given":"J."},{"family":"Jelezko","given":"F."},{"family":"Zibrov","given":"A. S."},{"family":"Hemmer","given":"P. R."},{"family":"Lukin","given":"M. D."}],"issued":{"date-parts":[["2007",6,1]]},"PMID":"17540898"}}],"schema":"https://github.com/citation-style-language/schema/raw/master/csl-citation.json"} </w:instrText>
      </w:r>
      <w:r w:rsidRPr="007E797E">
        <w:fldChar w:fldCharType="separate"/>
      </w:r>
      <w:r w:rsidRPr="00991414">
        <w:rPr>
          <w:rFonts w:ascii="Calibri" w:hAnsi="Calibri" w:cs="Times New Roman"/>
          <w:szCs w:val="24"/>
          <w:vertAlign w:val="superscript"/>
        </w:rPr>
        <w:t>3,4</w:t>
      </w:r>
      <w:r w:rsidRPr="007E797E">
        <w:fldChar w:fldCharType="end"/>
      </w:r>
      <w:r>
        <w:t>, and biological imaging</w:t>
      </w:r>
      <w:r w:rsidRPr="007E797E">
        <w:fldChar w:fldCharType="begin"/>
      </w:r>
      <w:r>
        <w:instrText xml:space="preserve"> ADDIN ZOTERO_ITEM CSL_CITATION {"citationID":"2p1d5emdab","properties":{"formattedCitation":"{\\rtf \\super 5\\nosupersub{}}","plainCitation":"5"},"citationItems":[{"id":1035,"uris":["http://zotero.org/users/2301619/items/XKW2K2D7"],"uri":["http://zotero.org/users/2301619/items/XKW2K2D7"],"itemData":{"id":1035,"type":"article-journal","title":"Diamond-based single-photon emitters","container-title":"Reports on Progress in Physics","page":"076501","volume":"74","issue":"7","source":"Institute of Physics","abstract":"The exploitation of emerging quantum technologies requires efficient fabrication of key building blocks. Sources of single photons are extremely important across many applications as they can serve as vectors for quantum information—thereby allowing long-range (perhaps even global-scale) quantum states to be made and manipulated for tasks such as quantum communication or distributed quantum computation. At the single-emitter level, quantum sources also afford new possibilities in terms of nanoscopy and bio-marking. Color centers in diamond are prominent candidates to generate and manipulate quantum states of light, as they are a photostable solid-state source of single photons at room temperature. In this review, we discuss the state of the art of diamond-based single-photon emitters and highlight their fabrication methodologies. We present the experimental techniques used to characterize the quantum emitters and discuss their photophysical properties. We outline a number of applications including quantum key distribution, bio-marking and sub-diffraction imaging, where diamond-based single emitters are playing a crucial role. We conclude with a discussion of the main challenges and perspectives for employing diamond emitters in quantum information processing.","ISSN":"0034-4885","journalAbbreviation":"Rep. Prog. Phys.","language":"en","author":[{"family":"Aharonovich","given":"I."},{"family":"Castelletto","given":"S."},{"family":"Simpson","given":"D. A."},{"family":"Su","given":"C.-H."},{"family":"Greentree","given":"A. D."},{"family":"Prawer","given":"S."}],"issued":{"date-parts":[["2011"]]}}}],"schema":"https://github.com/citation-style-language/schema/raw/master/csl-citation.json"} </w:instrText>
      </w:r>
      <w:r w:rsidRPr="007E797E">
        <w:fldChar w:fldCharType="separate"/>
      </w:r>
      <w:r w:rsidRPr="00991414">
        <w:rPr>
          <w:rFonts w:ascii="Calibri" w:hAnsi="Calibri" w:cs="Times New Roman"/>
          <w:szCs w:val="24"/>
          <w:vertAlign w:val="superscript"/>
        </w:rPr>
        <w:t>5</w:t>
      </w:r>
      <w:r w:rsidRPr="007E797E">
        <w:fldChar w:fldCharType="end"/>
      </w:r>
      <w:r w:rsidRPr="007E797E">
        <w:t>. Silicon vacancy (</w:t>
      </w:r>
      <w:proofErr w:type="spellStart"/>
      <w:r w:rsidRPr="007E797E">
        <w:t>SiV</w:t>
      </w:r>
      <w:proofErr w:type="spellEnd"/>
      <w:r w:rsidRPr="007E797E">
        <w:t>) centers in diamond have shown to have several advantages over other types of defects due to their strong narrow fluorescence spectrum at room temperature (</w:t>
      </w:r>
      <w:ins w:id="6" w:author="Christoph" w:date="2017-03-23T21:07:00Z">
        <w:r w:rsidR="002106C1">
          <w:t>full width at half maximum (</w:t>
        </w:r>
      </w:ins>
      <w:r w:rsidRPr="009B7D65">
        <w:rPr>
          <w:i/>
        </w:rPr>
        <w:t>FWHM</w:t>
      </w:r>
      <w:ins w:id="7" w:author="Christoph" w:date="2017-03-23T21:07:00Z">
        <w:r w:rsidR="002106C1">
          <w:rPr>
            <w:i/>
          </w:rPr>
          <w:t>)</w:t>
        </w:r>
      </w:ins>
      <w:r>
        <w:rPr>
          <w:i/>
        </w:rPr>
        <w:t xml:space="preserve"> </w:t>
      </w:r>
      <w:del w:id="8" w:author="Christoph" w:date="2017-03-23T21:07:00Z">
        <w:r w:rsidRPr="009B7D65" w:rsidDel="002106C1">
          <w:rPr>
            <w:i/>
          </w:rPr>
          <w:delText>~</w:delText>
        </w:r>
        <w:r w:rsidDel="002106C1">
          <w:rPr>
            <w:i/>
          </w:rPr>
          <w:delText xml:space="preserve"> </w:delText>
        </w:r>
      </w:del>
      <w:ins w:id="9" w:author="Christoph" w:date="2017-03-23T21:07:00Z">
        <w:r w:rsidR="002106C1">
          <w:rPr>
            <w:i/>
          </w:rPr>
          <w:t xml:space="preserve">&lt; </w:t>
        </w:r>
      </w:ins>
      <w:r w:rsidRPr="009B7D65">
        <w:rPr>
          <w:i/>
        </w:rPr>
        <w:t>5 nm</w:t>
      </w:r>
      <w:r w:rsidRPr="007E797E">
        <w:t xml:space="preserve"> at </w:t>
      </w:r>
      <w:r w:rsidRPr="009B7D65">
        <w:rPr>
          <w:i/>
        </w:rPr>
        <w:t>737 nm</w:t>
      </w:r>
      <w:r w:rsidRPr="007E797E">
        <w:t>) with low phonon coupling, a short lifetime (</w:t>
      </w:r>
      <w:r w:rsidRPr="009B7D65">
        <w:rPr>
          <w:i/>
        </w:rPr>
        <w:t>1</w:t>
      </w:r>
      <w:ins w:id="10" w:author="Christoph" w:date="2017-03-23T21:04:00Z">
        <w:r w:rsidR="002106C1">
          <w:rPr>
            <w:i/>
          </w:rPr>
          <w:t>.8</w:t>
        </w:r>
      </w:ins>
      <w:r w:rsidRPr="009B7D65">
        <w:rPr>
          <w:i/>
        </w:rPr>
        <w:t xml:space="preserve"> ns</w:t>
      </w:r>
      <w:r w:rsidRPr="007E797E">
        <w:t>), and an almost fully linearly polariz</w:t>
      </w:r>
      <w:r>
        <w:t>ed zero phonon line fluorescence</w:t>
      </w:r>
      <w:commentRangeStart w:id="11"/>
      <w:r w:rsidRPr="007E797E">
        <w:fldChar w:fldCharType="begin"/>
      </w:r>
      <w:r>
        <w:instrText xml:space="preserve"> ADDIN ZOTERO_ITEM CSL_CITATION {"citationID":"6FqMnuTZ","properties":{"formattedCitation":"{\\rtf \\super 6,7\\nosupersub{}}","plainCitation":"6,7"},"citationItems":[{"id":845,"uris":["http://zotero.org/users/2301619/items/SJMTUNTZ"],"uri":["http://zotero.org/users/2301619/items/SJMTUNTZ"],"itemData":{"id":845,"type":"article-journal","title":"Low-temperature optical characterization of a near-infrared single-photon emitter in nanodiamonds","container-title":"New Journal of Physics","page":"113029","volume":"11","issue":"11","source":"CrossRef","ISSN":"1367-2630","author":[{"family":"Siyushev","given":"P"},{"family":"Jacques","given":"V"},{"family":"Aharonovich","given":"I"},{"family":"Kaiser","given":"F"},{"family":"Muller","given":"T"},{"family":"Lombez","given":"L"},{"family":"Atature","given":"M"},{"family":"Castelletto","given":"S"},{"family":"Prawer","given":"S"},{"family":"Jelezko","given":"F"},{"family":"Wrachtrup","given":"J"}],"issued":{"date-parts":[["2009",11,17]]}}},{"id":339,"uris":["http://zotero.org/users/2301619/items/B3UTUVGQ"],"uri":["http://zotero.org/users/2301619/items/B3UTUVGQ"],"itemData":{"id":339,"type":"article-journal","title":"Optical signatures of silicon-vacancy spins in diamond","container-title":"Nature Communications","volume":"5","source":"CrossRef","ISSN":"2041-1723","author":[{"family":"Muller","given":"Tina"},{"family":"Hepp","given":"Christian"},{"family":"Pingault","given":"Benjamin"},{"family":"Neu","given":"Elke"},{"family":"Gsell","given":"Stefan"},{"family":"Schreck","given":"Matthias"},{"family":"Sternschulte","given":"Hadwig"},{"family":"Steinmüller-Nethl","given":"Doris"},{"family":"Becher","given":"Christoph"},{"family":"Atature","given":"Mete"}],"issued":{"date-parts":[["2014",2,18]]},"accessed":{"date-parts":[["2015",10,6]]}}}],"schema":"https://github.com/citation-style-language/schema/raw/master/csl-citation.json"} </w:instrText>
      </w:r>
      <w:r w:rsidRPr="007E797E">
        <w:fldChar w:fldCharType="separate"/>
      </w:r>
      <w:r w:rsidRPr="00991414">
        <w:rPr>
          <w:rFonts w:ascii="Calibri" w:hAnsi="Calibri" w:cs="Times New Roman"/>
          <w:szCs w:val="24"/>
          <w:vertAlign w:val="superscript"/>
        </w:rPr>
        <w:t>6,7</w:t>
      </w:r>
      <w:r w:rsidRPr="007E797E">
        <w:fldChar w:fldCharType="end"/>
      </w:r>
      <w:commentRangeEnd w:id="11"/>
      <w:r w:rsidR="000A4BF2">
        <w:rPr>
          <w:rStyle w:val="Kommentarzeichen"/>
        </w:rPr>
        <w:commentReference w:id="11"/>
      </w:r>
      <w:r w:rsidRPr="007E797E">
        <w:t>.</w:t>
      </w:r>
    </w:p>
    <w:p w:rsidR="00D52A19" w:rsidRPr="007E797E" w:rsidRDefault="00D52A19" w:rsidP="00D52A19">
      <w:pPr>
        <w:ind w:firstLine="284"/>
        <w:jc w:val="both"/>
      </w:pPr>
      <w:r w:rsidRPr="007E797E">
        <w:t xml:space="preserve">However, the reported values of the </w:t>
      </w:r>
      <w:commentRangeStart w:id="12"/>
      <w:r w:rsidRPr="007E797E">
        <w:t xml:space="preserve">photoluminescence </w:t>
      </w:r>
      <w:commentRangeEnd w:id="12"/>
      <w:r w:rsidR="00407D64">
        <w:rPr>
          <w:rStyle w:val="Kommentarzeichen"/>
        </w:rPr>
        <w:commentReference w:id="12"/>
      </w:r>
      <w:r w:rsidRPr="007E797E">
        <w:t xml:space="preserve">(PL) and radiative quantum </w:t>
      </w:r>
      <w:commentRangeStart w:id="13"/>
      <w:r w:rsidRPr="007E797E">
        <w:t>efficiency</w:t>
      </w:r>
      <w:commentRangeEnd w:id="13"/>
      <w:r w:rsidR="00407D64">
        <w:rPr>
          <w:rStyle w:val="Kommentarzeichen"/>
        </w:rPr>
        <w:commentReference w:id="13"/>
      </w:r>
      <w:r w:rsidRPr="007E797E">
        <w:t xml:space="preserve"> of </w:t>
      </w:r>
      <w:proofErr w:type="spellStart"/>
      <w:r w:rsidRPr="007E797E">
        <w:t>SiV</w:t>
      </w:r>
      <w:proofErr w:type="spellEnd"/>
      <w:r w:rsidRPr="007E797E">
        <w:t xml:space="preserve"> centers so far remain low. Consequently, experiments involving coupling </w:t>
      </w:r>
      <w:proofErr w:type="spellStart"/>
      <w:r w:rsidRPr="007E797E">
        <w:t>SiV</w:t>
      </w:r>
      <w:proofErr w:type="spellEnd"/>
      <w:r w:rsidRPr="007E797E">
        <w:t xml:space="preserve"> centers to optical cavities have led to an improvement in their radiative quantum efficiency and Purcell factor, as well as a reduction in </w:t>
      </w:r>
      <w:commentRangeStart w:id="14"/>
      <w:r w:rsidRPr="007E797E">
        <w:t>lifetime</w:t>
      </w:r>
      <w:r w:rsidRPr="007E797E">
        <w:fldChar w:fldCharType="begin"/>
      </w:r>
      <w:r>
        <w:instrText xml:space="preserve"> ADDIN ZOTERO_ITEM CSL_CITATION {"citationID":"1vsa5ofddd","properties":{"formattedCitation":"{\\rtf \\super 8\\nosupersub{}}","plainCitation":"8"},"citationItems":[{"id":907,"uris":["http://zotero.org/users/2301619/items/U673VWEC"],"uri":["http://zotero.org/users/2301619/items/U673VWEC"],"itemData":{"id":907,"type":"article-journal","title":"Deterministic Coupling of a Single Silicon-Vacancy Color Center to a Photonic Crystal Cavity in Diamond","container-title":"Nano Letters","page":"5281-5287","volume":"14","issue":"9","source":"CrossRef","ISSN":"1530-6984, 1530-6992","language":"en","author":[{"family":"Riedrich-Moller","given":"Janine"},{"family":"Arend","given":"Carsten"},{"family":"Pauly","given":"Christoph"},{"family":"Mucklich","given":"Frank"},{"family":"Fischer","given":"Martin"},{"family":"Gsell","given":"Stefan"},{"family":"Schreck","given":"Matthias"},{"family":"Becher","given":"Christoph"}],"issued":{"date-parts":[["2014",9,10]]}}}],"schema":"https://github.com/citation-style-language/schema/raw/master/csl-citation.json"} </w:instrText>
      </w:r>
      <w:r w:rsidRPr="007E797E">
        <w:fldChar w:fldCharType="separate"/>
      </w:r>
      <w:r w:rsidRPr="00991414">
        <w:rPr>
          <w:rFonts w:ascii="Calibri" w:hAnsi="Calibri" w:cs="Times New Roman"/>
          <w:szCs w:val="24"/>
          <w:vertAlign w:val="superscript"/>
        </w:rPr>
        <w:t>8</w:t>
      </w:r>
      <w:r w:rsidRPr="007E797E">
        <w:fldChar w:fldCharType="end"/>
      </w:r>
      <w:commentRangeEnd w:id="14"/>
      <w:r w:rsidR="00407D64">
        <w:rPr>
          <w:rStyle w:val="Kommentarzeichen"/>
        </w:rPr>
        <w:commentReference w:id="14"/>
      </w:r>
      <w:r w:rsidRPr="007E797E">
        <w:t xml:space="preserve">. </w:t>
      </w:r>
      <w:proofErr w:type="spellStart"/>
      <w:r w:rsidRPr="007E797E">
        <w:t>Plasmonic</w:t>
      </w:r>
      <w:proofErr w:type="spellEnd"/>
      <w:r w:rsidRPr="007E797E">
        <w:t xml:space="preserve"> coupling</w:t>
      </w:r>
      <w:ins w:id="15" w:author="Christoph" w:date="2017-03-23T22:04:00Z">
        <w:r w:rsidR="00FA0801">
          <w:t xml:space="preserve"> </w:t>
        </w:r>
        <w:commentRangeStart w:id="16"/>
        <w:r w:rsidR="00FA0801">
          <w:t xml:space="preserve">which </w:t>
        </w:r>
      </w:ins>
      <w:commentRangeEnd w:id="16"/>
      <w:ins w:id="17" w:author="Christoph" w:date="2017-03-23T22:05:00Z">
        <w:r w:rsidR="00FA0801">
          <w:rPr>
            <w:rStyle w:val="Kommentarzeichen"/>
          </w:rPr>
          <w:commentReference w:id="16"/>
        </w:r>
      </w:ins>
      <w:ins w:id="18" w:author="Christoph" w:date="2017-03-23T22:04:00Z">
        <w:r w:rsidR="00FA0801">
          <w:t>in general allows for large local electrical fields</w:t>
        </w:r>
      </w:ins>
      <w:r w:rsidRPr="007E797E">
        <w:t xml:space="preserve"> was also studied to enhance the emission of </w:t>
      </w:r>
      <w:proofErr w:type="spellStart"/>
      <w:r w:rsidRPr="007E797E">
        <w:t>SiV</w:t>
      </w:r>
      <w:proofErr w:type="spellEnd"/>
      <w:r w:rsidRPr="007E797E">
        <w:t xml:space="preserve"> centers in </w:t>
      </w:r>
      <w:proofErr w:type="spellStart"/>
      <w:r w:rsidRPr="007E797E">
        <w:t>microdisk</w:t>
      </w:r>
      <w:proofErr w:type="spellEnd"/>
      <w:r w:rsidRPr="007E797E">
        <w:t xml:space="preserve"> cavitie</w:t>
      </w:r>
      <w:r>
        <w:t>s</w:t>
      </w:r>
      <w:r w:rsidRPr="007E797E">
        <w:fldChar w:fldCharType="begin"/>
      </w:r>
      <w:r>
        <w:instrText xml:space="preserve"> ADDIN ZOTERO_ITEM CSL_CITATION {"citationID":"tg4fs3cbj","properties":{"formattedCitation":"{\\rtf \\super 9\\nosupersub{}}","plainCitation":"9"},"citationItems":[{"id":610,"uris":["http://zotero.org/users/2301619/items/JRQB788K"],"uri":["http://zotero.org/users/2301619/items/JRQB788K"],"itemData":{"id":610,"type":"article-journal","title":"Coupling of silicon-vacancy centers to a single crystal diamond cavity","container-title":"Optics Express","page":"8891","volume":"20","issue":"8","source":"CrossRef","ISSN":"1094-4087","language":"en","author":[{"family":"Lee","given":"Jonathan C."},{"family":"Aharonovich","given":"Igor"},{"family":"Magyar","given":"Andrew P."},{"family":"Rol","given":"Fabian"},{"family":"Hu","given":"Evelyn L."}],"issued":{"date-parts":[["2012",4,9]]}}}],"schema":"https://github.com/citation-style-language/schema/raw/master/csl-citation.json"} </w:instrText>
      </w:r>
      <w:r w:rsidRPr="007E797E">
        <w:fldChar w:fldCharType="separate"/>
      </w:r>
      <w:r w:rsidRPr="00991414">
        <w:rPr>
          <w:rFonts w:ascii="Calibri" w:hAnsi="Calibri" w:cs="Times New Roman"/>
          <w:szCs w:val="24"/>
          <w:vertAlign w:val="superscript"/>
        </w:rPr>
        <w:t>9</w:t>
      </w:r>
      <w:r w:rsidRPr="007E797E">
        <w:fldChar w:fldCharType="end"/>
      </w:r>
      <w:r w:rsidRPr="007E797E">
        <w:t>, in the vicinity of gold nanoparticles</w:t>
      </w:r>
      <w:r w:rsidRPr="007E797E">
        <w:fldChar w:fldCharType="begin"/>
      </w:r>
      <w:r>
        <w:instrText xml:space="preserve"> ADDIN ZOTERO_ITEM CSL_CITATION {"citationID":"sm66vo4p3","properties":{"formattedCitation":"{\\rtf \\super 10\\nosupersub{}}","plainCitation":"10"},"citationItems":[{"id":585,"uris":["http://zotero.org/users/2301619/items/IRSDJRCD"],"uri":["http://zotero.org/users/2301619/items/IRSDJRCD"],"itemData":{"id":585,"type":"article-journal","title":"Effects of Au nanoparticles on photoluminescence emission from Si-vacancy in diamond","container-title":"Chemical Physics Letters","page":"51-57","volume":"549","source":"ScienceDirect","abstract":"We studied the coupling of diamond Si color centers with size-controlled Au nanoparticles obtained by chemical routes. The diamond samples, synthesized by Chemical Vapor Deposition, were polycrystalline films or isolated grains. The plasmonic responses of the Au nanoparticles were found to couple with the Ar+ laser frequency or with the frequency of the Si-defects photoluminescence (PL). When the PL of Si optical centers is resonant with the maximum of the Au extinction spectrum, a threshold behavior and a decrease of the PL band FWHM with increasing laser energy is detected, suggesting the transition from spontaneous to stimulated emission.","ISSN":"0009-2614","journalAbbreviation":"Chemical Physics Letters","author":[{"family":"Orlanducci","given":"S."},{"family":"Cianchetta","given":"I."},{"family":"Tamburri","given":"E."},{"family":"Guglielmotti","given":"V."},{"family":"Terranova","given":"M. L."}],"issued":{"date-parts":[["2012",10,11]]}}}],"schema":"https://github.com/citation-style-language/schema/raw/master/csl-citation.json"} </w:instrText>
      </w:r>
      <w:r w:rsidRPr="007E797E">
        <w:fldChar w:fldCharType="separate"/>
      </w:r>
      <w:r w:rsidRPr="00991414">
        <w:rPr>
          <w:rFonts w:ascii="Calibri" w:hAnsi="Calibri" w:cs="Times New Roman"/>
          <w:szCs w:val="24"/>
          <w:vertAlign w:val="superscript"/>
        </w:rPr>
        <w:t>10</w:t>
      </w:r>
      <w:r w:rsidRPr="007E797E">
        <w:fldChar w:fldCharType="end"/>
      </w:r>
      <w:r w:rsidRPr="007E797E">
        <w:t>, and in hybrid metal-diamond structures</w:t>
      </w:r>
      <w:r w:rsidRPr="007E797E">
        <w:fldChar w:fldCharType="begin"/>
      </w:r>
      <w:r>
        <w:instrText xml:space="preserve"> ADDIN ZOTERO_ITEM CSL_CITATION {"citationID":"opr6d0tgp","properties":{"formattedCitation":"{\\rtf \\super 11\\nosupersub{}}","plainCitation":"11"},"citationItems":[{"id":470,"uris":["http://zotero.org/users/2301619/items/EXUMTSHJ"],"uri":["http://zotero.org/users/2301619/items/EXUMTSHJ"],"itemData":{"id":470,"type":"article-journal","title":"Plasmon-enhanced photoluminescence of Si-V centers in diamond from a nanoassembled metal-diamond hybrid structure","container-title":"CrystEngComm","page":"8356","volume":"16","issue":"36","source":"CrossRef","ISSN":"1466-8033","language":"en","author":[{"family":"Song","given":"Jie"},{"family":"Li","given":"Hongdong"},{"family":"Lin","given":"Feng"},{"family":"Wang","given":"Liying"},{"family":"Wu","given":"Honglin"},{"family":"Yang","given":"Yanqiang"}],"issued":{"date-parts":[["2014",7,14]]}}}],"schema":"https://github.com/citation-style-language/schema/raw/master/csl-citation.json"} </w:instrText>
      </w:r>
      <w:r w:rsidRPr="007E797E">
        <w:fldChar w:fldCharType="separate"/>
      </w:r>
      <w:r w:rsidRPr="00991414">
        <w:rPr>
          <w:rFonts w:ascii="Calibri" w:hAnsi="Calibri" w:cs="Times New Roman"/>
          <w:szCs w:val="24"/>
          <w:vertAlign w:val="superscript"/>
        </w:rPr>
        <w:t>11</w:t>
      </w:r>
      <w:r w:rsidRPr="007E797E">
        <w:fldChar w:fldCharType="end"/>
      </w:r>
      <w:r w:rsidRPr="007E797E">
        <w:t xml:space="preserve">. </w:t>
      </w:r>
    </w:p>
    <w:p w:rsidR="00D52A19" w:rsidRPr="0034301C" w:rsidRDefault="00D52A19" w:rsidP="00D52A19">
      <w:pPr>
        <w:ind w:firstLine="284"/>
        <w:jc w:val="both"/>
      </w:pPr>
      <w:r>
        <w:t xml:space="preserve">In this work, we present the integration of </w:t>
      </w:r>
      <w:proofErr w:type="spellStart"/>
      <w:r>
        <w:t>SiV</w:t>
      </w:r>
      <w:proofErr w:type="spellEnd"/>
      <w:r>
        <w:t xml:space="preserve"> centers in </w:t>
      </w:r>
      <w:proofErr w:type="spellStart"/>
      <w:r>
        <w:t>nanodiamonds</w:t>
      </w:r>
      <w:proofErr w:type="spellEnd"/>
      <w:r w:rsidRPr="007E797E">
        <w:t xml:space="preserve"> </w:t>
      </w:r>
      <w:r>
        <w:t xml:space="preserve">with double bowtie </w:t>
      </w:r>
      <w:proofErr w:type="spellStart"/>
      <w:r>
        <w:t>nanoantenna</w:t>
      </w:r>
      <w:proofErr w:type="spellEnd"/>
      <w:r>
        <w:t xml:space="preserve"> structures, which is shown to cause an enhancement in their photoluminescence (PL) emission. A single </w:t>
      </w:r>
      <w:proofErr w:type="spellStart"/>
      <w:r>
        <w:t>nanodiamond</w:t>
      </w:r>
      <w:proofErr w:type="spellEnd"/>
      <w:r>
        <w:t xml:space="preserve"> is pre-characterized and transferred to the gap of a gold </w:t>
      </w:r>
      <w:proofErr w:type="spellStart"/>
      <w:r>
        <w:t>nanoantenna</w:t>
      </w:r>
      <w:proofErr w:type="spellEnd"/>
      <w:r>
        <w:t xml:space="preserve"> by the “pick and place” </w:t>
      </w:r>
      <w:commentRangeStart w:id="19"/>
      <w:r>
        <w:t>technique</w:t>
      </w:r>
      <w:commentRangeEnd w:id="19"/>
      <w:r w:rsidR="001374BC">
        <w:rPr>
          <w:rStyle w:val="Kommentarzeichen"/>
        </w:rPr>
        <w:commentReference w:id="19"/>
      </w:r>
      <w:r>
        <w:t xml:space="preserve"> </w:t>
      </w:r>
      <w:r w:rsidR="00895708">
        <w:t>with the help of</w:t>
      </w:r>
      <w:r>
        <w:t xml:space="preserve"> a</w:t>
      </w:r>
      <w:r w:rsidRPr="007917E9">
        <w:t xml:space="preserve"> </w:t>
      </w:r>
      <w:proofErr w:type="spellStart"/>
      <w:r w:rsidRPr="007917E9">
        <w:t>nanom</w:t>
      </w:r>
      <w:r>
        <w:t>anipulator</w:t>
      </w:r>
      <w:proofErr w:type="spellEnd"/>
      <w:r>
        <w:t xml:space="preserve"> w</w:t>
      </w:r>
      <w:r w:rsidR="00C64075">
        <w:t>ith a tungsten tip</w:t>
      </w:r>
      <w:r w:rsidR="00895708">
        <w:t xml:space="preserve">. </w:t>
      </w:r>
      <w:r w:rsidR="00514A48">
        <w:rPr>
          <w:color w:val="00B050"/>
        </w:rPr>
        <w:t xml:space="preserve">We show that the PL spectrum of the </w:t>
      </w:r>
      <w:proofErr w:type="spellStart"/>
      <w:r w:rsidR="00514A48">
        <w:rPr>
          <w:color w:val="00B050"/>
        </w:rPr>
        <w:t>nanodiamond</w:t>
      </w:r>
      <w:proofErr w:type="spellEnd"/>
      <w:r w:rsidR="00514A48">
        <w:rPr>
          <w:color w:val="00B050"/>
        </w:rPr>
        <w:t xml:space="preserve"> is modified depending on the geometry of the </w:t>
      </w:r>
      <w:proofErr w:type="spellStart"/>
      <w:r w:rsidR="00514A48">
        <w:rPr>
          <w:color w:val="00B050"/>
        </w:rPr>
        <w:t>nanoantenna</w:t>
      </w:r>
      <w:proofErr w:type="spellEnd"/>
      <w:r w:rsidR="00514A48">
        <w:rPr>
          <w:color w:val="00B050"/>
        </w:rPr>
        <w:t xml:space="preserve"> as well as the position of the emitter in the gap. This provides us with </w:t>
      </w:r>
      <w:r w:rsidR="004D53AD">
        <w:rPr>
          <w:color w:val="00B050"/>
        </w:rPr>
        <w:t>flexibility</w:t>
      </w:r>
      <w:r w:rsidR="00514A48">
        <w:rPr>
          <w:color w:val="00B050"/>
        </w:rPr>
        <w:t xml:space="preserve"> in designing the </w:t>
      </w:r>
      <w:proofErr w:type="spellStart"/>
      <w:r w:rsidR="00514A48">
        <w:rPr>
          <w:color w:val="00B050"/>
        </w:rPr>
        <w:t>nanoantennas</w:t>
      </w:r>
      <w:proofErr w:type="spellEnd"/>
      <w:r w:rsidR="00514A48">
        <w:rPr>
          <w:color w:val="00B050"/>
        </w:rPr>
        <w:t xml:space="preserve"> to accurately predict and shape the emitters’</w:t>
      </w:r>
      <w:r w:rsidR="005768A1">
        <w:rPr>
          <w:color w:val="00B050"/>
        </w:rPr>
        <w:t xml:space="preserve"> PL spectrum as desired.</w:t>
      </w:r>
    </w:p>
    <w:p w:rsidR="00D52A19" w:rsidRPr="00FE4C16" w:rsidRDefault="00D52A19" w:rsidP="00D52A19">
      <w:pPr>
        <w:pStyle w:val="Listenabsatz"/>
        <w:numPr>
          <w:ilvl w:val="0"/>
          <w:numId w:val="1"/>
        </w:numPr>
        <w:ind w:left="284" w:hanging="284"/>
        <w:jc w:val="both"/>
      </w:pPr>
      <w:proofErr w:type="spellStart"/>
      <w:r w:rsidRPr="0034301C">
        <w:rPr>
          <w:b/>
          <w:bCs/>
          <w:sz w:val="24"/>
          <w:szCs w:val="24"/>
        </w:rPr>
        <w:t>Nanodiamond</w:t>
      </w:r>
      <w:proofErr w:type="spellEnd"/>
      <w:r w:rsidRPr="0034301C">
        <w:rPr>
          <w:b/>
          <w:bCs/>
          <w:sz w:val="24"/>
          <w:szCs w:val="24"/>
        </w:rPr>
        <w:t xml:space="preserve"> Characterization – Photoluminescence Spectroscopy</w:t>
      </w:r>
    </w:p>
    <w:p w:rsidR="0085444A" w:rsidRDefault="00D52A19" w:rsidP="00D52A19">
      <w:pPr>
        <w:ind w:firstLine="284"/>
        <w:jc w:val="both"/>
        <w:rPr>
          <w:ins w:id="20" w:author="Sarah Lindner" w:date="2017-01-27T16:49:00Z"/>
        </w:rPr>
      </w:pPr>
      <w:r>
        <w:t>A</w:t>
      </w:r>
      <w:r w:rsidRPr="00FE4C16">
        <w:t xml:space="preserve"> solution of </w:t>
      </w:r>
      <w:r w:rsidRPr="00FE4C16">
        <w:rPr>
          <w:i/>
        </w:rPr>
        <w:t>100 nm</w:t>
      </w:r>
      <w:r w:rsidRPr="00FE4C16">
        <w:t xml:space="preserve"> </w:t>
      </w:r>
      <w:del w:id="21" w:author="Sarah Lindner" w:date="2017-01-27T17:08:00Z">
        <w:r w:rsidRPr="00FE4C16" w:rsidDel="001C28FF">
          <w:delText xml:space="preserve">CVD-grown </w:delText>
        </w:r>
      </w:del>
      <w:proofErr w:type="spellStart"/>
      <w:r w:rsidRPr="00FE4C16">
        <w:t>nanodiamonds</w:t>
      </w:r>
      <w:proofErr w:type="spellEnd"/>
      <w:r w:rsidRPr="00FE4C16">
        <w:t xml:space="preserve"> </w:t>
      </w:r>
      <w:del w:id="22" w:author="Sarah Lindner" w:date="2017-01-27T17:10:00Z">
        <w:r w:rsidRPr="00FE4C16" w:rsidDel="001C28FF">
          <w:delText xml:space="preserve">is </w:delText>
        </w:r>
      </w:del>
      <w:ins w:id="23" w:author="Sarah Lindner" w:date="2017-01-27T17:10:00Z">
        <w:r w:rsidR="001C28FF">
          <w:t xml:space="preserve">was </w:t>
        </w:r>
      </w:ins>
      <w:r w:rsidRPr="00FE4C16">
        <w:t xml:space="preserve">spin-coated on a clean </w:t>
      </w:r>
      <w:del w:id="24" w:author="Sarah Lindner" w:date="2017-01-27T17:16:00Z">
        <w:r w:rsidRPr="00FE4C16" w:rsidDel="001C28FF">
          <w:delText>I</w:delText>
        </w:r>
      </w:del>
      <w:ins w:id="25" w:author="Sarah Lindner" w:date="2017-01-27T17:16:00Z">
        <w:r w:rsidR="001C28FF">
          <w:t>i</w:t>
        </w:r>
      </w:ins>
      <w:r w:rsidRPr="00FE4C16">
        <w:t xml:space="preserve">ridium substrate </w:t>
      </w:r>
      <w:commentRangeStart w:id="26"/>
      <w:del w:id="27" w:author="Sarah Lindner" w:date="2017-01-27T16:47:00Z">
        <w:r w:rsidRPr="00FE4C16" w:rsidDel="002F2E54">
          <w:delText xml:space="preserve">(5 drops of </w:delText>
        </w:r>
        <w:r w:rsidRPr="00FE4C16" w:rsidDel="002F2E54">
          <w:rPr>
            <w:i/>
          </w:rPr>
          <w:delText>5 μL</w:delText>
        </w:r>
        <w:r w:rsidRPr="00FE4C16" w:rsidDel="002F2E54">
          <w:delText xml:space="preserve"> each)</w:delText>
        </w:r>
      </w:del>
      <w:commentRangeEnd w:id="26"/>
      <w:r w:rsidR="002F2E54">
        <w:rPr>
          <w:rStyle w:val="Kommentarzeichen"/>
        </w:rPr>
        <w:commentReference w:id="26"/>
      </w:r>
      <w:del w:id="28" w:author="Sarah Lindner" w:date="2017-01-27T16:47:00Z">
        <w:r w:rsidRPr="00FE4C16" w:rsidDel="002F2E54">
          <w:delText xml:space="preserve">. </w:delText>
        </w:r>
      </w:del>
      <w:ins w:id="29" w:author="Sarah Lindner" w:date="2017-01-27T17:14:00Z">
        <w:r w:rsidR="001C28FF">
          <w:t xml:space="preserve">To ensure that a pre-characterized </w:t>
        </w:r>
        <w:proofErr w:type="spellStart"/>
        <w:r w:rsidR="001C28FF">
          <w:t>nanodiamond</w:t>
        </w:r>
        <w:proofErr w:type="spellEnd"/>
        <w:r w:rsidR="001C28FF">
          <w:t xml:space="preserve"> </w:t>
        </w:r>
      </w:ins>
      <w:ins w:id="30" w:author="Sarah Lindner" w:date="2017-02-07T14:49:00Z">
        <w:r w:rsidR="000B5B12">
          <w:t xml:space="preserve">exhibiting preferred optical </w:t>
        </w:r>
        <w:r w:rsidR="000B5B12">
          <w:lastRenderedPageBreak/>
          <w:t>properties (</w:t>
        </w:r>
        <w:proofErr w:type="spellStart"/>
        <w:r w:rsidR="000B5B12">
          <w:t>eg</w:t>
        </w:r>
        <w:proofErr w:type="spellEnd"/>
        <w:r w:rsidR="000B5B12">
          <w:t xml:space="preserve">. narrow linewidth, high count rate) </w:t>
        </w:r>
      </w:ins>
      <w:ins w:id="31" w:author="Sarah Lindner" w:date="2017-01-27T17:14:00Z">
        <w:r w:rsidR="001C28FF">
          <w:t xml:space="preserve">will later be found again, </w:t>
        </w:r>
      </w:ins>
      <w:ins w:id="32" w:author="Sarah Lindner" w:date="2017-01-27T17:15:00Z">
        <w:r w:rsidR="001C28FF">
          <w:t>the</w:t>
        </w:r>
      </w:ins>
      <w:ins w:id="33" w:author="Sarah Lindner" w:date="2017-01-27T17:14:00Z">
        <w:r w:rsidR="001C28FF">
          <w:t xml:space="preserve"> iridium substrate was engraved with </w:t>
        </w:r>
      </w:ins>
      <w:ins w:id="34" w:author="Sarah Lindner" w:date="2017-02-02T16:53:00Z">
        <w:r w:rsidR="00DA487E">
          <w:t xml:space="preserve">reference </w:t>
        </w:r>
      </w:ins>
      <w:ins w:id="35" w:author="Sarah Lindner" w:date="2017-01-27T17:14:00Z">
        <w:r w:rsidR="001C28FF">
          <w:t xml:space="preserve">cross markers produced by a focused ion beam prior to the spin-coating process. </w:t>
        </w:r>
      </w:ins>
      <w:ins w:id="36" w:author="Sarah Lindner" w:date="2017-01-27T17:10:00Z">
        <w:r w:rsidR="001C28FF">
          <w:t xml:space="preserve">The </w:t>
        </w:r>
        <w:proofErr w:type="spellStart"/>
        <w:r w:rsidR="001C28FF">
          <w:t>nanodiamonds</w:t>
        </w:r>
        <w:proofErr w:type="spellEnd"/>
        <w:r w:rsidR="001C28FF">
          <w:t xml:space="preserve"> were produced by milling a diamond film grown by chemical </w:t>
        </w:r>
        <w:proofErr w:type="spellStart"/>
        <w:r w:rsidR="001C28FF">
          <w:t>vapour</w:t>
        </w:r>
        <w:proofErr w:type="spellEnd"/>
        <w:r w:rsidR="001C28FF">
          <w:t xml:space="preserve"> deposition</w:t>
        </w:r>
      </w:ins>
      <w:ins w:id="37" w:author="Sarah Lindner" w:date="2017-01-27T17:06:00Z">
        <w:r w:rsidR="00002674">
          <w:t>.</w:t>
        </w:r>
      </w:ins>
      <w:ins w:id="38" w:author="Sarah Lindner" w:date="2017-01-27T17:09:00Z">
        <w:r w:rsidR="001C28FF" w:rsidRPr="001C28FF">
          <w:t xml:space="preserve"> </w:t>
        </w:r>
      </w:ins>
      <w:ins w:id="39" w:author="Sarah Lindner" w:date="2017-01-27T17:11:00Z">
        <w:del w:id="40" w:author="Christoph" w:date="2017-03-23T21:28:00Z">
          <w:r w:rsidR="001C28FF" w:rsidDel="00280F26">
            <w:delText xml:space="preserve">During the diamond growth, sacrificial silicon in the growth chamber </w:delText>
          </w:r>
        </w:del>
      </w:ins>
      <w:ins w:id="41" w:author="Sarah Lindner" w:date="2017-01-27T17:14:00Z">
        <w:del w:id="42" w:author="Christoph" w:date="2017-03-23T21:28:00Z">
          <w:r w:rsidR="001C28FF" w:rsidDel="00280F26">
            <w:delText>caused</w:delText>
          </w:r>
        </w:del>
      </w:ins>
      <w:ins w:id="43" w:author="Sarah Lindner" w:date="2017-01-27T17:11:00Z">
        <w:del w:id="44" w:author="Christoph" w:date="2017-03-23T21:28:00Z">
          <w:r w:rsidR="001C28FF" w:rsidDel="00280F26">
            <w:delText xml:space="preserve"> </w:delText>
          </w:r>
          <w:r w:rsidR="001C28FF" w:rsidRPr="0087262E" w:rsidDel="00280F26">
            <w:rPr>
              <w:i/>
            </w:rPr>
            <w:delText>in-situ</w:delText>
          </w:r>
          <w:r w:rsidR="001C28FF" w:rsidDel="00280F26">
            <w:delText xml:space="preserve"> incorporation of SiV centers in the diamond.</w:delText>
          </w:r>
        </w:del>
      </w:ins>
      <w:ins w:id="45" w:author="Sarah Lindner" w:date="2017-01-27T17:09:00Z">
        <w:del w:id="46" w:author="Christoph" w:date="2017-03-23T21:28:00Z">
          <w:r w:rsidR="001C28FF" w:rsidDel="00280F26">
            <w:delText xml:space="preserve"> </w:delText>
          </w:r>
        </w:del>
      </w:ins>
      <w:ins w:id="47" w:author="Sarah Lindner" w:date="2017-01-27T17:06:00Z">
        <w:del w:id="48" w:author="Christoph" w:date="2017-03-23T21:28:00Z">
          <w:r w:rsidR="00002674" w:rsidDel="00280F26">
            <w:delText xml:space="preserve"> </w:delText>
          </w:r>
        </w:del>
      </w:ins>
      <w:commentRangeStart w:id="49"/>
      <w:ins w:id="50" w:author="Sarah Lindner" w:date="2017-01-27T17:07:00Z">
        <w:r w:rsidR="00002674">
          <w:t>After</w:t>
        </w:r>
      </w:ins>
      <w:commentRangeEnd w:id="49"/>
      <w:r w:rsidR="00280F26">
        <w:rPr>
          <w:rStyle w:val="Kommentarzeichen"/>
        </w:rPr>
        <w:commentReference w:id="49"/>
      </w:r>
      <w:ins w:id="51" w:author="Sarah Lindner" w:date="2017-01-27T17:07:00Z">
        <w:r w:rsidR="00002674">
          <w:t xml:space="preserve"> spin-coating, </w:t>
        </w:r>
      </w:ins>
      <w:del w:id="52" w:author="Sarah Lindner" w:date="2017-01-27T17:07:00Z">
        <w:r w:rsidRPr="00FE4C16" w:rsidDel="00002674">
          <w:delText>T</w:delText>
        </w:r>
      </w:del>
      <w:ins w:id="53" w:author="Sarah Lindner" w:date="2017-01-27T17:07:00Z">
        <w:r w:rsidR="00002674">
          <w:t>t</w:t>
        </w:r>
      </w:ins>
      <w:r w:rsidRPr="00FE4C16">
        <w:t xml:space="preserve">he sample was </w:t>
      </w:r>
      <w:del w:id="54" w:author="Sarah Lindner" w:date="2017-01-27T17:07:00Z">
        <w:r w:rsidRPr="00FE4C16" w:rsidDel="00002674">
          <w:delText xml:space="preserve">then </w:delText>
        </w:r>
      </w:del>
      <w:r w:rsidRPr="00FE4C16">
        <w:t xml:space="preserve">placed in </w:t>
      </w:r>
      <w:del w:id="55" w:author="Christoph" w:date="2017-03-23T21:33:00Z">
        <w:r w:rsidRPr="00FE4C16" w:rsidDel="00AD03E5">
          <w:delText xml:space="preserve">the </w:delText>
        </w:r>
      </w:del>
      <w:ins w:id="56" w:author="Christoph" w:date="2017-03-23T21:33:00Z">
        <w:r w:rsidR="00AD03E5">
          <w:t>an</w:t>
        </w:r>
        <w:r w:rsidR="00AD03E5" w:rsidRPr="00FE4C16">
          <w:t xml:space="preserve"> </w:t>
        </w:r>
      </w:ins>
      <w:r w:rsidRPr="00FE4C16">
        <w:t xml:space="preserve">oven for </w:t>
      </w:r>
      <w:del w:id="57" w:author="Sarah Lindner" w:date="2017-01-27T16:48:00Z">
        <w:r w:rsidRPr="00FE4C16" w:rsidDel="002F2E54">
          <w:delText xml:space="preserve">a couple of </w:delText>
        </w:r>
      </w:del>
      <w:ins w:id="58" w:author="Sarah Lindner" w:date="2017-01-27T16:48:00Z">
        <w:r w:rsidR="002F2E54">
          <w:t xml:space="preserve"> 3 </w:t>
        </w:r>
      </w:ins>
      <w:r w:rsidRPr="00FE4C16">
        <w:t xml:space="preserve">hours at </w:t>
      </w:r>
      <w:r w:rsidRPr="00FE4C16">
        <w:rPr>
          <w:i/>
        </w:rPr>
        <w:t>450</w:t>
      </w:r>
      <w:r>
        <w:rPr>
          <w:i/>
        </w:rPr>
        <w:t xml:space="preserve"> </w:t>
      </w:r>
      <w:proofErr w:type="spellStart"/>
      <w:r w:rsidRPr="00FE4C16">
        <w:rPr>
          <w:i/>
          <w:vertAlign w:val="superscript"/>
        </w:rPr>
        <w:t>o</w:t>
      </w:r>
      <w:r w:rsidRPr="00FE4C16">
        <w:rPr>
          <w:i/>
        </w:rPr>
        <w:t>C</w:t>
      </w:r>
      <w:proofErr w:type="spellEnd"/>
      <w:r w:rsidRPr="00FE4C16">
        <w:t xml:space="preserve"> to oxidize the surface and remove any residual graphite and amorphous carbon. </w:t>
      </w:r>
    </w:p>
    <w:p w:rsidR="0085444A" w:rsidRDefault="00463FC8" w:rsidP="00D52A19">
      <w:pPr>
        <w:ind w:firstLine="284"/>
        <w:jc w:val="both"/>
        <w:rPr>
          <w:ins w:id="59" w:author="Sarah Lindner" w:date="2017-01-27T16:49:00Z"/>
        </w:rPr>
      </w:pPr>
      <w:ins w:id="60" w:author="Sarah Lindner" w:date="2017-02-02T16:32:00Z">
        <w:r>
          <w:t xml:space="preserve">In a first step, we identified </w:t>
        </w:r>
      </w:ins>
      <w:proofErr w:type="spellStart"/>
      <w:ins w:id="61" w:author="Sarah Lindner" w:date="2017-01-27T16:50:00Z">
        <w:r w:rsidR="0085444A">
          <w:t>nanodiamonds</w:t>
        </w:r>
        <w:proofErr w:type="spellEnd"/>
        <w:r w:rsidR="0085444A">
          <w:t xml:space="preserve"> </w:t>
        </w:r>
      </w:ins>
      <w:ins w:id="62" w:author="Sarah Lindner" w:date="2017-02-02T16:32:00Z">
        <w:r>
          <w:t xml:space="preserve">which </w:t>
        </w:r>
      </w:ins>
      <w:ins w:id="63" w:author="Sarah Lindner" w:date="2017-01-27T16:50:00Z">
        <w:r w:rsidR="0085444A">
          <w:t>lie is</w:t>
        </w:r>
        <w:del w:id="64" w:author="Christoph" w:date="2017-03-23T21:34:00Z">
          <w:r w:rsidR="0085444A" w:rsidDel="00AD03E5">
            <w:delText>t</w:delText>
          </w:r>
        </w:del>
        <w:r w:rsidR="0085444A">
          <w:t xml:space="preserve">olated enough to be </w:t>
        </w:r>
      </w:ins>
      <w:ins w:id="65" w:author="Sarah Lindner" w:date="2017-01-27T16:54:00Z">
        <w:r w:rsidR="0085444A">
          <w:t>picked</w:t>
        </w:r>
      </w:ins>
      <w:ins w:id="66" w:author="Sarah Lindner" w:date="2017-01-27T16:50:00Z">
        <w:r w:rsidR="0085444A">
          <w:t xml:space="preserve"> </w:t>
        </w:r>
      </w:ins>
      <w:ins w:id="67" w:author="Sarah Lindner" w:date="2017-01-27T16:54:00Z">
        <w:r w:rsidR="0085444A">
          <w:t xml:space="preserve">up </w:t>
        </w:r>
      </w:ins>
      <w:ins w:id="68" w:author="Sarah Lindner" w:date="2017-02-07T14:47:00Z">
        <w:r w:rsidR="005434CE">
          <w:t xml:space="preserve">and transferred to the antenna structure </w:t>
        </w:r>
      </w:ins>
      <w:ins w:id="69" w:author="Sarah Lindner" w:date="2017-01-27T16:54:00Z">
        <w:r w:rsidR="0085444A">
          <w:t>later on</w:t>
        </w:r>
      </w:ins>
      <w:ins w:id="70" w:author="Sarah Lindner" w:date="2017-02-02T16:32:00Z">
        <w:r>
          <w:t>.</w:t>
        </w:r>
      </w:ins>
      <w:ins w:id="71" w:author="Sarah Lindner" w:date="2017-01-27T16:54:00Z">
        <w:r w:rsidR="0085444A">
          <w:t xml:space="preserve"> </w:t>
        </w:r>
      </w:ins>
      <w:ins w:id="72" w:author="Sarah Lindner" w:date="2017-02-02T17:33:00Z">
        <w:r w:rsidR="00EF13E2">
          <w:t>For that purpose</w:t>
        </w:r>
      </w:ins>
      <w:ins w:id="73" w:author="Sarah Lindner" w:date="2017-02-02T16:33:00Z">
        <w:r>
          <w:t>,</w:t>
        </w:r>
      </w:ins>
      <w:ins w:id="74" w:author="Sarah Lindner" w:date="2017-02-02T16:32:00Z">
        <w:r>
          <w:t xml:space="preserve"> </w:t>
        </w:r>
      </w:ins>
      <w:ins w:id="75" w:author="Sarah Lindner" w:date="2017-01-27T16:54:00Z">
        <w:r w:rsidR="0085444A">
          <w:t xml:space="preserve">we </w:t>
        </w:r>
      </w:ins>
      <w:ins w:id="76" w:author="Sarah Lindner" w:date="2017-01-27T16:57:00Z">
        <w:r w:rsidR="00C7704C">
          <w:t xml:space="preserve">recorded </w:t>
        </w:r>
      </w:ins>
      <w:ins w:id="77" w:author="Sarah Lindner" w:date="2017-01-27T17:00:00Z">
        <w:r w:rsidR="00C7704C">
          <w:t xml:space="preserve">high resolution </w:t>
        </w:r>
      </w:ins>
      <w:ins w:id="78" w:author="Sarah Lindner" w:date="2017-01-27T16:57:00Z">
        <w:r w:rsidR="00C7704C">
          <w:t>pictures of the sample surface via</w:t>
        </w:r>
      </w:ins>
      <w:ins w:id="79" w:author="Sarah Lindner" w:date="2017-01-27T16:54:00Z">
        <w:r w:rsidR="0085444A">
          <w:t xml:space="preserve"> </w:t>
        </w:r>
      </w:ins>
      <w:ins w:id="80" w:author="Sarah Lindner" w:date="2017-01-27T17:21:00Z">
        <w:r w:rsidR="00D26D15">
          <w:t xml:space="preserve">a commercial </w:t>
        </w:r>
      </w:ins>
      <w:ins w:id="81" w:author="Sarah Lindner" w:date="2017-01-27T16:56:00Z">
        <w:r w:rsidR="0085444A">
          <w:t>confocal laser scanning</w:t>
        </w:r>
      </w:ins>
      <w:ins w:id="82" w:author="Sarah Lindner" w:date="2017-01-27T16:57:00Z">
        <w:r w:rsidR="00C7704C">
          <w:t xml:space="preserve"> microscop</w:t>
        </w:r>
      </w:ins>
      <w:ins w:id="83" w:author="Sarah Lindner" w:date="2017-01-27T17:21:00Z">
        <w:r w:rsidR="00D26D15">
          <w:t>e</w:t>
        </w:r>
      </w:ins>
      <w:ins w:id="84" w:author="Sarah Lindner" w:date="2017-01-27T16:57:00Z">
        <w:r w:rsidR="00C7704C">
          <w:t xml:space="preserve"> (Fig.</w:t>
        </w:r>
      </w:ins>
      <w:ins w:id="85" w:author="Sarah Lindner" w:date="2017-02-03T15:40:00Z">
        <w:r w:rsidR="00125353">
          <w:t>1a</w:t>
        </w:r>
      </w:ins>
      <w:ins w:id="86" w:author="Sarah Lindner" w:date="2017-01-27T16:57:00Z">
        <w:r w:rsidR="00C7704C">
          <w:t>)</w:t>
        </w:r>
      </w:ins>
    </w:p>
    <w:p w:rsidR="007B079A" w:rsidRDefault="00D52A19" w:rsidP="00D52A19">
      <w:pPr>
        <w:ind w:firstLine="284"/>
        <w:jc w:val="both"/>
        <w:rPr>
          <w:ins w:id="87" w:author="Sarah Lindner" w:date="2017-02-02T18:05:00Z"/>
        </w:rPr>
      </w:pPr>
      <w:r w:rsidRPr="00FE4C16">
        <w:t xml:space="preserve">Next, the samples were tested </w:t>
      </w:r>
      <w:del w:id="88" w:author="Christoph" w:date="2017-03-23T21:34:00Z">
        <w:r w:rsidRPr="00FE4C16" w:rsidDel="00521E56">
          <w:delText xml:space="preserve">under </w:delText>
        </w:r>
      </w:del>
      <w:ins w:id="89" w:author="Christoph" w:date="2017-03-23T21:34:00Z">
        <w:r w:rsidR="00521E56">
          <w:t>using</w:t>
        </w:r>
        <w:r w:rsidR="00521E56" w:rsidRPr="00FE4C16">
          <w:t xml:space="preserve"> </w:t>
        </w:r>
      </w:ins>
      <w:r w:rsidRPr="00FE4C16">
        <w:t xml:space="preserve">a </w:t>
      </w:r>
      <w:ins w:id="90" w:author="Sarah Lindner" w:date="2017-02-02T16:35:00Z">
        <w:r w:rsidR="007550B6">
          <w:t xml:space="preserve">home-built </w:t>
        </w:r>
      </w:ins>
      <w:r w:rsidRPr="00FE4C16">
        <w:t>confocal microscopy setup</w:t>
      </w:r>
      <w:ins w:id="91" w:author="Sarah Lindner" w:date="2017-02-07T14:47:00Z">
        <w:r w:rsidR="000B5B12">
          <w:t xml:space="preserve"> to identify </w:t>
        </w:r>
        <w:proofErr w:type="spellStart"/>
        <w:r w:rsidR="000B5B12">
          <w:t>nanodiamonds</w:t>
        </w:r>
        <w:proofErr w:type="spellEnd"/>
        <w:r w:rsidR="000B5B12">
          <w:t xml:space="preserve"> hosting </w:t>
        </w:r>
        <w:proofErr w:type="spellStart"/>
        <w:r w:rsidR="000B5B12">
          <w:t>SiV</w:t>
        </w:r>
        <w:proofErr w:type="spellEnd"/>
        <w:r w:rsidR="000B5B12">
          <w:t xml:space="preserve"> centers with the preferred </w:t>
        </w:r>
      </w:ins>
      <w:ins w:id="92" w:author="Sarah Lindner" w:date="2017-02-07T14:48:00Z">
        <w:r w:rsidR="000B5B12">
          <w:t xml:space="preserve">optical </w:t>
        </w:r>
        <w:commentRangeStart w:id="93"/>
        <w:r w:rsidR="000B5B12">
          <w:t>properties</w:t>
        </w:r>
      </w:ins>
      <w:commentRangeEnd w:id="93"/>
      <w:r w:rsidR="00521E56">
        <w:rPr>
          <w:rStyle w:val="Kommentarzeichen"/>
        </w:rPr>
        <w:commentReference w:id="93"/>
      </w:r>
      <w:ins w:id="94" w:author="Sarah Lindner" w:date="2017-02-02T16:34:00Z">
        <w:r w:rsidR="007550B6">
          <w:t>.</w:t>
        </w:r>
      </w:ins>
      <w:r w:rsidRPr="00FE4C16">
        <w:t xml:space="preserve"> </w:t>
      </w:r>
      <w:del w:id="95" w:author="Sarah Lindner" w:date="2017-02-02T16:35:00Z">
        <w:r w:rsidRPr="00FE4C16" w:rsidDel="007550B6">
          <w:delText xml:space="preserve">where PL scans were performed to identify the presence of SiV centers in the nanodiamonds. </w:delText>
        </w:r>
      </w:del>
      <w:ins w:id="96" w:author="Sarah Lindner" w:date="2017-02-02T16:36:00Z">
        <w:r w:rsidR="007550B6">
          <w:t>In this setup, the sample is either illuminated with</w:t>
        </w:r>
      </w:ins>
      <w:ins w:id="97" w:author="Sarah Lindner" w:date="2017-02-02T16:42:00Z">
        <w:r w:rsidR="008821F9">
          <w:t xml:space="preserve"> diffuse</w:t>
        </w:r>
      </w:ins>
      <w:ins w:id="98" w:author="Sarah Lindner" w:date="2017-02-02T16:36:00Z">
        <w:r w:rsidR="007550B6">
          <w:t xml:space="preserve"> white light to investigate the sample surface</w:t>
        </w:r>
      </w:ins>
      <w:ins w:id="99" w:author="Sarah Lindner" w:date="2017-02-02T16:39:00Z">
        <w:r w:rsidR="007550B6">
          <w:t xml:space="preserve">, or with </w:t>
        </w:r>
      </w:ins>
      <w:del w:id="100" w:author="Sarah Lindner" w:date="2017-02-02T16:39:00Z">
        <w:r w:rsidRPr="00FE4C16" w:rsidDel="007550B6">
          <w:delText xml:space="preserve">The </w:delText>
        </w:r>
        <w:r w:rsidRPr="00FB2207" w:rsidDel="007550B6">
          <w:delText xml:space="preserve">setup includes </w:delText>
        </w:r>
      </w:del>
      <w:r w:rsidRPr="00FB2207">
        <w:t>a red diode laser (</w:t>
      </w:r>
      <w:proofErr w:type="spellStart"/>
      <w:ins w:id="101" w:author="Sarah Lindner" w:date="2017-01-27T17:01:00Z">
        <w:r w:rsidR="00645790">
          <w:t>Schaefter</w:t>
        </w:r>
        <w:proofErr w:type="spellEnd"/>
        <w:r w:rsidR="00645790">
          <w:t>-</w:t>
        </w:r>
        <w:proofErr w:type="gramStart"/>
        <w:r w:rsidR="00645790">
          <w:t xml:space="preserve">Kirchhoff </w:t>
        </w:r>
      </w:ins>
      <w:ins w:id="102" w:author="Sarah Lindner" w:date="2017-01-27T17:02:00Z">
        <w:r w:rsidR="00002674">
          <w:t>,</w:t>
        </w:r>
        <w:proofErr w:type="gramEnd"/>
        <w:r w:rsidR="00002674">
          <w:t xml:space="preserve"> </w:t>
        </w:r>
      </w:ins>
      <w:proofErr w:type="spellStart"/>
      <w:r w:rsidRPr="00FB2207">
        <w:rPr>
          <w:i/>
        </w:rPr>
        <w:t>λ</w:t>
      </w:r>
      <w:r w:rsidRPr="00FB2207">
        <w:rPr>
          <w:i/>
          <w:vertAlign w:val="subscript"/>
        </w:rPr>
        <w:t>ex</w:t>
      </w:r>
      <w:proofErr w:type="spellEnd"/>
      <w:r w:rsidRPr="00FB2207">
        <w:rPr>
          <w:i/>
        </w:rPr>
        <w:t xml:space="preserve"> = 660 nm</w:t>
      </w:r>
      <w:r w:rsidRPr="00FB2207">
        <w:t xml:space="preserve">) that is </w:t>
      </w:r>
      <w:del w:id="103" w:author="Christoph" w:date="2017-03-23T21:47:00Z">
        <w:r w:rsidRPr="00FB2207" w:rsidDel="00FB4897">
          <w:delText>made incident</w:delText>
        </w:r>
      </w:del>
      <w:ins w:id="104" w:author="Christoph" w:date="2017-03-23T21:47:00Z">
        <w:r w:rsidR="00FB4897">
          <w:t>focused</w:t>
        </w:r>
      </w:ins>
      <w:r w:rsidRPr="00FB2207">
        <w:t xml:space="preserve"> on the studied sample through a </w:t>
      </w:r>
      <w:r w:rsidRPr="00FB2207">
        <w:rPr>
          <w:i/>
        </w:rPr>
        <w:t>100X</w:t>
      </w:r>
      <w:r w:rsidRPr="00FB2207">
        <w:t xml:space="preserve">, </w:t>
      </w:r>
      <w:r w:rsidRPr="00FB2207">
        <w:rPr>
          <w:i/>
        </w:rPr>
        <w:t xml:space="preserve">NA = 0.8 </w:t>
      </w:r>
      <w:r w:rsidRPr="00FB2207">
        <w:t>microscope objective</w:t>
      </w:r>
      <w:ins w:id="105" w:author="Sarah Lindner" w:date="2017-02-02T16:39:00Z">
        <w:r w:rsidR="007550B6">
          <w:t xml:space="preserve"> to study the fluorescence of </w:t>
        </w:r>
      </w:ins>
      <w:proofErr w:type="spellStart"/>
      <w:ins w:id="106" w:author="Sarah Lindner" w:date="2017-02-02T16:40:00Z">
        <w:r w:rsidR="007550B6">
          <w:t>SiV</w:t>
        </w:r>
        <w:proofErr w:type="spellEnd"/>
        <w:r w:rsidR="007550B6">
          <w:t xml:space="preserve"> centers in diamond</w:t>
        </w:r>
      </w:ins>
      <w:r w:rsidRPr="00FE4C16">
        <w:t xml:space="preserve">. </w:t>
      </w:r>
      <w:ins w:id="107" w:author="Sarah Lindner" w:date="2017-02-02T16:48:00Z">
        <w:r w:rsidR="00C341FD">
          <w:t>The same objective serves to collect light stemming from the sample</w:t>
        </w:r>
      </w:ins>
      <w:ins w:id="108" w:author="Sarah Lindner" w:date="2017-02-02T17:24:00Z">
        <w:r w:rsidR="0078595E">
          <w:t xml:space="preserve">. </w:t>
        </w:r>
      </w:ins>
      <w:ins w:id="109" w:author="Sarah Lindner" w:date="2017-02-02T18:13:00Z">
        <w:r w:rsidR="00961F07">
          <w:t>The collected light can be guided to a CCD camera, avalanche photo diodes (APDs), or a spectrometer.</w:t>
        </w:r>
      </w:ins>
    </w:p>
    <w:p w:rsidR="007B079A" w:rsidRDefault="0078595E" w:rsidP="007B079A">
      <w:pPr>
        <w:ind w:firstLine="284"/>
        <w:jc w:val="both"/>
        <w:rPr>
          <w:ins w:id="110" w:author="Sarah Lindner" w:date="2017-02-02T18:04:00Z"/>
        </w:rPr>
      </w:pPr>
      <w:commentRangeStart w:id="111"/>
      <w:ins w:id="112" w:author="Sarah Lindner" w:date="2017-02-02T17:27:00Z">
        <w:r>
          <w:t xml:space="preserve">To </w:t>
        </w:r>
      </w:ins>
      <w:ins w:id="113" w:author="Sarah Lindner" w:date="2017-02-02T18:07:00Z">
        <w:r w:rsidR="007B079A">
          <w:t>identify</w:t>
        </w:r>
      </w:ins>
      <w:ins w:id="114" w:author="Sarah Lindner" w:date="2017-02-02T18:06:00Z">
        <w:r w:rsidR="007B079A">
          <w:t xml:space="preserve"> the </w:t>
        </w:r>
        <w:proofErr w:type="spellStart"/>
        <w:r w:rsidR="007B079A">
          <w:t>nanodiamonds</w:t>
        </w:r>
        <w:proofErr w:type="spellEnd"/>
        <w:r w:rsidR="007B079A">
          <w:t xml:space="preserve"> on</w:t>
        </w:r>
      </w:ins>
      <w:ins w:id="115" w:author="Sarah Lindner" w:date="2017-02-02T17:27:00Z">
        <w:r>
          <w:t xml:space="preserve"> the sample surface</w:t>
        </w:r>
      </w:ins>
      <w:ins w:id="116" w:author="Sarah Lindner" w:date="2017-02-02T18:07:00Z">
        <w:r w:rsidR="007B079A">
          <w:t>, the sample is illuminated with</w:t>
        </w:r>
      </w:ins>
      <w:ins w:id="117" w:author="Sarah Lindner" w:date="2017-02-02T17:27:00Z">
        <w:r>
          <w:t xml:space="preserve"> </w:t>
        </w:r>
      </w:ins>
      <w:ins w:id="118" w:author="Sarah Lindner" w:date="2017-02-02T18:07:00Z">
        <w:r w:rsidR="00AD77D1">
          <w:t xml:space="preserve">diffuse </w:t>
        </w:r>
      </w:ins>
      <w:ins w:id="119" w:author="Sarah Lindner" w:date="2017-02-02T17:27:00Z">
        <w:r>
          <w:t xml:space="preserve">white light </w:t>
        </w:r>
      </w:ins>
      <w:ins w:id="120" w:author="Sarah Lindner" w:date="2017-02-02T18:07:00Z">
        <w:r w:rsidR="007B079A">
          <w:t xml:space="preserve">and </w:t>
        </w:r>
      </w:ins>
      <w:ins w:id="121" w:author="Sarah Lindner" w:date="2017-02-02T17:28:00Z">
        <w:r>
          <w:t>t</w:t>
        </w:r>
      </w:ins>
      <w:ins w:id="122" w:author="Sarah Lindner" w:date="2017-02-02T17:24:00Z">
        <w:r>
          <w:t>he</w:t>
        </w:r>
      </w:ins>
      <w:ins w:id="123" w:author="Sarah Lindner" w:date="2017-02-02T17:28:00Z">
        <w:r>
          <w:t xml:space="preserve"> collected</w:t>
        </w:r>
      </w:ins>
      <w:ins w:id="124" w:author="Sarah Lindner" w:date="2017-02-02T17:24:00Z">
        <w:r>
          <w:t xml:space="preserve"> light is </w:t>
        </w:r>
      </w:ins>
      <w:ins w:id="125" w:author="Sarah Lindner" w:date="2017-02-02T17:23:00Z">
        <w:r>
          <w:t xml:space="preserve">guided to </w:t>
        </w:r>
        <w:r w:rsidR="007B079A">
          <w:t>a C</w:t>
        </w:r>
      </w:ins>
      <w:ins w:id="126" w:author="Sarah Lindner" w:date="2017-02-02T18:05:00Z">
        <w:r w:rsidR="007B079A">
          <w:t>C</w:t>
        </w:r>
      </w:ins>
      <w:ins w:id="127" w:author="Sarah Lindner" w:date="2017-02-02T17:23:00Z">
        <w:r>
          <w:t>D camera</w:t>
        </w:r>
      </w:ins>
      <w:ins w:id="128" w:author="Sarah Lindner" w:date="2017-02-02T17:28:00Z">
        <w:r>
          <w:t xml:space="preserve">. </w:t>
        </w:r>
      </w:ins>
      <w:commentRangeEnd w:id="111"/>
      <w:r w:rsidR="00E36ED0">
        <w:rPr>
          <w:rStyle w:val="Kommentarzeichen"/>
        </w:rPr>
        <w:commentReference w:id="111"/>
      </w:r>
      <w:ins w:id="129" w:author="Sarah Lindner" w:date="2017-02-02T18:04:00Z">
        <w:r w:rsidR="007B079A" w:rsidRPr="00FE4C16">
          <w:t>The optical image in Fig. 1</w:t>
        </w:r>
      </w:ins>
      <w:ins w:id="130" w:author="Sarah Lindner" w:date="2017-02-03T15:40:00Z">
        <w:r w:rsidR="00125353">
          <w:t>b</w:t>
        </w:r>
      </w:ins>
      <w:ins w:id="131" w:author="Sarah Lindner" w:date="2017-02-02T18:04:00Z">
        <w:r w:rsidR="007B079A" w:rsidRPr="00FE4C16">
          <w:t xml:space="preserve"> shows </w:t>
        </w:r>
        <w:r w:rsidR="007B079A">
          <w:t>a picture of the sample surface under white light illumination. W</w:t>
        </w:r>
        <w:r w:rsidR="007B079A" w:rsidRPr="00FE4C16">
          <w:t xml:space="preserve">hite spots correspond to </w:t>
        </w:r>
        <w:proofErr w:type="spellStart"/>
        <w:r w:rsidR="007B079A" w:rsidRPr="00FE4C16">
          <w:t>nanodiamonds</w:t>
        </w:r>
        <w:proofErr w:type="spellEnd"/>
        <w:r w:rsidR="007B079A" w:rsidRPr="00FE4C16">
          <w:t xml:space="preserve"> that might contain </w:t>
        </w:r>
        <w:proofErr w:type="spellStart"/>
        <w:r w:rsidR="007B079A" w:rsidRPr="00FE4C16">
          <w:t>SiV</w:t>
        </w:r>
        <w:proofErr w:type="spellEnd"/>
        <w:r w:rsidR="007B079A" w:rsidRPr="00FE4C16">
          <w:t xml:space="preserve"> centers. They appear as bright spots due to the scattering caused by the white light illumination. The two bright lines correspond to two cross</w:t>
        </w:r>
        <w:r w:rsidR="007B079A">
          <w:t xml:space="preserve"> markers</w:t>
        </w:r>
        <w:r w:rsidR="007B079A" w:rsidRPr="00FE4C16">
          <w:t xml:space="preserve"> that were previously engraved on the surface of the sample</w:t>
        </w:r>
        <w:del w:id="132" w:author="Christoph" w:date="2017-03-23T21:49:00Z">
          <w:r w:rsidR="007B079A" w:rsidRPr="00FE4C16" w:rsidDel="00E36ED0">
            <w:delText xml:space="preserve"> as references for locating specific nanodiamonds later on</w:delText>
          </w:r>
        </w:del>
        <w:r w:rsidR="007B079A" w:rsidRPr="00FE4C16">
          <w:t>.</w:t>
        </w:r>
      </w:ins>
    </w:p>
    <w:p w:rsidR="00C341FD" w:rsidRDefault="00D52A19" w:rsidP="00D52A19">
      <w:pPr>
        <w:ind w:firstLine="284"/>
        <w:jc w:val="both"/>
        <w:rPr>
          <w:ins w:id="133" w:author="Sarah Lindner" w:date="2017-02-02T16:44:00Z"/>
        </w:rPr>
      </w:pPr>
      <w:del w:id="134" w:author="Sarah Lindner" w:date="2017-02-02T16:50:00Z">
        <w:r w:rsidRPr="00FE4C16" w:rsidDel="00C341FD">
          <w:delText xml:space="preserve">The </w:delText>
        </w:r>
      </w:del>
      <w:del w:id="135" w:author="Sarah Lindner" w:date="2017-02-02T16:47:00Z">
        <w:r w:rsidRPr="00FE4C16" w:rsidDel="00C341FD">
          <w:delText xml:space="preserve">emitted signal </w:delText>
        </w:r>
      </w:del>
      <w:del w:id="136" w:author="Sarah Lindner" w:date="2017-02-02T16:50:00Z">
        <w:r w:rsidRPr="00FE4C16" w:rsidDel="00C341FD">
          <w:delText xml:space="preserve">is collected through the same objective and directed to a silicon CCD camera and a spectrometer. </w:delText>
        </w:r>
      </w:del>
    </w:p>
    <w:p w:rsidR="00125353" w:rsidRDefault="00D52A19" w:rsidP="00EF3DFA">
      <w:pPr>
        <w:ind w:firstLine="284"/>
        <w:jc w:val="both"/>
        <w:rPr>
          <w:ins w:id="137" w:author="Sarah Lindner" w:date="2017-02-03T15:36:00Z"/>
        </w:rPr>
      </w:pPr>
      <w:del w:id="138" w:author="Sarah Lindner" w:date="2017-02-02T18:04:00Z">
        <w:r w:rsidRPr="00FE4C16" w:rsidDel="007B079A">
          <w:delText>The optical image in Fig. 1</w:delText>
        </w:r>
        <w:r w:rsidDel="007B079A">
          <w:delText>a</w:delText>
        </w:r>
        <w:r w:rsidRPr="00FE4C16" w:rsidDel="007B079A">
          <w:delText xml:space="preserve"> shows </w:delText>
        </w:r>
      </w:del>
      <w:del w:id="139" w:author="Sarah Lindner" w:date="2017-02-02T16:50:00Z">
        <w:r w:rsidRPr="00FE4C16" w:rsidDel="00C341FD">
          <w:delText>w</w:delText>
        </w:r>
      </w:del>
      <w:del w:id="140" w:author="Sarah Lindner" w:date="2017-02-02T18:04:00Z">
        <w:r w:rsidRPr="00FE4C16" w:rsidDel="007B079A">
          <w:delText>hite spots correspond</w:delText>
        </w:r>
      </w:del>
      <w:del w:id="141" w:author="Sarah Lindner" w:date="2017-02-02T16:51:00Z">
        <w:r w:rsidRPr="00FE4C16" w:rsidDel="00C341FD">
          <w:delText>in</w:delText>
        </w:r>
      </w:del>
      <w:del w:id="142" w:author="Sarah Lindner" w:date="2017-02-02T16:50:00Z">
        <w:r w:rsidRPr="00FE4C16" w:rsidDel="00C341FD">
          <w:delText>g</w:delText>
        </w:r>
      </w:del>
      <w:del w:id="143" w:author="Sarah Lindner" w:date="2017-02-02T18:04:00Z">
        <w:r w:rsidRPr="00FE4C16" w:rsidDel="007B079A">
          <w:delText xml:space="preserve"> to nanodiamonds that might contain SiV centers. They appear as bright spots due to the scattering caused by the white light illumination. The two bright lines correspond to two cross</w:delText>
        </w:r>
      </w:del>
      <w:del w:id="144" w:author="Sarah Lindner" w:date="2017-02-02T16:52:00Z">
        <w:r w:rsidRPr="00FE4C16" w:rsidDel="00DA487E">
          <w:delText>es</w:delText>
        </w:r>
      </w:del>
      <w:del w:id="145" w:author="Sarah Lindner" w:date="2017-02-02T18:04:00Z">
        <w:r w:rsidRPr="00FE4C16" w:rsidDel="007B079A">
          <w:delText xml:space="preserve"> that were previously engraved on the surface of the sample </w:delText>
        </w:r>
      </w:del>
      <w:del w:id="146" w:author="Sarah Lindner" w:date="2017-02-02T16:52:00Z">
        <w:r w:rsidRPr="00FE4C16" w:rsidDel="00DA487E">
          <w:delText xml:space="preserve">before the deposition of the solution and serve </w:delText>
        </w:r>
      </w:del>
      <w:del w:id="147" w:author="Sarah Lindner" w:date="2017-02-02T18:04:00Z">
        <w:r w:rsidRPr="00FE4C16" w:rsidDel="007B079A">
          <w:delText>as references for locating specific nanodiamonds later on.</w:delText>
        </w:r>
      </w:del>
    </w:p>
    <w:p w:rsidR="00D52A19" w:rsidRDefault="00D52A19" w:rsidP="00656165">
      <w:pPr>
        <w:ind w:firstLine="284"/>
        <w:jc w:val="both"/>
      </w:pPr>
      <w:r w:rsidRPr="00FE4C16">
        <w:t xml:space="preserve">In order to test the presence of </w:t>
      </w:r>
      <w:proofErr w:type="spellStart"/>
      <w:r w:rsidRPr="00FE4C16">
        <w:t>SiV</w:t>
      </w:r>
      <w:proofErr w:type="spellEnd"/>
      <w:r w:rsidRPr="00FE4C16">
        <w:t xml:space="preserve"> centers in the </w:t>
      </w:r>
      <w:proofErr w:type="spellStart"/>
      <w:r w:rsidRPr="00FE4C16">
        <w:t>nanodiamonds</w:t>
      </w:r>
      <w:proofErr w:type="spellEnd"/>
      <w:ins w:id="148" w:author="Sarah Lindner" w:date="2017-02-02T18:01:00Z">
        <w:r w:rsidR="007B079A">
          <w:t xml:space="preserve"> and to pre-select </w:t>
        </w:r>
        <w:proofErr w:type="spellStart"/>
        <w:r w:rsidR="007B079A">
          <w:t>nanodiamonds</w:t>
        </w:r>
        <w:proofErr w:type="spellEnd"/>
        <w:r w:rsidR="007B079A">
          <w:t xml:space="preserve"> hosting </w:t>
        </w:r>
        <w:proofErr w:type="spellStart"/>
        <w:r w:rsidR="007B079A">
          <w:t>SiV</w:t>
        </w:r>
        <w:proofErr w:type="spellEnd"/>
        <w:r w:rsidR="007B079A">
          <w:t xml:space="preserve"> centers with desired optical properties, such as narrow </w:t>
        </w:r>
        <w:proofErr w:type="spellStart"/>
        <w:r w:rsidR="007B079A">
          <w:t>linewidth</w:t>
        </w:r>
        <w:proofErr w:type="spellEnd"/>
        <w:r w:rsidR="007B079A">
          <w:t xml:space="preserve"> and high </w:t>
        </w:r>
        <w:proofErr w:type="spellStart"/>
        <w:r w:rsidR="007B079A">
          <w:t>countrates</w:t>
        </w:r>
      </w:ins>
      <w:proofErr w:type="spellEnd"/>
      <w:r w:rsidRPr="00FE4C16">
        <w:t xml:space="preserve">, </w:t>
      </w:r>
      <w:ins w:id="149" w:author="Sarah Lindner" w:date="2017-02-02T18:09:00Z">
        <w:r w:rsidR="004B4376">
          <w:t>the sample is excited with the red laser and</w:t>
        </w:r>
      </w:ins>
      <w:ins w:id="150" w:author="Christoph" w:date="2017-03-23T21:52:00Z">
        <w:r w:rsidR="00053A74">
          <w:t xml:space="preserve"> photoluminescence</w:t>
        </w:r>
      </w:ins>
      <w:ins w:id="151" w:author="Sarah Lindner" w:date="2017-02-02T18:09:00Z">
        <w:r w:rsidR="004B4376">
          <w:t xml:space="preserve"> </w:t>
        </w:r>
      </w:ins>
      <w:ins w:id="152" w:author="Christoph" w:date="2017-03-23T21:52:00Z">
        <w:r w:rsidR="00053A74">
          <w:t>(</w:t>
        </w:r>
      </w:ins>
      <w:r w:rsidRPr="00FE4C16">
        <w:t>PL</w:t>
      </w:r>
      <w:ins w:id="153" w:author="Christoph" w:date="2017-03-23T21:53:00Z">
        <w:r w:rsidR="00053A74">
          <w:t>)</w:t>
        </w:r>
      </w:ins>
      <w:r w:rsidRPr="00FE4C16">
        <w:t xml:space="preserve"> scans </w:t>
      </w:r>
      <w:ins w:id="154" w:author="Sarah Lindner" w:date="2017-02-02T18:01:00Z">
        <w:r w:rsidR="007B079A">
          <w:t xml:space="preserve">and spectra </w:t>
        </w:r>
      </w:ins>
      <w:del w:id="155" w:author="Sarah Lindner" w:date="2017-02-02T18:10:00Z">
        <w:r w:rsidRPr="00FE4C16" w:rsidDel="004B4376">
          <w:delText>were</w:delText>
        </w:r>
      </w:del>
      <w:r w:rsidRPr="00FE4C16">
        <w:t xml:space="preserve"> </w:t>
      </w:r>
      <w:ins w:id="156" w:author="Sarah Lindner" w:date="2017-02-02T18:11:00Z">
        <w:r w:rsidR="004B4376">
          <w:t xml:space="preserve">are </w:t>
        </w:r>
      </w:ins>
      <w:ins w:id="157" w:author="Sarah Lindner" w:date="2017-02-02T18:02:00Z">
        <w:r w:rsidR="007B079A">
          <w:t>recorded</w:t>
        </w:r>
      </w:ins>
      <w:ins w:id="158" w:author="Sarah Lindner" w:date="2017-02-02T18:11:00Z">
        <w:r w:rsidR="00656165">
          <w:t>. A</w:t>
        </w:r>
        <w:r w:rsidR="00656165" w:rsidRPr="00FB2207">
          <w:t xml:space="preserve"> long pass filter (</w:t>
        </w:r>
        <w:r w:rsidR="00656165" w:rsidRPr="00FB2207">
          <w:rPr>
            <w:i/>
          </w:rPr>
          <w:t>λ = 720 nm</w:t>
        </w:r>
        <w:r w:rsidR="00656165" w:rsidRPr="00FB2207">
          <w:t xml:space="preserve">) is placed </w:t>
        </w:r>
        <w:r w:rsidR="00656165">
          <w:t xml:space="preserve">in the detection path to suppress any signal </w:t>
        </w:r>
        <w:proofErr w:type="gramStart"/>
        <w:r w:rsidR="00656165">
          <w:t>stemming  from</w:t>
        </w:r>
        <w:proofErr w:type="gramEnd"/>
        <w:r w:rsidR="00656165">
          <w:t xml:space="preserve"> the laser.</w:t>
        </w:r>
      </w:ins>
      <w:del w:id="159" w:author="Sarah Lindner" w:date="2017-02-02T18:01:00Z">
        <w:r w:rsidRPr="00FE4C16" w:rsidDel="007B079A">
          <w:delText>performed on the sample</w:delText>
        </w:r>
      </w:del>
      <w:del w:id="160" w:author="Sarah Lindner" w:date="2017-02-02T17:31:00Z">
        <w:r w:rsidRPr="00FE4C16" w:rsidDel="00EF13E2">
          <w:delText xml:space="preserve"> where</w:delText>
        </w:r>
      </w:del>
      <w:ins w:id="161" w:author="Sarah Lindner" w:date="2017-02-02T17:31:00Z">
        <w:r w:rsidR="00EF13E2">
          <w:t xml:space="preserve">. </w:t>
        </w:r>
      </w:ins>
      <w:ins w:id="162" w:author="Sarah Lindner" w:date="2017-02-02T18:02:00Z">
        <w:r w:rsidR="007B079A">
          <w:t>During the PL scan</w:t>
        </w:r>
      </w:ins>
      <w:ins w:id="163" w:author="Sarah Lindner" w:date="2017-02-02T17:38:00Z">
        <w:r w:rsidR="00777F6B">
          <w:t>,</w:t>
        </w:r>
      </w:ins>
      <w:r w:rsidRPr="00FE4C16">
        <w:t xml:space="preserve"> the laser spot scans the surface and the emitted PL is recorded</w:t>
      </w:r>
      <w:ins w:id="164" w:author="Sarah Lindner" w:date="2017-02-02T17:34:00Z">
        <w:r w:rsidR="008D4AD9">
          <w:t xml:space="preserve"> by the APD</w:t>
        </w:r>
      </w:ins>
      <w:r w:rsidRPr="00FE4C16">
        <w:t>.</w:t>
      </w:r>
      <w:ins w:id="165" w:author="Sarah Lindner" w:date="2017-02-02T17:40:00Z">
        <w:r w:rsidR="00777F6B" w:rsidRPr="00777F6B">
          <w:t xml:space="preserve"> </w:t>
        </w:r>
      </w:ins>
      <w:ins w:id="166" w:author="Sarah Lindner" w:date="2017-02-02T17:35:00Z">
        <w:r w:rsidR="00777F6B">
          <w:t>In front of the APD a 730-750nm bandpass filter is installed.</w:t>
        </w:r>
      </w:ins>
      <w:r w:rsidRPr="00FE4C16">
        <w:t xml:space="preserve"> </w:t>
      </w:r>
      <w:ins w:id="167" w:author="Sarah Lindner" w:date="2017-02-02T17:36:00Z">
        <w:r w:rsidR="00777F6B">
          <w:t xml:space="preserve">The center wavelength of the </w:t>
        </w:r>
      </w:ins>
      <w:ins w:id="168" w:author="Sarah Lindner" w:date="2017-02-02T17:37:00Z">
        <w:r w:rsidR="00777F6B">
          <w:t xml:space="preserve">zero-phonon line of </w:t>
        </w:r>
        <w:proofErr w:type="gramStart"/>
        <w:r w:rsidR="00777F6B">
          <w:t>an</w:t>
        </w:r>
        <w:proofErr w:type="gramEnd"/>
        <w:r w:rsidR="00777F6B">
          <w:t xml:space="preserve"> </w:t>
        </w:r>
        <w:proofErr w:type="spellStart"/>
        <w:r w:rsidR="00777F6B">
          <w:t>SiV</w:t>
        </w:r>
        <w:proofErr w:type="spellEnd"/>
        <w:r w:rsidR="00777F6B">
          <w:t xml:space="preserve"> center is located </w:t>
        </w:r>
        <w:r w:rsidR="00777F6B" w:rsidRPr="00FB2207">
          <w:t xml:space="preserve">at around </w:t>
        </w:r>
        <w:r w:rsidR="00777F6B">
          <w:rPr>
            <w:i/>
          </w:rPr>
          <w:t>73</w:t>
        </w:r>
      </w:ins>
      <w:ins w:id="169" w:author="Sarah Lindner" w:date="2017-02-03T14:27:00Z">
        <w:r w:rsidR="0081133D">
          <w:rPr>
            <w:i/>
          </w:rPr>
          <w:t>8</w:t>
        </w:r>
      </w:ins>
      <w:ins w:id="170" w:author="Sarah Lindner" w:date="2017-02-02T17:37:00Z">
        <w:r w:rsidR="00777F6B">
          <w:rPr>
            <w:i/>
          </w:rPr>
          <w:t xml:space="preserve"> nm.</w:t>
        </w:r>
        <w:r w:rsidR="00777F6B">
          <w:t xml:space="preserve"> Therefore, </w:t>
        </w:r>
      </w:ins>
      <w:del w:id="171" w:author="Sarah Lindner" w:date="2017-02-02T17:38:00Z">
        <w:r w:rsidRPr="00FE4C16" w:rsidDel="00777F6B">
          <w:delText>I</w:delText>
        </w:r>
      </w:del>
      <w:ins w:id="172" w:author="Sarah Lindner" w:date="2017-02-02T17:38:00Z">
        <w:r w:rsidR="00777F6B">
          <w:t>i</w:t>
        </w:r>
      </w:ins>
      <w:r w:rsidRPr="00FE4C16">
        <w:t xml:space="preserve">f a </w:t>
      </w:r>
      <w:proofErr w:type="spellStart"/>
      <w:r w:rsidRPr="00FE4C16">
        <w:t>nanodiamond</w:t>
      </w:r>
      <w:proofErr w:type="spellEnd"/>
      <w:r w:rsidRPr="00FE4C16">
        <w:t xml:space="preserve"> contains </w:t>
      </w:r>
      <w:proofErr w:type="gramStart"/>
      <w:r w:rsidRPr="00FE4C16">
        <w:t>an</w:t>
      </w:r>
      <w:proofErr w:type="gramEnd"/>
      <w:r w:rsidRPr="00FE4C16">
        <w:t xml:space="preserve"> </w:t>
      </w:r>
      <w:proofErr w:type="spellStart"/>
      <w:r w:rsidRPr="00FE4C16">
        <w:t>SiV</w:t>
      </w:r>
      <w:proofErr w:type="spellEnd"/>
      <w:r w:rsidRPr="00FE4C16">
        <w:t xml:space="preserve"> center, </w:t>
      </w:r>
      <w:r>
        <w:t xml:space="preserve">its emission </w:t>
      </w:r>
      <w:del w:id="173" w:author="Sarah Lindner" w:date="2017-02-02T17:38:00Z">
        <w:r w:rsidDel="00777F6B">
          <w:delText>peak will be</w:delText>
        </w:r>
        <w:r w:rsidRPr="00FE4C16" w:rsidDel="00777F6B">
          <w:delText xml:space="preserve"> </w:delText>
        </w:r>
        <w:r w:rsidRPr="00FB2207" w:rsidDel="00777F6B">
          <w:delText xml:space="preserve">located at around </w:delText>
        </w:r>
        <w:r w:rsidRPr="00FB2207" w:rsidDel="00777F6B">
          <w:rPr>
            <w:i/>
          </w:rPr>
          <w:delText>737 nm</w:delText>
        </w:r>
        <w:r w:rsidRPr="00FB2207" w:rsidDel="00777F6B">
          <w:delText xml:space="preserve"> which</w:delText>
        </w:r>
      </w:del>
      <w:ins w:id="174" w:author="Sarah Lindner" w:date="2017-02-02T17:38:00Z">
        <w:r w:rsidR="00777F6B">
          <w:t xml:space="preserve"> will</w:t>
        </w:r>
      </w:ins>
      <w:r w:rsidRPr="00FB2207">
        <w:t xml:space="preserve"> results in a bright spot in the PL scan. </w:t>
      </w:r>
      <w:del w:id="175" w:author="Sarah Lindner" w:date="2017-02-02T17:41:00Z">
        <w:r w:rsidRPr="00FB2207" w:rsidDel="00777F6B">
          <w:delText>A long pass filter (</w:delText>
        </w:r>
        <w:r w:rsidRPr="00FB2207" w:rsidDel="00777F6B">
          <w:rPr>
            <w:i/>
          </w:rPr>
          <w:delText>λ = 720 nm</w:delText>
        </w:r>
        <w:r w:rsidRPr="00FB2207" w:rsidDel="00777F6B">
          <w:delText xml:space="preserve">) is placed </w:delText>
        </w:r>
        <w:r w:rsidDel="00777F6B">
          <w:delText xml:space="preserve">at the entrance of the spectrometer to eliminate any signal coming from the laser. </w:delText>
        </w:r>
      </w:del>
      <w:r>
        <w:t>Fig. 1</w:t>
      </w:r>
      <w:ins w:id="176" w:author="Sarah Lindner" w:date="2017-02-03T15:41:00Z">
        <w:r w:rsidR="00125353">
          <w:t>c</w:t>
        </w:r>
      </w:ins>
      <w:del w:id="177" w:author="Sarah Lindner" w:date="2017-02-03T15:41:00Z">
        <w:r w:rsidDel="00125353">
          <w:delText>b</w:delText>
        </w:r>
      </w:del>
      <w:r>
        <w:t xml:space="preserve"> </w:t>
      </w:r>
      <w:r>
        <w:lastRenderedPageBreak/>
        <w:t xml:space="preserve">shows an example of a PL scan where bright spots (highlighted by the red </w:t>
      </w:r>
      <w:commentRangeStart w:id="178"/>
      <w:r>
        <w:t>circles</w:t>
      </w:r>
      <w:commentRangeEnd w:id="178"/>
      <w:r w:rsidR="00053A74">
        <w:rPr>
          <w:rStyle w:val="Kommentarzeichen"/>
        </w:rPr>
        <w:commentReference w:id="178"/>
      </w:r>
      <w:r>
        <w:t xml:space="preserve">) correspond to </w:t>
      </w:r>
      <w:proofErr w:type="spellStart"/>
      <w:r>
        <w:t>nanodiamonds</w:t>
      </w:r>
      <w:proofErr w:type="spellEnd"/>
      <w:r>
        <w:t xml:space="preserve"> </w:t>
      </w:r>
      <w:del w:id="179" w:author="Christoph" w:date="2017-03-23T21:54:00Z">
        <w:r w:rsidDel="00EC41B9">
          <w:delText xml:space="preserve">that act as potential candidates for hosting </w:delText>
        </w:r>
      </w:del>
      <w:ins w:id="180" w:author="Christoph" w:date="2017-03-23T21:54:00Z">
        <w:r w:rsidR="00EC41B9">
          <w:t xml:space="preserve">with PL in the </w:t>
        </w:r>
      </w:ins>
      <w:proofErr w:type="spellStart"/>
      <w:r>
        <w:t>SiV</w:t>
      </w:r>
      <w:proofErr w:type="spellEnd"/>
      <w:r>
        <w:t xml:space="preserve"> center</w:t>
      </w:r>
      <w:del w:id="181" w:author="Christoph" w:date="2017-03-23T21:54:00Z">
        <w:r w:rsidDel="00EC41B9">
          <w:delText>s</w:delText>
        </w:r>
      </w:del>
      <w:ins w:id="182" w:author="Christoph" w:date="2017-03-23T21:54:00Z">
        <w:r w:rsidR="00EC41B9">
          <w:t xml:space="preserve"> spectral range</w:t>
        </w:r>
      </w:ins>
      <w:r>
        <w:t xml:space="preserve">. </w:t>
      </w:r>
      <w:r w:rsidRPr="00FE4C16">
        <w:t>To</w:t>
      </w:r>
      <w:r>
        <w:t xml:space="preserve"> further</w:t>
      </w:r>
      <w:r w:rsidRPr="00FE4C16">
        <w:t xml:space="preserve"> </w:t>
      </w:r>
      <w:r w:rsidRPr="00FB2207">
        <w:t xml:space="preserve">verify the presence of </w:t>
      </w:r>
      <w:proofErr w:type="spellStart"/>
      <w:r w:rsidRPr="00FB2207">
        <w:t>SiV</w:t>
      </w:r>
      <w:proofErr w:type="spellEnd"/>
      <w:r w:rsidRPr="00FB2207">
        <w:t xml:space="preserve"> centers, PL spectra at room temperature are recorded. </w:t>
      </w:r>
      <w:del w:id="183" w:author="Christoph" w:date="2017-03-23T21:57:00Z">
        <w:r w:rsidRPr="00FB2207" w:rsidDel="004852AC">
          <w:delText xml:space="preserve">As seen in </w:delText>
        </w:r>
      </w:del>
      <w:r w:rsidRPr="00FB2207">
        <w:t>Fig. 2</w:t>
      </w:r>
      <w:ins w:id="184" w:author="Christoph" w:date="2017-03-23T21:57:00Z">
        <w:r w:rsidR="004852AC">
          <w:t xml:space="preserve"> shows a representative spectrum</w:t>
        </w:r>
      </w:ins>
      <w:del w:id="185" w:author="Christoph" w:date="2017-03-23T21:57:00Z">
        <w:r w:rsidRPr="00FB2207" w:rsidDel="004852AC">
          <w:delText>,</w:delText>
        </w:r>
      </w:del>
      <w:ins w:id="186" w:author="Christoph" w:date="2017-03-23T21:57:00Z">
        <w:r w:rsidR="004852AC">
          <w:t xml:space="preserve"> where</w:t>
        </w:r>
      </w:ins>
      <w:r w:rsidRPr="00FB2207">
        <w:t xml:space="preserve"> the intense narrow peak </w:t>
      </w:r>
      <w:ins w:id="187" w:author="Sarah Lindner" w:date="2017-02-02T17:42:00Z">
        <w:r w:rsidR="00A14269">
          <w:t>(</w:t>
        </w:r>
        <w:r w:rsidR="00A14269" w:rsidRPr="00FB2207">
          <w:rPr>
            <w:i/>
          </w:rPr>
          <w:t xml:space="preserve">λ = </w:t>
        </w:r>
      </w:ins>
      <w:ins w:id="188" w:author="Sarah Lindner" w:date="2017-02-03T14:25:00Z">
        <w:r w:rsidR="00757701">
          <w:rPr>
            <w:i/>
          </w:rPr>
          <w:t>738.5</w:t>
        </w:r>
      </w:ins>
      <w:ins w:id="189" w:author="Sarah Lindner" w:date="2017-02-03T14:26:00Z">
        <w:r w:rsidR="0059253F">
          <w:rPr>
            <w:i/>
          </w:rPr>
          <w:t>5</w:t>
        </w:r>
      </w:ins>
      <w:ins w:id="190" w:author="Sarah Lindner" w:date="2017-02-02T17:42:00Z">
        <w:r w:rsidR="00A14269" w:rsidRPr="00FB2207">
          <w:rPr>
            <w:i/>
          </w:rPr>
          <w:t xml:space="preserve"> </w:t>
        </w:r>
      </w:ins>
      <w:ins w:id="191" w:author="Sarah Lindner" w:date="2017-02-03T14:26:00Z">
        <w:r w:rsidR="0059253F">
          <w:rPr>
            <w:rFonts w:cstheme="minorHAnsi"/>
            <w:i/>
          </w:rPr>
          <w:t>±</w:t>
        </w:r>
        <w:commentRangeStart w:id="192"/>
        <w:r w:rsidR="0059253F">
          <w:rPr>
            <w:i/>
          </w:rPr>
          <w:t>0.01</w:t>
        </w:r>
      </w:ins>
      <w:ins w:id="193" w:author="Sarah Lindner" w:date="2017-02-02T17:42:00Z">
        <w:r w:rsidR="00A14269" w:rsidRPr="00FB2207">
          <w:rPr>
            <w:i/>
          </w:rPr>
          <w:t>nm</w:t>
        </w:r>
      </w:ins>
      <w:commentRangeEnd w:id="192"/>
      <w:r w:rsidR="004852AC">
        <w:rPr>
          <w:rStyle w:val="Kommentarzeichen"/>
        </w:rPr>
        <w:commentReference w:id="192"/>
      </w:r>
      <w:ins w:id="194" w:author="Sarah Lindner" w:date="2017-02-02T17:42:00Z">
        <w:r w:rsidR="00A14269">
          <w:rPr>
            <w:i/>
          </w:rPr>
          <w:t>,</w:t>
        </w:r>
      </w:ins>
      <w:ins w:id="195" w:author="Sarah Lindner" w:date="2017-02-02T17:43:00Z">
        <w:r w:rsidR="00A14269" w:rsidRPr="00A14269">
          <w:rPr>
            <w:i/>
          </w:rPr>
          <w:t xml:space="preserve"> </w:t>
        </w:r>
        <w:proofErr w:type="spellStart"/>
        <w:r w:rsidR="00A14269">
          <w:rPr>
            <w:rFonts w:cstheme="minorHAnsi"/>
            <w:i/>
          </w:rPr>
          <w:t>Δ</w:t>
        </w:r>
        <w:r w:rsidR="00A14269" w:rsidRPr="00FB2207">
          <w:rPr>
            <w:i/>
          </w:rPr>
          <w:t>λ</w:t>
        </w:r>
        <w:proofErr w:type="spellEnd"/>
        <w:r w:rsidR="00A14269" w:rsidRPr="00FB2207">
          <w:rPr>
            <w:i/>
          </w:rPr>
          <w:t xml:space="preserve"> = </w:t>
        </w:r>
      </w:ins>
      <w:ins w:id="196" w:author="Sarah Lindner" w:date="2017-02-03T14:26:00Z">
        <w:r w:rsidR="0059253F">
          <w:rPr>
            <w:i/>
          </w:rPr>
          <w:t>5.</w:t>
        </w:r>
      </w:ins>
      <w:ins w:id="197" w:author="Sarah Lindner" w:date="2017-02-03T14:27:00Z">
        <w:r w:rsidR="0059253F">
          <w:rPr>
            <w:i/>
          </w:rPr>
          <w:t>09</w:t>
        </w:r>
      </w:ins>
      <w:ins w:id="198" w:author="Sarah Lindner" w:date="2017-02-03T14:26:00Z">
        <w:r w:rsidR="0059253F">
          <w:rPr>
            <w:rFonts w:cstheme="minorHAnsi"/>
            <w:i/>
          </w:rPr>
          <w:t>±</w:t>
        </w:r>
      </w:ins>
      <w:ins w:id="199" w:author="Sarah Lindner" w:date="2017-02-03T14:27:00Z">
        <w:r w:rsidR="0059253F">
          <w:rPr>
            <w:i/>
          </w:rPr>
          <w:t>0.03</w:t>
        </w:r>
      </w:ins>
      <w:ins w:id="200" w:author="Sarah Lindner" w:date="2017-02-02T17:43:00Z">
        <w:r w:rsidR="00A14269" w:rsidRPr="00FB2207">
          <w:rPr>
            <w:i/>
          </w:rPr>
          <w:t xml:space="preserve"> nm</w:t>
        </w:r>
      </w:ins>
      <w:ins w:id="201" w:author="Sarah Lindner" w:date="2017-02-02T17:42:00Z">
        <w:r w:rsidR="00A14269">
          <w:rPr>
            <w:i/>
          </w:rPr>
          <w:t xml:space="preserve"> </w:t>
        </w:r>
        <w:del w:id="202" w:author="Christoph" w:date="2017-03-23T21:57:00Z">
          <w:r w:rsidR="00A14269" w:rsidDel="004852AC">
            <w:delText xml:space="preserve">) </w:delText>
          </w:r>
        </w:del>
      </w:ins>
      <w:del w:id="203" w:author="Christoph" w:date="2017-03-23T21:57:00Z">
        <w:r w:rsidRPr="00FB2207" w:rsidDel="004852AC">
          <w:delText xml:space="preserve">in the spectrum </w:delText>
        </w:r>
      </w:del>
      <w:ins w:id="204" w:author="Sarah Lindner" w:date="2017-02-02T17:43:00Z">
        <w:r w:rsidR="00A14269">
          <w:t xml:space="preserve">corresponds well </w:t>
        </w:r>
        <w:del w:id="205" w:author="Christoph" w:date="2017-03-23T21:57:00Z">
          <w:r w:rsidR="00A14269" w:rsidDel="004852AC">
            <w:delText>with</w:delText>
          </w:r>
        </w:del>
      </w:ins>
      <w:ins w:id="206" w:author="Christoph" w:date="2017-03-23T21:57:00Z">
        <w:r w:rsidR="004852AC">
          <w:t>to</w:t>
        </w:r>
      </w:ins>
      <w:ins w:id="207" w:author="Sarah Lindner" w:date="2017-02-02T17:43:00Z">
        <w:r w:rsidR="00A14269">
          <w:t xml:space="preserve"> the </w:t>
        </w:r>
      </w:ins>
      <w:ins w:id="208" w:author="Christoph" w:date="2017-03-23T21:58:00Z">
        <w:r w:rsidR="004852AC">
          <w:t>zero phonon line (</w:t>
        </w:r>
      </w:ins>
      <w:ins w:id="209" w:author="Sarah Lindner" w:date="2017-02-02T17:43:00Z">
        <w:r w:rsidR="00A14269">
          <w:t>ZPL</w:t>
        </w:r>
      </w:ins>
      <w:ins w:id="210" w:author="Christoph" w:date="2017-03-23T21:58:00Z">
        <w:r w:rsidR="004852AC">
          <w:t>)</w:t>
        </w:r>
      </w:ins>
      <w:ins w:id="211" w:author="Sarah Lindner" w:date="2017-02-02T17:43:00Z">
        <w:r w:rsidR="00A14269">
          <w:t xml:space="preserve"> of </w:t>
        </w:r>
        <w:del w:id="212" w:author="Christoph" w:date="2017-03-23T21:58:00Z">
          <w:r w:rsidR="00A14269" w:rsidDel="004852AC">
            <w:delText>the</w:delText>
          </w:r>
        </w:del>
      </w:ins>
      <w:ins w:id="213" w:author="Christoph" w:date="2017-03-23T21:58:00Z">
        <w:r w:rsidR="004852AC">
          <w:t>unstrained</w:t>
        </w:r>
      </w:ins>
      <w:ins w:id="214" w:author="Sarah Lindner" w:date="2017-02-02T17:43:00Z">
        <w:r w:rsidR="00A14269">
          <w:t xml:space="preserve"> </w:t>
        </w:r>
        <w:proofErr w:type="spellStart"/>
        <w:r w:rsidR="00A14269">
          <w:t>SiV</w:t>
        </w:r>
        <w:proofErr w:type="spellEnd"/>
        <w:r w:rsidR="00A14269">
          <w:t xml:space="preserve"> center</w:t>
        </w:r>
      </w:ins>
      <w:ins w:id="215" w:author="Christoph" w:date="2017-03-23T21:58:00Z">
        <w:r w:rsidR="004852AC">
          <w:t>s</w:t>
        </w:r>
      </w:ins>
      <w:ins w:id="216" w:author="Sarah Lindner" w:date="2017-02-02T17:43:00Z">
        <w:r w:rsidR="00A14269">
          <w:t xml:space="preserve"> and therefore </w:t>
        </w:r>
      </w:ins>
      <w:r w:rsidRPr="00FB2207">
        <w:t xml:space="preserve">allows us to deduce that the studied </w:t>
      </w:r>
      <w:proofErr w:type="spellStart"/>
      <w:r w:rsidRPr="00FB2207">
        <w:t>nanodiamond</w:t>
      </w:r>
      <w:proofErr w:type="spellEnd"/>
      <w:r w:rsidRPr="00FB2207">
        <w:t xml:space="preserve"> </w:t>
      </w:r>
      <w:del w:id="217" w:author="Sarah Lindner" w:date="2017-02-02T17:44:00Z">
        <w:r w:rsidRPr="00FB2207" w:rsidDel="00A14269">
          <w:delText xml:space="preserve">might </w:delText>
        </w:r>
      </w:del>
      <w:r w:rsidRPr="00FB2207">
        <w:t>contain</w:t>
      </w:r>
      <w:ins w:id="218" w:author="Sarah Lindner" w:date="2017-02-02T17:44:00Z">
        <w:r w:rsidR="00A14269">
          <w:t>s</w:t>
        </w:r>
      </w:ins>
      <w:r w:rsidRPr="00FB2207">
        <w:t xml:space="preserve"> at least one </w:t>
      </w:r>
      <w:proofErr w:type="spellStart"/>
      <w:r w:rsidRPr="00FB2207">
        <w:t>SiV</w:t>
      </w:r>
      <w:proofErr w:type="spellEnd"/>
      <w:r w:rsidRPr="00FB2207">
        <w:t xml:space="preserve"> </w:t>
      </w:r>
      <w:commentRangeStart w:id="219"/>
      <w:r w:rsidRPr="00FB2207">
        <w:t>center</w:t>
      </w:r>
      <w:commentRangeEnd w:id="219"/>
      <w:r w:rsidR="00E91BAC">
        <w:rPr>
          <w:rStyle w:val="Kommentarzeichen"/>
        </w:rPr>
        <w:commentReference w:id="219"/>
      </w:r>
      <w:r w:rsidRPr="00FB2207">
        <w:t xml:space="preserve">. </w:t>
      </w:r>
    </w:p>
    <w:p w:rsidR="00690125" w:rsidRDefault="00690125" w:rsidP="00D52A19">
      <w:pPr>
        <w:autoSpaceDE w:val="0"/>
        <w:autoSpaceDN w:val="0"/>
        <w:adjustRightInd w:val="0"/>
        <w:spacing w:after="0" w:line="240" w:lineRule="auto"/>
        <w:jc w:val="center"/>
        <w:rPr>
          <w:ins w:id="220" w:author="Sarah Lindner" w:date="2017-02-03T16:00:00Z"/>
          <w:rFonts w:ascii="Times New Roman" w:hAnsi="Times New Roman" w:cs="Times New Roman"/>
          <w:bCs/>
          <w:noProof/>
        </w:rPr>
      </w:pPr>
    </w:p>
    <w:p w:rsidR="00D52A19" w:rsidRDefault="00D52A19" w:rsidP="00D52A19">
      <w:pPr>
        <w:autoSpaceDE w:val="0"/>
        <w:autoSpaceDN w:val="0"/>
        <w:adjustRightInd w:val="0"/>
        <w:spacing w:after="0" w:line="240" w:lineRule="auto"/>
        <w:jc w:val="center"/>
        <w:rPr>
          <w:rFonts w:ascii="Times New Roman" w:hAnsi="Times New Roman" w:cs="Times New Roman"/>
          <w:bCs/>
        </w:rPr>
      </w:pPr>
      <w:r>
        <w:rPr>
          <w:rFonts w:ascii="Times New Roman" w:hAnsi="Times New Roman" w:cs="Times New Roman"/>
          <w:bCs/>
          <w:noProof/>
        </w:rPr>
        <mc:AlternateContent>
          <mc:Choice Requires="wpc">
            <w:drawing>
              <wp:inline distT="0" distB="0" distL="0" distR="0" wp14:anchorId="5284AD2C" wp14:editId="46F46220">
                <wp:extent cx="5581815" cy="2258170"/>
                <wp:effectExtent l="0" t="0" r="0" b="0"/>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 name="Image 33"/>
                          <pic:cNvPicPr/>
                        </pic:nvPicPr>
                        <pic:blipFill>
                          <a:blip r:embed="rId8">
                            <a:extLst>
                              <a:ext uri="{28A0092B-C50C-407E-A947-70E740481C1C}">
                                <a14:useLocalDpi xmlns:a14="http://schemas.microsoft.com/office/drawing/2010/main" val="0"/>
                              </a:ext>
                            </a:extLst>
                          </a:blip>
                          <a:srcRect/>
                          <a:stretch>
                            <a:fillRect/>
                          </a:stretch>
                        </pic:blipFill>
                        <pic:spPr bwMode="auto">
                          <a:xfrm>
                            <a:off x="1809303" y="310137"/>
                            <a:ext cx="1379284" cy="1754558"/>
                          </a:xfrm>
                          <a:prstGeom prst="rect">
                            <a:avLst/>
                          </a:prstGeom>
                          <a:noFill/>
                          <a:ln>
                            <a:noFill/>
                          </a:ln>
                        </pic:spPr>
                      </pic:pic>
                      <pic:pic xmlns:pic="http://schemas.openxmlformats.org/drawingml/2006/picture">
                        <pic:nvPicPr>
                          <pic:cNvPr id="27" name="Grafik 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30796" y="310100"/>
                            <a:ext cx="1612465" cy="1677709"/>
                          </a:xfrm>
                          <a:prstGeom prst="rect">
                            <a:avLst/>
                          </a:prstGeom>
                        </pic:spPr>
                      </pic:pic>
                      <pic:pic xmlns:pic="http://schemas.openxmlformats.org/drawingml/2006/picture">
                        <pic:nvPicPr>
                          <pic:cNvPr id="34" name="Grafik 34"/>
                          <pic:cNvPicPr>
                            <a:picLocks noChangeAspect="1"/>
                          </pic:cNvPicPr>
                        </pic:nvPicPr>
                        <pic:blipFill rotWithShape="1">
                          <a:blip r:embed="rId10">
                            <a:extLst>
                              <a:ext uri="{28A0092B-C50C-407E-A947-70E740481C1C}">
                                <a14:useLocalDpi xmlns:a14="http://schemas.microsoft.com/office/drawing/2010/main" val="0"/>
                              </a:ext>
                            </a:extLst>
                          </a:blip>
                          <a:srcRect t="21766" r="23776" b="8412"/>
                          <a:stretch/>
                        </pic:blipFill>
                        <pic:spPr>
                          <a:xfrm>
                            <a:off x="3249497" y="397565"/>
                            <a:ext cx="2088394" cy="1590244"/>
                          </a:xfrm>
                          <a:prstGeom prst="rect">
                            <a:avLst/>
                          </a:prstGeom>
                        </pic:spPr>
                      </pic:pic>
                      <wps:wsp>
                        <wps:cNvPr id="49" name="Zone de texte 2"/>
                        <wps:cNvSpPr txBox="1">
                          <a:spLocks noChangeArrowheads="1"/>
                        </wps:cNvSpPr>
                        <wps:spPr bwMode="auto">
                          <a:xfrm>
                            <a:off x="130801" y="0"/>
                            <a:ext cx="414020" cy="328295"/>
                          </a:xfrm>
                          <a:prstGeom prst="rect">
                            <a:avLst/>
                          </a:prstGeom>
                          <a:noFill/>
                          <a:ln w="9525">
                            <a:noFill/>
                            <a:miter lim="800000"/>
                            <a:headEnd/>
                            <a:tailEnd/>
                          </a:ln>
                        </wps:spPr>
                        <wps:txb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a)</w:t>
                              </w:r>
                            </w:p>
                          </w:txbxContent>
                        </wps:txbx>
                        <wps:bodyPr rot="0" vert="horz" wrap="square" lIns="91440" tIns="45720" rIns="91440" bIns="45720" anchor="t" anchorCtr="0">
                          <a:noAutofit/>
                        </wps:bodyPr>
                      </wps:wsp>
                      <wps:wsp>
                        <wps:cNvPr id="50" name="Zone de texte 2"/>
                        <wps:cNvSpPr txBox="1">
                          <a:spLocks noChangeArrowheads="1"/>
                        </wps:cNvSpPr>
                        <wps:spPr bwMode="auto">
                          <a:xfrm>
                            <a:off x="1809255" y="0"/>
                            <a:ext cx="414020" cy="328295"/>
                          </a:xfrm>
                          <a:prstGeom prst="rect">
                            <a:avLst/>
                          </a:prstGeom>
                          <a:noFill/>
                          <a:ln w="9525">
                            <a:noFill/>
                            <a:miter lim="800000"/>
                            <a:headEnd/>
                            <a:tailEnd/>
                          </a:ln>
                        </wps:spPr>
                        <wps:txb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b)</w:t>
                              </w:r>
                            </w:p>
                          </w:txbxContent>
                        </wps:txbx>
                        <wps:bodyPr rot="0" vert="horz" wrap="square" lIns="91440" tIns="45720" rIns="91440" bIns="45720" anchor="t" anchorCtr="0">
                          <a:noAutofit/>
                        </wps:bodyPr>
                      </wps:wsp>
                      <wps:wsp>
                        <wps:cNvPr id="51" name="Zone de texte 2"/>
                        <wps:cNvSpPr txBox="1">
                          <a:spLocks noChangeArrowheads="1"/>
                        </wps:cNvSpPr>
                        <wps:spPr bwMode="auto">
                          <a:xfrm>
                            <a:off x="3304862" y="0"/>
                            <a:ext cx="414020" cy="328295"/>
                          </a:xfrm>
                          <a:prstGeom prst="rect">
                            <a:avLst/>
                          </a:prstGeom>
                          <a:noFill/>
                          <a:ln w="9525">
                            <a:noFill/>
                            <a:miter lim="800000"/>
                            <a:headEnd/>
                            <a:tailEnd/>
                          </a:ln>
                        </wps:spPr>
                        <wps:txb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c)</w:t>
                              </w:r>
                            </w:p>
                          </w:txbxContent>
                        </wps:txbx>
                        <wps:bodyPr rot="0" vert="horz" wrap="square" lIns="91440" tIns="45720" rIns="91440" bIns="45720" anchor="t" anchorCtr="0">
                          <a:noAutofit/>
                        </wps:bodyPr>
                      </wps:wsp>
                    </wpc:wpc>
                  </a:graphicData>
                </a:graphic>
              </wp:inline>
            </w:drawing>
          </mc:Choice>
          <mc:Fallback>
            <w:pict>
              <v:group id="Zone de dessin 5" o:spid="_x0000_s1026" editas="canvas" style="width:439.5pt;height:177.8pt;mso-position-horizontal-relative:char;mso-position-vertical-relative:line" coordsize="55816,22580" o:gfxdata="UEsDBBQABgAIAAAAIQCzJgAPHQEAAHoCAAATAAAAW0NvbnRlbnRfVHlwZXNdLnhtbJSSTU7DMBCF 90jcwfIWJQ5dIISSdEHKEhAqB7DsSeIS/8hjQnp77JRKUKWVWHpmvvf8xi7Xkx7ICB6VNRW9zQtK wAgrlekq+r59yu4pwcCN5IM1UNE9IF3X11fldu8ASaQNVrQPwT0whqIHzTG3DkzstNZrHuLRd8xx 8cE7YKuiuGPCmgAmZCFp0LpsoOWfQyCbKZYPN3Gmo+TxMJesKqp04lOdLRKg20ViylJnmfEw4AnE nRuU4CHug41GnmTJfnLkkZxnsFcOb2LYMw6p8zfHb4Pz3M4t5985mBfwEt/MKwnklfvwzHVcEJMe GaxsY0V+2Tbl0pjZtlUC8sbjZqaOMc5pS/tlPIz/FW8i9gbjUZ3NP6f+BgAA//8DAFBLAwQUAAYA CAAAACEAOP0h/9YAAACUAQAACwAAAF9yZWxzLy5yZWxzpJDBasMwDIbvg72D0X1xmsMYo04vo9Br 6R7A2IpjGltGMtn69jODwTJ621G/0PeJf3/4TItakSVSNrDrelCYHfmYg4H3y/HpBZRUm71dKKOB GwocxseH/RkXW9uRzLGIapQsBuZay6vW4mZMVjoqmNtmIk62tpGDLtZdbUA99P2z5t8MGDdMdfIG +OQHUJdbaeY/7BQdk9BUO0dJ0zRFd4+qPX3kM66NYjlgNeBZvkPGtWvPgb7v3f3TG9iWOboj24Rv 5LZ+HKhlP3q96XL8AgAA//8DAFBLAwQUAAYACAAAACEAUOtSK1QEAAC1EgAADgAAAGRycy9lMm9E b2MueG1s5FjbbuM2EH0v0H8g9O6YulmSEWeRdbKLBbZt0G1RoG+0RFlEJFEl6Uta9N97SEnOtdgg bdAkDRB7SFHDuZzDGfr43b6pyZYrLWS78Pwj6hHe5rIQ7Xrh/fzTh0nqEW1YW7BatnzhXXHtvTv5 9pvjXTfngaxkXXBFoKTV81238Cpjuvl0qvOKN0wfyY63eFhK1TCDoVpPC8V20N7U04DS2XQnVdEp mXOtMXvWP/ROnP6y5Ln5oSw1N6ReeLDNuE/lPlf2c3pyzOZrxbpK5IMZ7AlWNEy02PSg6owZRjZK 3FPViFxJLUtzlMtmKstS5Nz5AG98esebJWu3TDtnckRnNBDSv6h3tUYMoHK+QzI45E7kc/wP0YB0 b7OvZwVvmY3i3qCkeZSOhqnLTTdBYDpmxErUwly5JCMC1qh2eyHyC9UP8u+3F4qIYuGFoUda1gBc nxq25gTjwQu7xr6B4fSeglUtug+irm3WrDyYCmx8HYN93s5kvml4a3ogKl7DatnqSnTaI2rOmxWH eepT4Tto8L35rI3dDlIPjj+C9JTSLHg/WcZ0OYlocj45zaJkktDzJKJR6i/95Z/2bT+abzT/LHNW n3ViRKof3bP2QYANnOkx5rBKtswxwobGGTR+OxMxZUNibdUq/xEswjrIRnGTV1YsEblhHosPD1yY ryNrg6475Gm1+04WyBDbGOmCsS9VY/UgkmSPgyOlWUiRyCvk06d+mPTMtJHK7fMwyYI08kiOBX4S R3Gc2hXYe9TUKW0+ctkQKyDsMNrtxLZwqV86LrEbt9Im37lVt7cmoNPOOFes8YMIX14fN4Jk5MZH xUpxSTABn21eRnJY3zEGtC41aeWyYu2an+oO8UOoXZBvL/9PqRS4nL5SKj2VPjZFI8xHwoQ0yWYH vtChkh34MvODaBYPfJklSUKzf8KXN0GGEOdHXygGMmDi+chAlDS/CFN9qViHk6+vAc9caMLXzI6+ 0NgWLfCTGbCNUhyESQIJrVoa+YHN1qHYQP6bavMAXcIgyqIMh6GtL1kSgxpO18iXgKZpmI31Jc5o EDlsPLW+PMiXXYceV4+NBkaPK962w32oO3TAQsKt2utuKMpGkP+KhpsUnBg4yYkL3rD0iy3JZv9e 2srqIKO7O+e/UnJXcVbAxr4G3Hi13/JxdT2kKfVd2O+cUJEf0QAduS3oYZAGmcvIU+N9p56T3cLL 4iB2vt2o9I0wuG3UogGeqP3rUWAdPW8LhwjDRN3LYx9gPe/7ACuZ/WqPhVZcyeIKgQTP3X0CtyAI lVS/e2SHG8XC079tmG2C608t4pj5UWSvIG4QxYn1Xt18srr5hLU5VC0845FeXBqM6ODRKfqoUri2 5toSEMIOALHevmfHWgwP+gP1RWANPWQQo+YBUW8IbO6O4zh4nen/M+ZwmrwczIUhLmmz4E1i7lAx XvI5hxPP/TSCs+/Wjy83x+5cvP616eQvAAAA//8DAFBLAwQUAAYACAAAACEA2zRHqdIAAAApAgAA GQAAAGRycy9fcmVscy9lMm9Eb2MueG1sLnJlbHO8kbFqAzEMhvdC3sFoj313gVJKfFlCIWtJH0DY Op+Ts2xstzRvX5cuDaR0yygJff+HtN19hkV8UC4+soZediCITbSenYa348v6CUSpyBaXyKThQgV2 4+ph+0oL1rZUZp+KaBQuGuZa07NSxcwUsMiYiNtkijlgbWV2KqE5oyM1dN2jyr8ZMF4xxcFqyAe7 AXG8pJb8PztOkze0j+Y9ENcbEcqHlt2AmB1VDYGsx5/mRiZ2oG47DPdxGOQp/enQ38ehlxSm7zuo qwePXwAAAP//AwBQSwMECgAAAAAAAAAhAH4KqvD0YwAA9GMAABQAAABkcnMvbWVkaWEvaW1hZ2Uz LnBuZ4lQTkcNChoKAAAADUlIRFIAAAJAAAABsAgGAAAAQeDasgAACSlpQ0NQaWNjAAB42pWRZ1CU hxaGz/d92wttl6XD0ptUKQtIWXqVXkUFlt5ZliJiQ8QIRBQRaYogooCCUSkSK6JYCAqKWNAsEgSU GIwiKij3R+5MnHsnP/L8euadd845MweAIgYAgIoBpKQK+H4u9uyQ0DA2fEckLzOd6+PjCf/Ix1FA AAAerIJ/DyU6JpMHAMsAkM9L5wsAkFwA0MoRpAsAkKMAwIxKShcAIOcBgMkPCQ0DQG4BADPuLx8H AGbUXz4PAEx+gJ8DAIoDINHivvOo7/y/ewEAVLh8QUJsTC7bPy1WkBPJj2Fn+rnYs90cHNg+/LTY hOSY7w7+V+V/QBCTKwAAcEhL38RPiIsXsP9vqLGhkRH8/Yv3voAAAMIa/N//AMB3vbRGAM4CALbv 7yyqGqB7F4D0078ztaMAooUAXfd4WfzsvzIcAAAeKCAKTJABRVAFLdADYzAHK7ADJ3AHbwiAUNgA PIiHFOBDDuTDDiiCEtgHB6EG6qEJWqAdzkI3XIRrcBPuwn0YhWcghCl4A/PwEZYQBCEidISByCBK iDqiixgjHMQGcUI8ET8kFIlA4pBUJAvJR3YiJUg5UoM0IC3IT8gF5BpyGxlGniATyCzyJ/IFxVAa ykQVUA3UAOWgXNQDDUDXo3FoBpqHFqJ70Sq0ET2FdqHX0LvoKCpE36ALGGBUjIUpY3oYB3PAvLEw LBbjY1uxYqwSa8TasV5sAHuACbE57DOOgGPg2Dg9nBXOFReI4+EycFtxpbga3ElcF64f9wA3gZvH fcPT8fJ4Xbwl3g0fgo/D5+CL8JX4Znwn/gZ+FD+F/0ggEFgETYI5wZUQSkgkbCaUEg4TOghXCcOE ScICkUiUIeoSrYnexEiigFhErCaeIl4hjhCniJ9IVJISyZjkTAojpZIKSJWkVtJl0ghpmrREFiOr ky3J3uRo8iZyGbmJ3Eu+R54iL1HEKZoUa0oAJZGyg1JFaafcoIxT3lOpVBWqBdWXmkDdTq2inqHe ok5QP9MkaDo0B1o4LYu2l3aCdpX2hPaeTqdr0O3oYXQBfS+9hX6d/oL+SYQhoi/iJhItsk2kVqRL ZETkrShZVF2UK7pBNE+0UvSc6D3ROTGymIaYg1ik2FaxWrELYmNiC+IMcSNxb/EU8VLxVvHb4jMS RAkNCSeJaIlCiWMS1yUmGRhDleHA4DF2MpoYNxhTTAJTk+nGTGSWME8zh5jzkhKSJpJBkrmStZKX JIUsjKXBcmMls8pYZ1mPWF+kFKS4UjFSe6TapUakFqXlpO2kY6SLpTukR6W/yLBlnGSSZPbLdMs8 l8XJ6sj6yubIHpG9ITsnx5SzkuPJFcudlXsqj8rryPvJb5Y/Jj8ov6CgqOCikK5QrXBdYU6RpWin mKhYoXhZcVaJoWSjlKBUoXRF6TVbks1lJ7Or2P3seWV5ZVflLOUG5SHlJRVNlUCVApUOleeqFFWO aqxqhWqf6ryakpqXWr5am9pTdbI6Rz1e/ZD6gPqihqZGsMZujW6NGU1pTTfNPM02zXEtupatVoZW o9ZDbYI2RztJ+7D2fR1Ux1QnXqdW554uqmumm6B7WHd4FX6VxarUVY2rxvRoely9bL02vQl9lr6n foF+t/5bAzWDMIP9BgMG3wxNDZMNmwyfGUkYuRsVGPUa/WmsY8wzrjV+uJq+2nn1ttU9q9+Z6JrE mBwxeWzKMPUy3W3aZ/rVzNyMb9ZuNmuuZh5hXmc+xmFyfDilnFsWeAt7i20WFy0+W5pZCizPWv5h pWeVZNVqNbNGc03MmqY1k9Yq1pHWDdZCG7ZNhM1RG6Gtsm2kbaPtSztVu2i7ZrtprjY3kXuK+9be 0J5v32m/6GDpsMXhqiPm6OJY7DjkJOEU6FTj9MJZxTnOuc153sXUZbPLVVe8q4frftcxNwU3nluL 27y7ufsW934Pmoe/R43HS08dT75nrxfq5e51wGt8rfra1LXd3uDt5n3A+7mPpk+Gz8++BF8f31rf V35Gfvl+A/4M/43+rf4fA+wDygKeBWoFZgX2BYkGhQe1BC0GOwaXBwtDDEK2hNwNlQ1NCO0JI4YF hTWHLaxzWndw3VS4aXhR+KP1mutz19/eILshecOljaIbIzeei8BHBEe0RixHekc2Ri5EuUXVRc3z HHiHeG+i7aIromdjrGPKY6ZjrWPLY2firOMOxM3G28ZXxs8lOCTUJLxLdE2sT1xM8k46kbSSHJzc kUJKiUi5kCqRmpTan6aYlps2nK6bXpQuzLDMOJgxz/fgN2cimeszewRMQbpgMEsra1fWRLZNdm32 p5ygnHO54rmpuYObdDbt2TSd55x3fDNuM29zX75y/o78iS3cLQ1bka1RW/u2qW4r3Da13WX7yR2U HUk7fikwLCgv+LAzeGdvoULh9sLJXS672opEivhFY7utdtf/gPsh4YehPav3VO/5VhxdfKfEsKSy ZLmUV3rnR6Mfq35c2Ru7d6jMrOzIPsK+1H2P9tvuP1kuXp5XPnnA60BXBbuiuOLDwY0Hb1eaVNYf ohzKOiSs8qzqqVar3le9XBNfM1prX9tRJ1+3p27xcPThkSN2R9rrFepL6r8cTTj6uMGloatRo7Hy GOFY9rFXTUFNA8c5x1uaZZtLmr+eSD0hPOl3sr/FvKWlVb61rA1ty2qbPRV+6v5px9M97XrtDR2s jpIzcCbrzOufIn56dNbjbN85zrn28+rn6zoZncVdSNemrvnu+G5hT2jP8AX3C329Vr2dP+v/fOKi 8sXaS5KXyi5TLhdeXrmSd2XhavrVuWtx1yb7NvY9ux5y/WG/b//QDY8bt24637w+wB24csv61sXb lrcv3OHc6b5rdrdr0HSw8xfTXzqHzIa67pnf67lvcb93eM3w5RHbkWsPHB/cfOj28O7o2tHhR4GP Ho+FjwkfRz+eeZL85N3T7KdLz7aP48eLn4s9r3wh/6LxV+1fO4RmwksTjhODL/1fPpvkTb75LfO3 5anCV/RXldNK0y0zxjMXZ51n779e93rqTfqbpbmi38V/r3ur9fb8H3Z/DM6HzE+9479b+bP0vcz7 Ex9MPvQt+Cy8+JjycWmx+JPMp5OfOZ8HvgR/mV7KWSYuV33V/tr7zePb+ErKysp/AC6ikLxQp+6x AAAAIGNIUk0AAHomAACAhAAA+gAAAIDoAAB1MAAA6mAAADqYAAAXcJy6UTwAAAAGYktHRAD/AP8A /6C9p5MAAAAJcEhZcwAAAEgAAABIAEbJaz4AAAAHdElNRQfhAgMOHRnoIHffAABZcklEQVR42u3d TW8jWZYm6PdeIynKPyJC7pmdGZmdXVWKqupezADVkC9qBhjkYuSNXNVO+gnynyCvf+D6Ca7dbMXN 7F2LrgF6Emi4UCigazDVWa7qyq6MyMzOcEV4uOuDpN3bCzoVpN33UGYiJYq09wGUGWFhMl775BF5 zj0uxhghIiIiUiN+3gMQERERuW0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sKgERERKR2FACJiIhI7SgAEhERkdpRACQiIiK1owBIREREakcB kIiIiNSOAiARERGpHQVAIiIiUju1CIA6nQ6ePHkC5xycc3jy5Ak6nc68hyUiIiJz4mKMcd6DuEn7 +/t49uwZ1tbWsLOzc7ns5OQEL1++vFwmIiIi9bHUAdDJyQm++OILAMCrV6+wsbEBADg6OsLTp08B AG/evMHa2tq8hyoiIiK3aKm/Aht+0rOzs3MZ/ADAxsYGdnZ2cHJygv39/XkPU0RERG5ZY94DuEmH h4cAgM3NzeS/bW5uYm9vD4eHh9jd3aW//zd/8zf49a9/jc8//3zeuyIiUntfffUVPv30U/zVX/3V vIciS2CpvwL74osvcHx8jLdv3yZfc52cnODRo0dYX1/Hmzdv6O//4he/wP/z6j/hnv8E5+EUbX9v 8B8igGkPm0sXxRj5dp0zNuHINoLxei797Y+LzuMp2u7e+DiSX+djQGSL+LGh44XxWt54vTIHEgBC ACLZN0x33uhxiMZ+wCXDGxzaKcfwcaNj+1b2cGHydVb2mnKef3gcg3H9VdpBh4t4ipWR82beb2Xv F1fhALHtTvr9ks+CwbXjkmuy9JAQqz136LVqbIOcT+uep+f447Uzvm/G3WbcA+yaKl6rp/E9/uIv /1f88pe/rHz8RIqW+hOg4+NjAKA5PsNlw3WYv/iLv8B//Y9f4s9WnuBXF6/xZytPBv8hRqDfn25w 3icPqNjtIeZ5sqrLMroJl6UPjNDtkRUdXCNLl33c7q+6R/iz1sevCEOgDziXZekDNQT6MLViavZA pcFWlsG1muWO48c3lWS7FxdACPhV72/xZ81/f+XYqJC+CSbHcXjMcuOYFQK5aByzKobHcWzfnKNv YvT89PuIvfQ6cc0mfxMi17prtdLrIUaE8wsyYHLuY7SvsyzDr/p/iz9r/PvL40v3I89B30gb5LFm 3EPJOR5smQdA7PhaYyPb9c0G4FxyTZYVQ+TnwjkeAJN7Y/D75Lg3Wvw4FrcbI712hs+TsX2LkR6H wfEi541cU7HXGxzjj36V/x1+/vOfVz52IsxSB0CzcBbe4+v+l5f//7jxk3kPSUSkNt7G313+81n8 gPPz83kPSZbEUidBi4iIiDBLHQCtr68DGOT7FA2XDdexrPoHeNz4CX7a/POl/fTnUbac+zXYtx/P ewjat2t47Je38GCZz9tN7Nsj96PLn1V3H+12e967KUtiqb8CW19fx/HxMY6OjpJKsKOjo8t1JvqY 8Pw4+/z77/orJBJWSt4EqidrlhmDuW+DMTz2Px4fz7RjqPL7ZnI1za5GkjvgPM9/iBGIwGP3+bQ5 x1ePa9K6N1hiUCpIqHKtWqok09IEZLL8iuPyyJd4I61ynVVKop7B8Zmwg6WDuyoJ3mUPhfd8aPT3 K16/zuFx8sdUxftF5BYtdQC0ubmJw8NDHB4eJgHQpBL5MTGOJeEBAEJA6BWSEb2HZ8mX7PeBQdJs LJlkSxKjraRM3zKCsOJrxYjYI4nc3tPk6svtlGAlbaNCgnfsk31mCackmdw8vkCF6jK+/7QCxnpv zXMgH/+Pznt63iolZ/vy5yfmeXIsXebhmyWTzI3Xo4mwAL9++WCN68mlicnW3wpVghSjOo0l6bpm Y5CQOyrP+f1iBOCOnQuA7jO9B0IgBRGO7rPzjt8D5LV8o8mDKPaMqlLR5z1QfP7lYfCTDNgoXLDu LecLvysyG0v9FdjOzg7W1tawv79/+YkPMPj0Z39/f6w9hoiIiNTHUn8CtLa2hhcvXuDZs2d4+vQp 7QWmNhgiIiL1s9QBEPD9p0B7e3vY29sDMGiFsbu7i62trXkPT0REROZg6QMgANja2pp9sFP8Lvom v5uexcy2N7FdKxF22mTGSbMlWwm5dN2Sv2/tW+nlxjYrzJ5d7fhU3ACZBXxq086sbG1jFrdRpSR8 YznLQ5pFcv9N7UdZ1j07i3GRPMOpt5sV8oWCcoBkdmoRAE3FSGL2TSPhucwygFfGGMykYqZs4qL3 dhJpyTermOd8BuTA95kmV7PXCpHPiN3IkoTcGALdZ+d5omXp6p4YEUOeLmNJnUbiOJ35OvDryUrO pttgCeITrqfkPBuJ2NabIx1D1WrD4j5bCf9MqFiNVGFsDsb11+0m22TjtWb2Zvesmehu3bNl96NC oBQKMytfvlS7nW6HFV9gQuECS4z3RsI1O2a+kYzBtZpjx8F9qJC8L3KFpU6CFhEREWEUAImIiEjt KAASERGR2lEAJCIiIrWjJOirGAmcKJucisgLTVgiqlWh0WyAJvSWTbpm451UDWJtN1nsjETNCpVS 5uyvxv4aiZlTsY5DMbHZSmCetN2pK+KqtBIwlpetnKvatqXKGGjSNRurMX6zHUfJMVh5ws5YmFR5 VjwON6VK5Sa5/pwxc7rdeoZtt+Q9YJ0354xzRNZvNoHRpOtz/c0us6MA6AqRtT9wLq2EiBGxz6bK B30IuEZj/MYG7OqIJpm+PgIgrxeNACipBAqBj9faBnuzce5jtVVBblQpsdcypspn26UVX1YrDOPN inZtCsYYiufH8XM8eG7zKjnW7oSNwhlvYvT40BUv/2d8u1abhCqBHKvq8yVLoYfH0qcBOG1Dwd4E rWNj7UPZkntrObtfrDYoFbhpy9qdq9b+g/zx5rLMvl9KlrHHsgGQ90Y1HABHKjdJex/Xao612KhU EStyBYXTIiIiUjsKgERERKR2FACJiIhI7SgAEhERkdpREvQVnPeDhOUClmTL1gOinRhaTEZst9PE aIC3DIiRtiOg7SYCqZ6KgSdUGq0lWIJ2DEbrhEaDJ1rmVsuK9NhUaWdQrUqpZPVTBGLsJ8tKt2/A hHYIFYZLk8HZ73vHXy/P0yTmEGgiqzOrdiq0lrDOJ608CmQRS+T21aqfWGsUx6vQaEKvkYhNE3D7 fZocTYucrP2glZAsKRlpexbYie7OueR5YrXuMFujlMUStI0kaDhHe3q51VWgcH/FZnOsGrNSCxaR KygAugp7M7Z6JrGHf4VKaJdlH0veC6yHE3vQsyCMveFFD7s0q2wVzYSHadmye7Zvk8pn6XbLHV9z 3+jvG9v1FSp52HhDQLUIiNat8fWsgDY591Y/MuPNpcp7TpXzhpLnIsYJVVxs4QzK9sk+sD8YIqyS buPYVGo2XHKwFac/4NV30xwcYyNV7mNgUO1V/AOj+CxRL1SZIYXTIiIiUjsKgERERKR2FACJiIhI 7SgH6ArRmAGWJveZMyjz5ZHMEsySmGOzyb/7bpDZqM/O6X4k480DYujxnWbfz3uf7oeRUGnNMA1r tmSyHk9JqDDDr5V4VTaZ1qH8rLvsXA6PT3GzrAUKhsmpuHobzkq2N4572VmuB4Oj1xmbwTjQc+zs hP3iOIx2JzRR2MgZcRXOMct7Aeyk9uS6dI4eyzgpP4lukyUr831wJfOSB8UI5Dxn3tguGQNLoDcm fC59X4SAeHGRbtea2fv8PBmzy/OxvDtnPVtErkEB0JVIAFM1mbFsMqHRNgOZL/d6Vq8s58amk79c ViVIqMJqGcDedIOV2FmhV1XJPGFz36yE1SqVMWWDX7MXE99GZAGQ1cvJqiaix8BKTkU5tDXKhHVD yUxhdtyrXo9s/bzP1zMTx0lbCCshvezwgpH4nRkBRckE+Gj0qKPVYdaxpAUc1rrGfUGOGf0Dx7oH 8v7H4ozCuqOvFyomZotMoK/AREREpHYUAImIiEjtKAASERGR2lEAJCIiIrWjJOgrWK0wElbCXwTM co5i4mKeA30y1T26dCbd+P5Dum6zmb5WCIjdbuG1Ah9vHoyqtzRx0axGYtsFSd6NEYElNXqUnj7b qqqyKtTMBO0yJiUas/1wPvkTIxqJ6oPKHFZ9V7JqLcIYg0v/zDFmNbYqFkM3rRb0Ky1ygBwvHWJj gJHMTRJkY69PrymzdYcvuQwwiwaSazvPeZWdlVDOGGNgLWJotZZVvYc+WHI0Oz6D00sSqY17lip7 D7HjODxmJa/h8P7D2DUZe2lVmch1KQBaBOyhxd503VXbKPt6qrSQEqw3sZtQZQoEWR7FoFyPJpkh fQUmIiIitaMASERERGpHAZCIiIjUjnKAroMlPDvHE5CNBNkYcqCY/Hh2DpCEUxgz/4bT03TVVouu G/tkvHSqfNBkzThN8vBwG7kxWy3ZX1e2vUC/T9sc+EZGj1vopYmsVvuGJEF2wsy2tIVJSM/94DiS hNVGo3xLBaMdgDNaHyTbDYFuw2UZTSjnbTOMhF6Wq+N9uo0Q0mtyuG+Fa801GvDtlXS7xszKvC0J yyGCeW8l5957uHabjDfnidR+yvwkh/RcxIjYM1pBsHOUkXsg7xr3YfpWQBOYjXvAZVl6jo0WMTEE esxo8cV0R1FkIgVAs2S9gbmS7RMm9A2jy6Zdd1lU2be7cBzuwBDuxBjouGL5hGcXb3c/7kLS9V1O BreCyWXYN1lK+gpMREREakcBkIiIiNSOAiARERGpHeUAzVKV77udK5/hVzbXZ9Lyst/P39XckOuY Nt/nLuQLVWHlSyS5ZhX396byMJwxy/VdzftYtOvByqmZ9vhWOW9V1l204ysLTwHQdbAqEed49Qmr jsDHFg6sQoJVR3S7/OFAtht7pIrM+7RCLUSzmogiAVvZSq3hMYu0TQKvRItlH4ZGewCzHUfZ6pwY 06oU53i1jXO8HQdCEmw452kAEo2KJtpago3Be4BU7cR+P22vwvYNGFRfsferFVKBRdu+RHt5TA4E r77LHeAKVWDO8aoh4xph12U0Pusu3YYiBLtdBLmmaOWcVUmZlQwcKop5nl5/jQZck2ybtsUx2oSw ateMX390L3o92vKnVAB0V4NjWUj6CkxERERqRwGQiIiI1I4CIBEREakdBUAiIiJSO0qCvkqEUUWT ZATzxEeAJz+yxFDveZKfkTBtrltmDHHCuuaBIKpUc7DXM5Kg+RCsMbBlvvw2Ko23ZKXVcNnUs9uW PL4h0OvMOQc00hYFCCRx1/npew+wY2Zd1/S4s2Rwa4b1G0yILVvRFAK/NapcZ6UrNKNxrU/aD/Lv ZfeN8R6uSd42Gg1gpdCGx3qtbgbXJUntvR6Sg5kHVYfJjVnqAOj4+Bj7+/s4PDzE0dERAGB9fR2b m5t48eIF1tbWrt5IjDx4KN7YzvPeOXnOK7vITe2MNwqrYqx0AMN6gXnHxzvc5+KiEGglT+mHt9Xf q0IQZo6BsI5lrFLtYlVbseNrVVUVxuu8r9QnKrLyJWO8MHo0JdU57JquesyYSX8EFLdrjIEGjTHa 9wU7Zuw40OsUiChfKk6ry0KklXr8erACbeN4lgyerWpM+mpVy9WTsXpeFbjSQry/WljXIZL+dO7s Au6CVKt+OE2uiRi6CoDkxix1APTFF19c/vPm5iYA4PDwEPv7++h0Onj9+jXW19fnPUwRERG5ZUud A7S+vo6XL18ixohXr17h1atXePv2LTY2NnBycoK9vb15D1FERETmYKkDoDdv3mBnZ2ds2draGg4O DgAA+/v78x6iiIiIzMFSfwVmmcnXXsnX4xNmVrbyZCJZFkK53688Xjf530eXk9yKQb4FSU6dOsnX wHKkyNjibbdvYHkcDmZu0NStRVjOB5uJ1xs5aJkHfCEvJwSeR2QkUldStkVLxGySghl2jtifeua5 qZC8bs4CXuHcV5xRne9HyeNjJeZXuY9JEnRsNZCvFpZnDqGRHhvvIzzLDer10uuyS3KFRGaklgHQ 4eEhAGBjY+PKdSMif5MlSZ2x203XM1phDH9nTJ7zh06WTdc7x7n0150zE6vpG6knyZP9nL5hTp2y aDykXaORvtmYb4LBDqJKjjda1VZFWUYrY2JME2SjFTQa2LlwrVa6YpbBrZDlLOm6nwMkWI8fTuly 9gYfywY6g52udK0WxxutwMxIjqZJ29EK+EsmtTsHx66nzEjE7vVL77OrUMxAF4dJQU1huRXglg6K gLjaThbn91rofzq+PDQc8na6b80PTWRn6Tlq9PpwvfHl8eyCB+siM7DUX4FZhrk/xa/HREREpB5q 9wnQs2fPcHh4iK2trVIB0Fn8gLfht5f//sj/eN67ICJSG1/nX13+81l8j/Pz83kPSZZErT4B2t/f x/7+PjY2NvDy5ct5D0dERETmpDafAO3v7+PZs2fY2NjAq1evyk2CCGDV3denPiIic/I4+/zyn9/m X6Hdbk+xNZHv1SIAum7wAwySZh1JvI1sRuIKrRMGs+6ObyN+3HayboVqGZoICzI279IZggHE1RbC vXSm1/69BmKhoiM77cF306RKf/IhnR03AgjF2ag94oPV5PcH65J97udweWG7IafrxosLPqN1v9ys 3INDVEx0N2YODoEmwDvvkzYU0UrwNhJhXbtwLpxDePxpUoUYWhn6n6bnzfcjXGGXsw8X8B8u0tfK c6CXJuyHi4skl9achZlWMbLkc0dnxDYTnq0ZkNn9RRLSrXsosj4SDsbM0eUr0QZjK+5bhfIA47Ui bXfiB9V+xdXzgOKJi5NmAS8uY8UQjQyxmV4jseERC+fT9QNaJ2lSfXbWgzsnyfanZ4iFJOipqxJF Jlj6AGgY/Azn/6kS/AxUa/dQfrNku9Pe7I4HNXBuUEk2ynu4VlpOHR+sInySBiX9T5sIrfGHpPu2 B1ykY87O+qR9SEwrjDKP+MkDcmzBA6Czi7QsNve8SoQU5AHGG/S0YjBKr30aeBrVaVaJdVLy7h3i J/fTAKidofvDNADKzgOywjlyETRwZYEDAODsPB1zVvHRwaZhYEGU2e6kfBMsWnVZpfrJUmVdx8ZX sT6StQRh+9Hw1aZhqNJXsLg8y2iwhcyh2LXF9yMap2mg4857cBckALropc8IBUByg64VAG1vbwMA Op2Ouc7W1hYAXE46OA+jwc+rV6/U9kJEREQAVAiAtre3JwY8RcN1hx8lb21t3Xow9OzZMwCD2Z+f P39O13nx4kWp+YBERERkeVwZAFUNfCydTgfOubkEQsfHxzg+Pqb/7eTk5FbHIiIiIvNnBkBW4DP8 aguY/PWW9TXZbQZCscp39iIiIlIbSQDU6XQug5ehra2ty5+yisFNMSAaBkIHBweVtnvbYgi0csgV qnvAqsWG26AL02ogsxKIJXU6pAnPzsGtpImwaDQQ742XjvYfNPD+T9IE5LM/Djj74zTxMPTTgHL1 X1povE/H/NhH+B6pNCkkCsfM4fxfkSqwEOF76VHLztvw3fFz4d++R/bulO4zPKlQK9veAiSAJq0t Pu4ZbakQc5LQa1Q50WukkSGsfTq+XsPhm393L8mvzVcczh+lY2i9c2i+H79+VtFD47v0mnJZRpO5 Xeb5frAjwa5VVvkWI21Z4bIMKCR+x34fyMsnw8Ye6x9lVHtZ9yzZXzZev7JCq6VCr5fus6/S82tY xTU6Xme31aG93WLpxO3YI8nKLAk6RrjfpZ+aZ40Mjf9ROA79UKmXVzxP214UqyZjVFK0zA4NgIZm +SnN6HZGP13qdDp3OgACwKtSWFWLVQU2i0+iktdD+TF4l1RuxEaGvJ0+uPv3++h9Qt6gL9L3/rzt 4HqklLnhEVnvJRIAhSYpv815/7XYiGn8Yb2pWMei7DJgNueNBVFVFCtuMoe85dMAqAUEMgNCaDqE wmmO3hlFVa5aJeOsj83oOCb9+3W2e0MNeme27bJu6rXKXpcx0mBr8DgqXpT8j0c44/ozAmWRm0K/ Arvpr6eG2y5+0iQiIiJyG5IA6DYTlOdZIi8iIiL1VateYCIiIiJADWaCnppDmmfiPU1GrFR1Zn3f zbZBk6A98MnDwjKH/D7pk9PMEAr5Puc/8nj7l2mC4sbP/glPfvZPyfLfdz/FWRhPTv0v7/8Ufzj/ LFm397ABz3Ifi7tmhN8xc8hJbk/z23M0vh2f4tn3Am/pcXbGE2dZ8q45i25M1nMtkmiT57xFgc/S XAfn+DluNPisu8n4gdWvc5pDcf+36bLWSRfNd+PHzL07A96dpbvc66XtSoDySb4AwBKQjZw5eg+x JPEY7bYZBD1H1jlmycNZBl+2rU2W0XPhfTs5PpHNch0jTUCmSeLOAY4kr5s5bOnruUazdDJ2zHO+ z0arkphs1/GUJWNm75jnVye7KyVIZkgB0CIrJsg6l/SeAoCYecRiEnTTIb+fPk3a97r4wer7ZHk3 a6JVyLJtZPyNOHqHyIpVii836TlsJEkmvcAibjaJORlXhSRqK1Hd2m7JdX2fHJ/I+11l5wHZWeGN tJsbVUMV2nRYZpEoPO15q3KOym5jUq8/q0sHqaAqvb83lfzLxmWx/iCzerVFdsyqVb6J3CZ9BSYi IiK1c+0AaHt7G9vb24Nu6RV+VPklIiIi81b5KzA2UaKIiIjIIqkcACn4+ahqwvM0rPwQT5aZ+Qhk cZ4u7PUbeN9LZ5M+67ZwXkiCDrmHY+kAeYQrppg40Bwgl1s5I+w4TncY74SquShJvoWD6+Wlc4Bc HtLZna3cjknLlxWdONSnuXRWDlCIWLgL86YmimRuc5JIkYoqBUCsRcayz+Xj4NIqixARzi8KKzq4 JjmcIfAKoUYjrfLJc/5wWmmlD9/MI//sfvpyLZYE7RBWCsuDR+uf0/H+52//HL/86k+S5f67ZjLr 8/1/dmi/I4nUX32A7xdnzx7MPl2Kd0nSNgD485Aehxh45VGfJ/rSSj1WheMcb3eSsURYlH7Qu5UV WrWGbpe3m/jdH5KXuve7t2TLPHhx3ifHLPZ6iKRFQez3aYIrrTKyqnVISxB4nx5LoxUGFWO1GIME Ks6o4HIPyD308B7ytUKbGM+qnIDsq6/hWCsW1rLBCiQ9/6sludaMqrXIWlYMdhrFSHlQcUauE3ZN eqtMk+9H0lakkdHWPLHbpfec87ylzNg6QQGVzE6lAGi0TYYajS6vyEpU5z0oERGRGbpWEvSd790l IiIiMoHK4EVERKR2FACJiIhI7VTKAdra2hrLA6oHqz1FMXZ01SpoQuSJkmXbMsQI12cJq+mvu9zB FSqBms7h/pfp7+ffBITfk3YI52llV/urgMYHklB50U+ruxwAknhrVqSwXMduOlV+PL/gSdAVZiR2 jQp/B4QK55gkp8bVFkASQ9FvIsm0ioBjm+6R5OEYaQJzZMv7RsuBEG9mFmaAt7cwX6tkomvZ1wLK 31cAkIdBpd2ozAPsOmk2gXuk/cw5SWqP/fLPCFb5OQk7lHQbE65Vut1iOxgHtNv092OxCKThEVlb koy3QXEOyf0V+/3lrkKUuaoUAB0cHMA5V6sgKAZSrcJ6QsU46KVEsAqUSCq+XKtJHwzWm5s/T1/P 9dmDHmkAdOLQ/i3r80PaTQx2Il304YxXUFlvNufn6fLcqJYxKoSSR2Ge22/8BKt2odV7MSL2ScWN VbnEKrAaWVLpF9YeInx6H6XEiMa7i2SZO3lHxmX3lErGlge+H5GXdNMjaVTrOFbRFCNiEqxHTFuO 7axAuWz1n3GduW4P7sP4cY+tBtBuptu4fw/x3mqy2J+8J0HfGQ0EoxGwJc+CEPi5sK71rGFMlUHu ZfaMYv3enId79Fm6bjMbBPejy7yjlZ/+wwXcWTdZ7j40kuMT378fBOwiN6DyV2DDsnfNByQiIiKL qnIANJz7p9PpqLWFiIiILKRrJUGPfgU2DITUC0xEREQWxbVaYdQpB8hsQxHK5cmYvIMrJjDEiJiz WaON/IU+mU018hwgmrzLhhsCz8vxpJ+GMXMwXRZj+QRiI+eJHl8rQbJCEjTvEwKj9QEfF8vdiqsr QGs8b6T3SRP9z0gCaECSbONihOsXbtEY0XhPblsHPqNwIMeiwszV5rGs3OKAZunyZTcx2a/nM1Sz WblDu4nwsJDP0soQVtJ1fTfAk3YurpXms+DcAZHPSJ1uwJjZ2UpWhnFvFO+5KrM7s2df5pHfTxOb +/c8eo/Gj090fGbnZrMJNil8o9eD65Pk89F9UGsNmaHKM0HXKvjBIDmQvrkVgw/n0qngATPJ0TWb yfqx20PMSXJgo5F+VhcD3AeSVGwFCawKhwU6eU4DKzSytKLJOmhWojAJgGhyagjp8cXHqfaLY6ja 18psGZAshGuR9g0X/Py4dlrZFX74GcKD8QTZD3/cwtkP09suO49JxZcLwP2VZmFZRHbaSw9+twdH xjZob5HuL0tWHhwu1vaCJAr7igFUci6cfS5KbjqCt8hgCb2uSRKYswyOJDD3f3AP5z99OLYsNBzy Vrrd1rscjfP0Plrph6QS0p2eAygcyxjTgorhMSves87x/QiBXusxTyuoBs+S9DllPaOS+22liYvP Hybrnv7I4Zt/O36/uBzw3fSYPfhNC6t/SF/vXj/An4/f9+7iAnAjy3LN3CKzc+1WGEA9eoGJiIjI 8lEvMBEREakd9QITERGR2tEXqiIiIlI7aoVxFaNihs/uHPgmWLInm9XVOziQhOs8p4msODtLt2tV eRTHwGa4BgYJr3SW4IAkO9VIWDVzWMnYnNW2gCWehzQx1CHyZFrvjcTQdN/8yko6aDoTdITLyPFd aSI+IMm0D1vIH47fYnnbI5IKGDikCb0xwvcK+xs+VvYU17XaWIRozD5sVeSRiiZf/u+kaCSeJ9sw ZiSOeUjG5rwxezGrngLoDN4ukuvEO4R7pC1JI4Pvl6ua9HlMZlkHgJj5pI+Ja2TpJiJ4S5wQgcCK CfizpGzVJCskGA4jWfbpw+SeDfcaeP/T9Lh3H0XkD8bHm506NL4hM0F3Y9oqB4NnQfF5oEwLuUnX CoDqFQS5cpVD0XhgWT19jCoPZOwBZ7SFYNVaRkktm1afVnuFwCtCrEDFlSzrBXiZNuMc30YgZffW Nq3jXgyAnBuU2iYBYgACaW3CgoFWE5H0g+rfb6J/v9AKo+V4AGQdisIbsRsGOiRY4u9ivI+c3ZOK 9b2rMGBLyQAIOXkzd94Octly1hKEjskhto3qsGL3G0Qe7OdxMIVBsg2P6GOyXVq1Bl7ZFfOS90vu 7OOTvJixTXY9PLiPYr16uO9x+qN0u/nDgHCvEAB1PRrsb7QekuM72LgxVYbIDan0FdjW1tZl/o8m NBQREZFFda1eYMNPgurWGFVERESWQ6UAaHt7Owl6hsvUCkNEREQWReVWGPUzKV9inGtWOJwkB8JZ s+A60oZi0njZ0mJehZHrY2Ud0nUvx1Zyl1kuCc0v4Yml8A4xsERslkzL86aSMTg32DeWA5Rsl7cq wUUX7rvTZHGz7eF74/sRXQPZebrPzfch3ecQkZ0WZsaNEa5Lclz6OU9AjtFMTGbHnV0+NCfMSIwu Pxu6kdjsHeAaZFn5Nij0OmN5T70+3Dfvk1Wz0wzuXWEbDc9bYQQHR9pb+PN0Fma0moisB0Sf3wPJ 3sUIx1rl5EYSdL+f5tRYx4ydtw+nSR6R72X45L/dT1bN20D/9+PHofE+R/vL9FptnEdkF+T5mRvX 6egY1ApDZkgB0FUiypUiODeYZj75fd4Kg75xWw/6LCt/47PEZpZwbVWOmMehQmuJKr2jMm/8vtWb qMRxnDRe1krAShRO4x9+zC56QEyzPRutJrJeMmA0ztPxNk5zHgCdFc5njDzJN88BVEggNeIfykqA p9stmfBvFRdknlfaWdg5Nq+pgn4O9+2H9NedQ6OYXN9sIJJ2J3GlCdbYynVJAGT9gZSRYN2TQoAQ 7HNPA3OXLs9zfizYs+s0vaZ9t4GHv07HEBoOeXt8vNl5QOvkIj1m1rMgWPf86PoKgGR2KgVAansh IiIiy0ATIYqIiEjtKAASERGR2rm1HKBh9dfoXEIiIiIi83CrSdDD8vlFCoAiSBUNS3iOEaHXo9tg rTBcs5kmOa6uAC0+M22ppNUQgJNvyXpx0DJibAAAHHmtPOczTLNkYyuZsewMtDEinl+Q33dGlRFp ORCCkbxrVIexJFLf5fvBZv5lVTwhIJ6ekl+PcO/Hk2xbXztEMnu1i0nnhI/bKByHGBE/pK+FEBDZ 9Rdjev1ZlXMf10/GUDYBP0Y+BjYTuTWGEIFCKwtnzPZt5WzTNjUlW0UAGFy/xfOceTobegRP6o3t ZnIsfS/w9iwr5D7ke2bcR7ALGgrHLvby5PgOtsyqLknrml6Oxj//Ph1CjGgW+/XkEY69VrtNn3Ox 2UBsjo/XI44lcruu6nZkdm7tahoGP/OeOLHT6eDo6AgA8OLFi+tvyOjvRdezWmkUHzCNBq9SMgOg YtVQsB/qyburswsqYplqjIrHxqz8YA9uX/7LWasFxKT1S40BpH2DtR+B90/r9dI3Qaui0Dg+rng9 RKOHW9WqvirnqErpcdlrx7yeWEUeUKUMvhLrnqXtQyps15OpK3rlghRz/yadhrJjm9gGpdzvu7P0 DwYXApAXKxb5dp3PaHAVW810eZaN73iFvnQiV6kUAJX+S/COOjo6GpuIcaoASERERBbWrYfT8yyl f/78OTY3N+f2+iIiInI33NpXYFtbW3MNfvb29nB4eIjXr1/jyZMncxuHiIiIzF+lT4Dix2n1y/4M G6cCuGyeOg8nJyfY29vD7u4uNjY2bn8Aw3yH0R//MQdo5CdmrtqPH/+5nEma/cjNcuSHGeZFTPMj 1TlX4afCdmdxPm/yZ5rjc6PnA+XuF5EbdKOfAA1L3judzmXuzfb29q1/EvTs2TMAwO7ubuXfdVkD fqUwBT5rbxEjncrd3WvDP0h751z8mzXkD1fHl32Wob+aPgm6nznEQqjq+8Anx4VqmTzgHptOvtsD vv1ufFkIQJ9U7HgP12qVOjaDCiyW5Oh5hU+XJE+yKfhD4NVhrJrIetCbYyD7zJKKWZI6HODI3wxN fsxitwd0x9sJmMfMeMOJpK8V63U1eB82klvp+6Cxz9O8EVntYOiO8RYxzrm0lUXGk2addSxZJWWT XNPO8bYbwz9KxtYFvU78+1N6zOJZNx1bP02Kh3Pw7Xa6gRDSZHfjGRPyPE1AHg662G+w0QDa6Tly q6vJuvHDqRFEkWun30e8KNzf3tPrIbaawL3VdHkzbfkT8wbgv79OopKgZYZu5WoanfvntqvAOp0O Op0OXrx4gbW1tVt97UvWX5p+/CdW/En/iprBX7QiUk1kP7f9aQ8Zg4hMtNSTKpycnFwmPu/s7Fxr G2fhPb7uf3n5748bP5n3bomI1MbXp//t8p/Pet/i/Px83kOSJbHUAdDe3h6Oj4/x6tWreQ9FRERE 7pBbD4Buaxboo6Ojy8Tn9fX1a29n1T+4mU99WOKfA6K+rhK5PbO43/R102wYx/HxvT++/OevP/wz 2ixnSuQabn0m6NsKgIavd3h4iKdPn9J1hssnfkIUrWREksDZJIdzpYV4L71hLz5roftofP0PPwUu SJpS8x3gCi8XMuDik/EULtePuOeQPkgi0uTJCD6rqjWjMEkqdkZCotVSgc7+yhKQgbRNCDBIWC1s I/b7dGp/GGNgSa9lk74H22QzB/OEa5elSZ3OysnypMUGkLZkiEA0vgKgCchmYjRpyWBUDdHl1nlz vA1K0s4i8/Bs1nM2S7Bxv8FIgraKEZID7/2gZUVRP8AV28H0+ogXJDE/z+mxiHleugor5mTfYhhr ATE8DjRxnCVtmy8WAfZyZ2fpQnIPIkaAFDPAuUEidfJaZLznXbCbIPM+XdzrjZ1PZ7QbErmOGw+A tre3L4OR0bL42zJse8EcHh7e6ljGkE+AokdS7XXlNib9uywO69wlgdWSf9zA2o3MqvSf3S+0JUiF bU7bWsJad8lPc+ljVjy+mgZCZqhSFZhzrvLPaNXX9vZ26XWn9eLFC3N+oqHiv4uIiEg9aFIFERER qR0FQCIiIlI7lXKAluXropnsR3ETZuuDyGeQ7QZk5+MJgs33juYANd8DrjiBbB7ROCtst//xtYpj y0my6KSp8q1p8Nk2GJawOgtWMiwbL90/Y4p/Ot6PE1TOmvd8u60mHxub+ZrNZm1cZzNpn0HzZG4o 4cz7dCZoq1WCc+VzSUJMbyIgTTQerkuVTyivlBdU9vq9zmksbiME4/XK7e7E/S19HIxCixjT85yH 8fOxJO9Bcjcs9TxAMzGc1XVsGanGcA4uI5VA/RzuNK3aaf+PC7TOxtdvn2QIDbINVtUSIlpvC9sN Ee49qRDq95PxxhAQe0YrDKtaiwZR7JgZlRoufWOjlUu0DcXHMRSPu1EBEy666brOwZMp+ANru+E9 /ErJ6rBJVVWF5a7ZpK0a8kefpG/8QPoZbYjIWDSQ57SSJ/YirbRjrTfMXn3sXFR8Iyqu7yJoxZhr NoHicc8nvGEyLBBk17pzcGX3w6iOHFQhpm0o2PGJfXIPOfBquBgRi/c9q6abdCzYGIzqNDZe83pg 1WF5PjgWo7wfnM+iXs+o6mOB6/gfb9Gq+BS5Bn0FJiIiIrWjAEhERERqRwGQiIiI1I4CIBEREamd JAN1e3sbW1tbtzJjc6fTQafTwcHBwbyPwwRGdUPZWZhDQCRVO+7kHfyH8aRV18oQM6M9RfH3QwTe F5J3IxAvyDT1ec7bedDdnVBNxLD9tvJK2b5VqSSrUn3CEqmdsd1JFXwJdn4iYp8k2WZZmgS60kRs p8nVsd1ALCbRR8D3KiR9WtVa01ZslU0UNpLXzeq9stttZIBjbT6MasMu2V+SqIwYgR5ZHkJa5GAl /IfAW1mwZGVPmv05+zjQAgFMuG/LqFIVaFVcVqlmY9sw24Skv58kbccbqjCVWqJVYKNB0E0EQsPA p9Pp3HprjMpYFRiQ3uzGmwytXALgvu6mMVSjwYOEnL95RNKTJ7IKjRDSCg0YVR7s4Q/QXmCV3lid G/TGSvatQrBFRKPkflAtw6ul2NjSZeCVfo4/pNm58PfvJRVfsd1CXF1J1g00AIppAGS2bzCCD1bV Z/SUsg9yyQoh53iFkNmzq1xQFBsZwPrsWeeexcn9Ho8dWADU7/OKJlqZGIwqu0Zy+Zm981iVZ+bT 3oLGeYtW/z76YjyQYz3yonGvVKoWZOPqI21uOPz9wrZjvz9eBXZTU2xILZll8MMABcBMgqHRoEdE RERknpIA6ODgIAlWisHQ8P8nBUTb29uX/8yCnpv8hElERERkEvoJ0DAwYZ/ajAZF16HAR0REROZt 4kzQo4HK9vb2VF9fbW1t3fFkZwtJGrRyHcq2kBguKyyPMQJ5uSRoM0+GzpTK16XJmxP3o7he+aMI oHz+TZwy0XO43dJtLwxs5us+T5ql+TcsX6iZIbTT2653P0NspDlA0ReSqENEdkKuPYCPge1zBL8k zGRw9lrGylVyuqziguJ+eKMtSZV0ENYiJkajFQbJWWKFBJfjY+e+5HEEzHuA5ZXRDccw4d5wpRaZ 7WBQcl02I3vVNixGruPYcVMnDJmh0q0wRoOX4ddbkwKiYeC0mEHP92IkSYqeJ/Q660HGEhdZJYT1 gA38jYJVibBkZzaFfgy8RQK8pwmR7GHmjCCDPqNiTMfmHJ8qH0ayI0vgdI4/41nSNvhU+nR/Ad76 wKiMoQmuLh1DaGUIq+k+dz8hbVAikLfHrzOXR6x8mRlBiZFkm5eLFMzzWbb/GmAGCcm9YSViO5cU AsSM909zkyqSivq8lUvp1goh8HWdo9ePK3scYSQgh5AGQM7BZawazohozapAsgn6x4mVtG3cA6xv nXWO6b3ZrxYwiUzpWr3AFj2oERERkXrTRIgiIiJSOwqAREREpHYUAImIiEjtXCsHqE6cQ5JADCBt b8GqVyZt11doC2GUu9CEXlqd4wYVZoUdK85SPFy37ATPsUqVh3N8an+jQs6cbdaRBVVaWbDkyyqJ l2xW7yyj5/PiZ58if3R/bNn7f+dx/pN0DPcev4fPClWBPYezv/tkbJnvRzy4305zXi96cKdnyXbh yXE3ZvseJPuXrAZiiawTrgdadMbWPTtPKhndShNope1DXK9HCwTi+UW6rN+nVWC0aGC4L2yf2Z7F cr9OGc8NK4m/WhUUSxzn+xErJG3TQYSQFnFYM6dPmrm6sP4gQfz7ZS7qb3aZHQVAV2IPeqQ3sPUm bJVjV2wjQVnlqAwpYXcVAja+zYoVG+z18il7XVU1zSYmBXxkbPmDFnqPVseWnX+e4/Rn6XlbXesB WWH5hUf/H8a36/uDUvri+XTWcXSkhDwaB6FyNVHJN+gqx7yflqs773hFUq/PKyR7pC9bMKIUttya +sIb+8vLHsvvs3Fds6oqMyiJ094bRnl9Wda94Y1pPcx2O+TYjB6fGTwCRIYUTouIiEjtKAASERGR 2lEAJCIiIrWjHCCRW6Y0BhGR+VMAdIUYY9pKwJHp650DWJVTniP2+ijFmKbeTBQmiaGlK5pCRMzZ uCYkMxYrNFj/HwB+bY0nM7K2F6wKp9fjlTysR5O1v1YVDTmWzkryLZ5PoxeYa6/APXiQLL/44QrO fjKeyPqDn36D1X/9Plm3G7IkbTbEDBfFXNxo5LvGANdNk39diEnfupgH2vrANTKebMyuP6vlysoK HRurEGJir5ckMcfz82q9tYz7kGKJzZ5U9VltHazrjFU/9Uirh0gqSj++XiwkITvn4VbSariY57SP 1iB5vNACp99PW/sA8KQilFZtIg7OETkOrD0QZyS1s2NWOG+xSi8/kSsoAJLZIw9eXo2E6Svk7gKr IsoDxapd5yMyT96sok8imwU7Cvagq7Z3olMjzHvH5mDa5sPTmsW5FLnDlAMkIiIitaMASERERGqn UgC0vb2NTqcz7zGLLK5Y8UdERG5EpRygTqdzGQBtbW3h4OBg3uO/cW5lBf7+eDsC5DniRSFJ15r2 3friniQ8uyyzp6lneREkmZEm9MaYJr06ZyYtxlhy1tzVFdpOIzz6JE2Odg55u9iSIaLxzYf0tdot 4P5qstj3ebInlef0mEWyz+GMtJCIkc4o7Fkid6NBk2kf/EsPq9+OXyf933yKb+5/Sl6OtC0IEY++ LFxnIaDx1UkSHMVeD7Hb5fuRHIfI9yPjCb0xlIzEYuTJxiGkhQRGdOeazST5NhoJyLHXo+eYzXAe 2XXj3CDxmxyH5N4IATGvMCM2Ow4x8PFaLWJYHp11b9JZm9N9c80mT+1hbXVgsJKdSyYoO++ALN1n WuQQ0qRxkVm5dhJ0p9OBcw5bW1uXP0uLPYhkQvIvSXi2WglYx5JNoe9j+QdgyV5DE7F2CBV+3+WA 7xW2ce4QXMkPXkMcBH2FZQgBpGRswpsja29R/jDcmLJtRaq2XJHJ9PwSAVDxK7CDg4Mk0Ol0Otje 3oZzDtvb2/PeHxEREZErVQqAhl97xRjpJz7DT4WUKyQiIiJ32bWrwIaBkD4VEhERkUUz9USIo/k/ 7JOfhc8VciAT+Hma5Hun3YXxRfLvzphtjaV90Dwia/ZszD5h0jmem2TkBrkQ4frjuUi+myNzLFcn zetxMcJ1CzMuh4+zKic5QAs4Q26Va9JVSECu8vtMRLW8o7LrWuPNyDUVSRmg9ftVl5c9PlX2oWqe lpWvJnKLZjoT9LAqbFgtNhoMLWoFmWs04NqF6f1DTKtHQkA4OydbiDz5dxbIds1ql2LlBmvxMVy3 ZLKyyzytuAkZT3hOEnojEFfIJdjP0zd+ALHVSAKQmHn6BuLf5kAg7RpItUzpKfwzD7faTpc3m4ik Gi770EV2Ol5J1vwDD+7c6Rmt6ksCmxgRvvm23HhhVPQ5R8+b9SbospJVVTByq43WKvS4e5+MmY4V 9nmjbT5ICwmrtQliTFsuGOON/X7p4NOvrNCCCnpNscrNYIzX0mjwhHJWidYs+VbgHK8gzPO0CtEI lgatO4zWJMlBK1QmLmCcL3fXjUyEOJorxIzmComIiIjcthsJgEZzgK5aT4GQiIiI3LaZBkCjic/F XKCtra1BZ3VSQVb8ukxERETkJk0dAI1+2sOCmGHgM5rzw0rplyIAGn7nXebHMvyOfvTnrmJjjXEw W/Pwe/7Ln1D+J8Tpj4M1NvZT5bx5T34c/YneIWZ+7GfiuXeFn9u+HuIMjvttcpj+fpv2+FQab4Xr jF57xvWX+cHszMUfb1y/bN1pn1FVr50qrze2zh0o5pClce0k6Elz/ZSt+Do4OLjczp0NgFjlT+RT +9NEQisBmkz7HssmBg6VXt8hmRbfuWrhL3tI9XPaJiH7/Td89myWtFqheineawON4qAdkJOWF90+ bWVBp/wvmwTdaCA+uJdus5nRZO6w0hgEPaPH5t0Z/Fk6LmRZ+oYRI+IH0irE86qhWPZYsgTbCWir BqvVCN0seTMMRuUcud+sXELHknzBE3rjRZduA0aCdbLdPEcIRgI9u35YonF7hVePkgR6gLzVs3Y0 +Jgkzgoizi+S1jGu3aLjje8/pM+j8wt+TbJrJ895ux22X1k2SNAujqHbTV7PZdnYMXO5AiCZnUqf AFX5tOeulbs/f/4cT548gfvYs+vJkyd4/vz5vIclIiIic1DpEyCWrHzX5/c5OTnB06dPcXR0BADY 3NwEABwdHWFvbw8vXryY9xBFRETkll37K7BZzeVz04HTs2fPcHR0hJ2dHbx48QJra2uX/+3Ofu0m IiIiN6pyADTrSQxv8tOjw8NDdDodrK+v4+XLl/S1RUREpH4qBUDxLleEEMNPeHZ3d6+/kZCnybR5 MGZkNaZ3n3aaeSu5lZ2OzEjrqnLuyrYNMMYVez0kKZwOPOG0ymzU5y497taxzfPyCdaBjyHddgRI EjW847M75yGduTYY54EkxQ8qacrtwsRjUbbtgJuQsD/NGKq0aYgxfb1JMwrTlikVjhnjPU3id/Te Ml6skaX/zRstdIxZmGNxEufMoX8vXTdve+SrZBwXraRAoHXh4Ukicdbtptdmt2dck8ZFyQofqlyT rBAgORdKgpbZmWkrjLtmNO/n+fPn2N/fx8nJCdbX17G1tYXd3d2xr8SY2M8H1RCjQkinfQfMihI2 lX8kb3jO8zLpyB46kQek3qwQKvYVQvW+Qmwf2Jsjqb4yj29uVGWxyqOLbhpXGaWx0ahSomMI5duH uC7ZN+94YNMNcIUIyOWBjyvP021UKbX+mNyf7hxvr0H32br+2Lpmiw3Ht0uOJbt2ImlP4RoNGtiH i27p4My1SCsM61pnbS+M+yX2eaDtWNuLYbl5YQyRtelwQCwcy/xeA2f/+n6y6tljj/PHpPVMD3CF oT385z5a36XjXf3QG1ybo84vaCsWWgUWIw/urGuSVckZVX3JeRCZkRuZCfquGAZAe3t72N/fx87O zuWnQXt7e3j69ClOTk7mPUwRERG5ZUv9CdBQp9PBmzdvLj/tefHiBZ4+fYrDw8MrK8HO8u/wdfc3 l//+uPXTee+OiEhtfN3/8vKfz8J7nJ+fT7E1ke8t9SdAQ+yrrmHQc3h4OO/hiYiIyC1b6k+A1tfX cXx8jI2NjeS/DZcNvyazrGYP9amPiMicPG785PKf3+Zfot1uz3tIsiRqEQBNhyTyNRqDJMdRMQBd UhlmTeOPCITClP95TlpsDLdBkgbZlP9WcmrD0+X0tViLA5bo6atVnEUjITdZz7kJlUtpMjhvycCT Y80k3WRFcnxiHLQMKL7W+Tnc6Sl7sXQbF12jlUCg+8aOO29jwROQI0uuBoxk05vJMI15nlbPGUnF tBXGsJ8cGy0rMGDrWon9LAG52QCSpGlekecuurwyMF7+z/eLukZxQCTnuN1E/Ozh2LLuI49vNtJn zP/+k2P8bz9Nn3OfoIVW4UP+/+vv/hf8w9ePknV/9P4+su74eP2HU7jivhnJ64xzDq5B2m70c5Su TCy+VqhSFiky2VIHQJubmzg8PMTR0dHlDNBDw09+2KdDqbSc1bULAVAIiLlxU0cW1HgkT9R+hdJt x3tYmT2efIVvO8tW/Vgl/lblUtmH3qTfL/YrsirRrAelJ5c8fXNEGg/EiNi9SNfteeAiPb6sqi92 u/TNPJbtSWXtmwMvCWc9wpyDc7f47XeMaQ8273gPNlI5FEOg0yW4RmZcfyXH5Rxck/ThajURi/e3 VZFn3a+BBExWZSJ7PmQOsfBHS37f4exn6br/5o9+h//zj/4+Wf6vslW03fgx/r+/+xO8v/84OV4/ eNgCCpe2b2TpPlSdToP+cWFN62E9P+PkdUSuaalzgHZ2drC2toa9vb2k2mvYB6wYGImIiMjyW+pP gNbW1vDixQs8e/YMX3zxBXZ2dgAMqsKGuUHqBSYiIlI/Sx0AAYNPgdbX17G/v4+9vT0Ag9yg3d1d BT8iIiI1tfQBEDD4muvaX3WF8LG1w+gyMqW9OWsvz5OJJHnX+nabJu5WYc26a72elZyabDbSfBRz vCyRumFcgixPxsrBqNDWgSVlguWBDI9b8d+tmbZpaxQjMYcl7lqz47I8GeM6i4En+qYtHCq0J7CO ZYUkaudcOpOzNXM1GYc5Q7oxqzY7x+7eappb1MjQf/QgfX3vk/G6foC7IMnVjQYcuQdi/yK9v43k X9dYSX+/4dG/P35vNB728dO1b5J12+0LfAjpPv9t7yF6cTyZ+93JClb+UHx2AdlZDl9IgnYhpPlJ Vt6fc0lRhMs8kJH728jPo7Pjf9z2+AKR2ahFADSVGNI34xgBX7IX2CyU7SU2cT8q9IMqmzAdAn+Y sYce62tl9QezKk3MJEkyNmsX2Os1jPGGkg9/K8AMaVDjGhkfgxXIUZEvikaw5X25dY1N8zedCtdk lWvK+n0WAPX6PKhuFQJah0G1V3EbrQbCJ/eM41CoiOrmcP2Sxxfg55MlQVutXDKPvD0e1DTaPXz6 IK02bDb7uIjpGP6p18a7sDq27OxDA43v0uvBdwN8r0QrlokBUIneZ8PlVjsY9QKTW7TUSdAiIiIi jAIgERERqR0FQCIiIlI7CoBERESkdpQEfRXn00qcGBHPzqbabLRmfSYVVIFVjxgzQZtT/rPKLjqw yFsJZGzWXV7lRGfoNavkjOPDqmWsSrTI2nQ0eeJsn1XykNmznUsr1GKkMxLDOZ477NLWHTFGWuFm Hht2LqyqtbLJ8mx2aEyotur1y2x1ouTcGQmyg1mf88m/O1yeeXq/0MTbfp7smwsRjT+8J7/vku26 PAA9ct5OzxDPyezgKF+ZiH7aIiN7d4bVX/1hfOGXGc5+88Nk3cMHj/E3D/8y3exFltwavd84fP7h 22TdxpffwBVmsjeTzFllYqORJp8DxiztZBZ8AAjZ1RWA01bEioxQAFQGezMP4er1JmEBwaSy4EWa At4IuO6EqlP5l1lm/v7l/4y//rTn0hpDhQDI/P3bPG+zeK1p9jnGQWCTLHcfW9WMCMZ5s1qxVHmj phVRAb47HnBF5xH/kD6y35830DtPg5LsIiYl+q13Z2icpwGt65GecVWnRWBTg0wruSbv6HNFFpK+ AhMREZHaUQAkIiIitaMASERERGpHOUBlsNlQy86YGy//5/rod+7zPihXKO7youUx0TYfC7YPN6lq /o41g/ZNsHJ12BhoQrpLt2Hl+sxiH6wZzouvlweAJKS7LuAuSNFAN80BQj8f/CTHx5j1mc4Wb+xD 2d8XuSMUAF0h9nsIrOKLtYBgiY9W2wFHKk1opRXgMqN3Dnt4W72q2LpVjoP1+75cpRVCQOh2k2Pg WRsKUgkEAJFVKTkHkKoUVuUEAH4l7btEK7tCQDgl571sAihA3wCc0RIi9no8Kb7VQilGPzKzgor2 1uLnOO0lBnrMB8cyp+u6ZuE856TH3nBcpOqyUgUh2W549x1f2Spm8GnvskpBX04CEuvevOimy7s9 xLPzZAyN33+drNrIPNpW5VuxH5nRciVUCVTY86jfB5L7G/yYec+vnzwHit1nPh6jwhKRmdBXYCIi IlI7CoBERESkdhQAiYiISO0oB0huD8vfuQusJNRZbKNuSaB35ZzeBCuXb1plZ2+3cs3IzNUTt1t2 36Y9PjdybJb4+pJbpwDoKnlEjIXkUufgi0md0Ui89X7QGqIg5unMqzEYLQeMWWWdlYiarOh4Ow8j UZgykif5eHmysm+30+NAEnfN1yHVdy7LgMyX3gZN9O2SJFR2Pp1Lk3kBoJ/T7bKEU9ds8PNmJUd3 SaJwxtelic2susdKTrXOMUvENoIBR84xQkjbaTgHsJYeZuURGS9rETPY6XK/D95yhVZgGcUMbqVF 729WJBGN/fKffUrHkKyfZcC9Nt0GLZ44PUsrvvp9uh/sOqOJ+QCc8dwIJOGftm2JgcYxznmgeChX WuP3Rr/kM0+kBH0FJiIiIrWjAEhERERqRwGQiIiI1I4CIBEREakdJUFfxTuSdFqhEoG2VPi4PJnV 1E1op2Fsuwyz8oOtC3v21mlfL5RPTi19jFnCatWx0URYYwhWawAzEZu0B5h2vFU4V/5ynfYcW7Ml W8urHIcqWEL51McRgxYZ02zXuK/iajo7efRA3hpfPzQz5J+kCem+B2SkliALffhu4VjEyGfrrnRv EuxxZqlSuNDIADeyrtff7DI7CoCuQCsZqlRQWW0o2Jujt94oJlRFlVV8cJgtOrzZriFdt1ogmFR8 OcerREJEdOX2LYaQTJ8/2N8pW0BYJcdmpR+5lWJMWyKEQK8dqw3KtFW/zrvxN5CP46o0BnadWEEG bQdDrmuj3UnllhNsn63qMrau9Volx+AqVJfR45t55D/4JFk3X81w/sPxwKjfdjj9UXrcV74JWPkm fb17cHCnhXsuRoAVPeZpRZ11TfPnGTnGxi3sWk2gvYJSCserdOWrSAkKp0VERKR2FACJiIhI7SgA EhERkdpRDtBVrKTgKqZttWDmCZdN6GWz60a+3Sq7WnVafTa1f9l1rf2YlHg7zX44Z+QwVGx5QfbZ WUnmVY7lNLyR51Uled26zmiCLZtZOZa/fibl6ZRNVJ+FKtc7m2253UqTfxsepz/Jkv3w9yJaPz4d W7ayEvHpD9IZm89dG92z1WR5aHrEwizVblJBRPKIqPDccpf/M7ITbpDwXGQkQUc2m3WIN3c+pfYU AF2FJcPGmE4HH4FovDmWTZh2VuVRhURN67Vc2SqPCkmozliXtreAkcBoJad6tt00gdhlGV23SrUI Hxc/lnS4McBZD+nCOFyDt8KI1u/3epgKO0etJhxpbxEvujyAYWMzznE0giXaVoScI9o+hLVWAXgL CvDrjyb0WvvGllstbYJR5cmunR98BqyMJ2jnbYffbK4k9/2nn3zAn/zR78aWfdI4x58/+H2y3f9y tI7/7+JPkuUrX7fg3fj5bLz3cN1yf1zQZGdMShwvHvMMjiQ7x3Zr0OKiuLyZJom792dAf+RYKhiS GdJXYCIiIlI7CoBERESkdhQAiYiISO0oABIREZHaURL0FWIgM59aVT80OdBK8k0TO52vNgsunc3X Sv5lSaTWPpRMNIwh2G0zrH0ut2Wz4wSCTxbSBOLcSDyvUjXEjhk9PRVnxC5bVQXwKhojoZ0mczcb QHFm5EZGt+ucK92eIvb70yWkGveQ+7gvY8u8N2aetjaePtbosXFucHzKyDK6ruvnPHG8ny7rrzaB lfFt5G0Ht9pP9qXV7uGz1tn4Mt/Hd3maVNxFA5Hl8WcOMRvfcIwTZuAuLqrYdiK5rvMAdMm0060m 0CTn/oIk/N9UuxQRKAC6mvXAYKr08fKu8gMm3TbZ+G1OFW8FgtYYspL7a/VPA+B8oVKFVA0BsB+c vkp5PFs2gykRqjzUy1bOeQ+QSie3spK2HfAOkVx7znlevdRP2yRYVWCVj0UZzpW/dgA4duLYcfQe rt0ut9FGA3ElbbHhLro02GHNuUK7gZgEQIBr58m11lzp4ZPm+fjhAvCBBkAZDYDgkV7v1vXHLusq UzOwsv8QgG4a1DjSdgMAXI8E1ar6khukr8BERESkdhQAiYiISO0oABIREZHaUQAkIiIitaMk6Jvm PBwLM2mrBd7byBlJxa5KMm0ytb/j7QHaJGkWH6tdConJsccrgXjFDQDSfoEmX/Zz4CKtHonnF6TN QbQTzdkxY607rHYcZROevS/f5iNW7G3EKv3YaxltB/qPHyJ/dH/893s5sh7Z7lkPrk+uqW43HfM5 ymPHJwS+byuttGrNOmbeg11Arlit5Rwu/uhxkhAcGg4Xa2lic/8e0HtQ2ETu4Pvpa7VPcjRO0/1o /+4sqURsnvaBs/GE6bzp8PA/30t24+z+I/y/Px4fRHYBrHydHgb32wyPvrpIlq989R2y88L9ctaj BQa0IMO4Ts12O6zFC2vl8u474JRcQN6B9hMb3d4sku9FPlr6AOj4+Bh7e3s4PDzE8fExAGB9fR2b m5vY3d3F+vr6zQ9iUgPCsfWusY1ZjyvL0jeg4eCKD85gVJRkRqPNhlGKzI7LbTYHnVaF/mkzGb/V w4311mpmCO3x29w7hxjTyiWX5TyYnMW1xxrhMt6nFVtGsDTYRomKL+cQ7q+kAVDTof9J+gjsPQQu Ph1f1/cGAUhRo+fhHKmAaqXBpMvTjqMeDo136Xnr9z3er47fh9kZcC9tBYbVkz7aH9LAwJ/ncBfj y2MoP+VD6T5pw993pOKM9pEzrrMsI9so/Hu4g/e/LKyl/grs6OgIT548wf7+PtbW1rC7u4vd3V2s ra1hf38fT548wdHR0byHKSIiIrdsqT8BevbsGU5OTrCzs4OXL18m/21/fx/Pnj3D69ev5z1UERER uUVL/wkQALx48SL5b8Nl+gRIRESkfpb6E6C1tTWcnJxgbW2N/rfR/7c4uNLJsNHq38CmmWe5C5Na YZhJoIXtsjybZhN4MJ4Im682cPazB8mqoeURm+k2GmcBrj8+hpXfnyI7I0mJFz3QL/lpvlCFmasz nya4hlApCZqeIyOvIBYPrzMSx53jM0wHpOetyvm1lnue9xJXyazGjQwupGMIJE/Lh8hbiJDZtu0Z uPl1SifVprlmSGdeN17LNRrJ8YyZxx/+jx+NzYzsHPCz//AVfGN8G4+aH/AffvD36XCziKzQquHv P3yO//jNnyfrfvP/f4p3v7+XbqPbhu8W7pf//g18b3zfHCI++0/fJr8fM+Cz1fF7w+VAdkGOw3kf /iK9D10/Tw5bOD2js3iz3CCXZTwvkZ1jF430MSO3iM04PviF8YXFVDW1xpAZWuoAaGdn5zIBenNz c+y/HR4eAgB2d3fnMzirzUKVZEQrGbYo88DKeAVWvNdE/1H64A6NQXVMohHhCwFQfNcDWFFGr18p KCl/zJyRTFslAprBGMosu21WuwjnjMRmYztlK9fSfN6R/1Di912FYH9S5ZxLq4YufrAy1gPL+YjW vzmHb46/eT5sfod/+8N/STbZQETLja/77rsm2o2fpa//yUP03qf7ka9kQDE5Os8H98bo8GNE8x2p iHIu/eMggh6H2O/z1iTsD6p+PmhtUkbVVj2l+yMCZdtpkJWqjUlkgqX+CuzFixfY3d3Fs2fP0Ol0 Lpd3Oh08f/4cBwcHpQOgr8NX896dG/Ptb3817yHcmGU+b1/3vpz3EG5w334z7yHc3L6d/3reQ7gx b8Nv5z0EkdKWOgACgI2NDQDA9vY2nBt8nbW9vQ3g6q+/AOAsfsDX4Sv8pv9mad9M3/3uv857CDfm bb68D+Sv+0scJHSXeN8u/vu8h3Bz+3YDz8iv+19e/pyF9zg/rzIJlYhtqb8C63Q6l8HOxsbG5ddg h4eHODo6wtOnT3FwcICtra15D1VERERu0VIHQM+fPwcwyPMpVoI9f/4ce3t72NvbmxgArbr7eOw/ x1v3Wzz2n897l0REauVx4yeX//w2/xLtdnuKrYl8z8V4F6fWndHOfUzAe/v2bfJ118nJCR49egTA boXwi1/8Av/wD/+AP/3TP8VvfvMb/PSnP533Lt0I7dti0r4tJu3b9f3jP/4jfvzjH+OXv/zlvHdV lsBSfwI0LIO/ah3LX//1X+PXv/41Pv9cn/yIiMzbV199hU8//XTew5AlsdQB0ObmJjqdDvb29pKv wPb29i7Xsfz85z+f9y6IiIjIDVjqr8COj4/x5MkTnJyc0CTotbU1vH79+nYaooqIiMidsdQBEHBH usGLiIjInbL08wCtr6/j5cuXePPmDWKMiDHizZs3ePnyZangp9Pp4MmTJ5dzCD158mRsUsVFdHx8 jOfPn4/t1xdffHHZPHbZ7O/v4/nz55dVgYvu5OQEz58/xxdffDF2XS76/h0eHmJ7exuPHj2Ccw6P Hj3C9vb25aztd93JyQkODw8vr7Uy52ORni9V9u3w8BDPnj1LnjHPnz9fymeMLKgoppcvX0YAcW1t Le7u7sbd3d24trYWAcSXL1/Oe3jXhu8bGcTNzc24ubl5+e9ra2vxzZs38x7izLx69Wpsfxfd69ev L6/BtbW1y/M3XLaoRs/Tzs5O3N3djTs7O5fLXr16Ne8hTrS7uzt2nZW53hbl+VK8h67at9H1R6/R 4bL19fX49u3bee+WSFzcJ+YNe/v2bVxbW4tra2vx9evXl8uHb0Bra2sLexOvr68nD9i3b9/GjY2N yzegZfD27du4vr4+9vBdZMP9ARB3d3eT6+/g4GDeQ7y24bX34sWLseXDwGJjY2PeQ5zo5cuXcWtr K+7u7saDg4Mrr7dFer68fv06bm5ult63V69exc3NzeR6XMZnjCy2xX5HuEEvXry4fKMpGj6Uiw/r RffmzZulCBSGhudpWfZruD9bW1vzHsrMDc9P8U3/7du3C3nurhrzIj9fpjkfy3IvynJY+hyg6xrm HbAy+dFqsmWyTAnhR0dH2NvbW6pE92FuSNkGvotkOB9XcV4ua/miq+PzBViuZ4wsPgVAhmHF2LCZ 6qjhsuE6y2L4wGX7vGiePXuGjY2NZP6nRXVycoLj42Osra1hfX0dz549u0wWXobk0p2dHQCDwHXU 8Joc/vdlUcfnC7BczxhZfEtfBn9dwzYa1uG56r8voqdPn+Lw8BAvX75c6DecYZ+3V69eXf41vejn 6/DwEE+fPsXm5iZOTk5wcnJy2cOu0+ng+PgYGxsbePXq1cJ+WvL8+XMcHR1dVmgeHx9je3v7csqK RdqvaZ8fd/l6nWZsT548wdHRkZpQy90w7+/g7ipc8T31Vf990QwrbhY9v+T169c0t2LRz9doZc3m 5mby34eJ3iynZFGMVkGN/mxtbY0lCi+CaZ8fd/l6ve7Yhs8YJUDLXaFPgAyL/BdaVfv7+5dfGS3y JwjA4FOs4+NjvH79emw/Fv18DT8BAoDXr18nXyEcHR3hyZMn2NjYwOvXr+c93Mr29vYu55Zhs7YD GPtE767TJ0Djnj17hv39/YW9PmVJzTsCu6uG5casFHVYmbK+vj7vYU5tOBfJxsbGnSm7va5hZQ0r B8cd/ou6jDLVM4u8j6Pl/UWLUgo/6qpzscjPl6rX2fCTn2V4xshyURK0YVitUEzKHF226BUNy/TJ D/B9guX+/j6ePn069jP09OnThZwxeX19feHPzyTDhF9W4TZcxu7FRVWH5wsw/snPMjxjZLkoADJM KkWdVMK6KIbBz9raGg4ODpbqwXR4eJj8jP63RX0jHV5vk940F7W6psz1t0zX6LI/XwAFP7IA5v0R 1F21SDO1VjU6Bf+iJZdeFxb466GhYSL05ubm2LX39u3bhU+C3trauvIrsEVK0L/qelvk50uZe0lf e8kiUBL0BKOfkgzLwvf393FycrLQpeLDJMb19XXzY/YXL14s7KcJk/Z50S/3YYn/+vo6LYNf1ATT 4+NjPHnyBCcnJzQJem1tDa9fv76zXwsdHR2NfbXKPsUp3lOL9HwZ/RqZ7dvW1tbleEcT9jc2NsxP fl69ejXv3ZK6m3cEdtcdHBxc9q/Bx79oFrnnUowxKTNmP3e9+eR193kZsGtyUT/5GfXmzZu4s7Nz mSCMj4nAOzs7d75Br9Uw9Kp7alGeL1ft2+j1V+ZYLMu9KItNnwCJiIhI7SgJWkRERGpHAZCIiIjU jgIgERERqR0FQCIiIlI7CoBERESkdhQAiYiISO0oABIREZHaUQAkIiIitaMASERERGpHAZCIiIjU jgIgERERqR0FQCIiIlI7CoBEFkSn00Gn05n3MLSvIrIUGvMegIhcbXt7+zIgiDHOezg3bjQAqsP+ isjt0ydAInfcaDBwcHAw7+HcitH93N7envdwRGQJuag/r0TuNOfc5T/X6Xat26deInK79AmQyB02 mgdTl09/2P7qUyARmTV9AiRyh9X1058hfQokIjdFnwCJ3FGjn/5sbW3Nezhzp6owEZklfQIkMsFo AvLW1taVgUixfHuar62qfvox+jXRVa9bZl22znD/isGZdWyG2yiuX+W4DD8Fq/p7IiKTKAASmaDT 6YwFAlfdLqNfWR0cHEz1yU3Vr7+qrF9m3eI6owEZMxqgFI8bU/bRU/evAUXkZugrMJEJip9sjL4Z F42+4Zf5tGiSu/b112jwM/qJz+jYRj8ZYseiuB+TjuWo4muIiMxEFJErbW1tRQARQNza2pr432dx W131ekyV1y+z7ug6k9Y9ODgYW2c4dmvco+seHBzcyLEQEbmKPgESKWE096SYA1P89zjjr2nuwidA k/aLfRJUPGbW/pT5REd5PyJyE5QDJFKSlQ80y7yfoevkvdxkDlCZBOQq699kfpOISBkKgEQqKCYC b21tjeXGzOrTirsWAM06SFEAJCLzpgBIpCKrGmqWt5ICoOmPh4jIJAqARK6hWME069tIAdD0x0NE ZBIlQYtUpFJsEZHFp0+ARCqy5q/RV2D6BEhEFoc+ARKpYNJkh7PsWK7J/7531yaFFJHloABIpKRi 8vPBwcHE+YFmRQFQvfdfRG6GAiCREiY1OR3951l9CjTtJx2TgoZZflJ12/QJkIjMinKAREq4arLD Yq+sWcwHNE2ezKQxlK1guys5QMr/EZGboE+ARK5QpsnpaFBUphN6GdPkAbExdDodmsA9DN7u+ldN +vRHRGZJAZDIBJO++iqadT7QNAHQcIZq59zlz2hAVByrNbnjvBWDTxGRWVEAJGIofopS5mutWeYD jX7aVDU4mdSTbLjdRQsoFm28InK3KQdI5A4bDcKuarTKcmVGP4liQc/wv9/VgGi4T7PssyYiAigA ErnzRr+emnS7LluycNn9FhG5Dn0FJnLH1XVSxNFPrkREZk2fAIksgDKfhizTJ0D69EdEbpoCIJEF cdUnIssUAOnTHxG5aQqARJbEMgVAIiI3rTHvAYjIbOjTEhGR8vQJkIiIiNSOqsBERESkdhQAiYiI SO0oABIREZHaUQAkIiIitaMASERERGpHAZCIiIjUjgIgERERqR0FQCIiIlI7CoBERESkdhQAiYiI SO0oABIREZHaUQAkIiIitaMASERERGpHAZCIiIjUjgIgERERqR0FQCIiIlI7CoBERESkdhQAiYiI SO0oABIREZHaUQAkIiIitaMASERERGpHAZCIiIjUjgIgERERqR0FQCIiIlI7CoBERESkdhQAiYiI SO0oABIREZHaUQAkIiIitaMASERERGpHAZCIiIjUjgIgERERqR0FQCIiIlI7CoBERESkdhQAiYiI SO0oABIREZHaUQAkIiIitaMASERERGpHAZCIiIjUzv8EgPTJSXkUoncAAAAldEVYdGRhdGU6Y3Jl YXRlADIwMTctMDItMDNUMTU6Mjk6MjUrMDE6MDDOJFxdAAAAJXRFWHRkYXRlOm1vZGlmeQAyMDE3 LTAyLTAzVDE1OjI5OjI1KzAxOjAwv3nk4QAAACB0RVh0cGRmOkhpUmVzQm91bmRpbmdCb3gANTc2 eDQzMiswKzDG/gPmAAAAFHRFWHRwZGY6VmVyc2lvbgBQREYtMS41IAVcCzkAAAAASUVORK5CYIJQ SwMECgAAAAAAAAAhABS3L/k2SAAANkgAABQAAABkcnMvbWVkaWEvaW1hZ2UyLmpwZ//Y/+AAEEpG SUYAAQEAAAEAAQAA/9sAQwABAQEBAQEBAQEBAQEBAQEBAQEBAQEBAQEBAQEBAQEBAQEBAQEBAQEB AQEBAQEBAQEBAQEBAQEBAQEBAQEBAQEB/9sAQwEBAQEBAQEBAQEBAQEBAQEBAQEBAQEBAQEBAQEB AQEBAQEBAQEBAQEBAQEBAQEBAQEBAQEBAQEBAQEBAQEBAQEB/8AAEQgAtACtAwEiAAIRAQMRAf/E AB8AAAEFAQEBAQEBAAAAAAAAAAABAgMEBQYHCAkKC//EALUQAAIBAwMCBAMFBQQEAAABfQECAwAE EQUSITFBBhNRYQcicRQygZGhCCNCscEVUtHwJDNicoIJChYXGBkaJSYnKCkqNDU2Nzg5OkNERUZH SElKU1RVVldYWVpjZGVmZ2hpanN0dXZ3eHl6g4SFhoeIiYqSk5SVlpeYmZqio6Slpqeoqaqys7S1 tre4ubrCw8TFxsfIycrS09TV1tfY2drh4uPk5ebn6Onq8fLz9PX29/j5+v/EAB8BAAMBAQEBAQEB AQEAAAAAAAABAgMEBQYHCAkKC//EALURAAIBAgQEAwQHBQQEAAECdwABAgMRBAUhMQYSQVEHYXET IjKBCBRCkaGxwQkjM1LwFWJy0QoWJDThJfEXGBkaJicoKSo1Njc4OTpDREVGR0hJSlNUVVZXWFla Y2RlZmdoaWpzdHV2d3h5eoKDhIWGh4iJipKTlJWWl5iZmqKjpKWmp6ipqrKztLW2t7i5usLDxMXG x8jJytLT1NXW19jZ2uLj5OXm5+jp6vLz9PX29/j5+v/aAAwDAQACEQMRAD8A/oMHivxR8QPhZpPx S+DXg7TtG8c+LNA0i80O2+LXh+78L6pp2n6pNa3ctn4ntUt/7e094rV2a402OWMvcIvmB6wfFNt8 Q9I+M/ww8U6/8fvDngzwFNouq+G9X+E02kaPEnxC8c6j5V3ptzpPiLXdRs9Vsm0q2inmi0yytbi8 uoPLTywHfds/svfHqL9pH4P+Fvi5b+BvEvw+0/xZBLqOjaH4nk0+fUbrSJLueLTNcW5024uI5rLX LOCLUtNaUxXDWVzEXhjIANn9oH9mr4YftFeG4dE8faNBdX2lPqN14W8QRKya34Q1vUNLuNKXxF4a vVmV9N1yyiuGks70JKsUqI5jyoYAHt1yr6haXVpa3kkDyxSol7b48y1co0aTIHBHnRl1khXYyq6x llAOG+bte+E3xr8O/Am5+Hnwl+OmqRfEre8ml/FP4paTbeOr+3ludZ/tC7e80e1isbe8t4rKV9M0 +1U7oLdIg8hbJqp+zP8AsueGv2W/BGr6D4a8beP/ABXq+tzW19rfiv4n+M9Y8Y6lfahZ6ba6VDcs dTdLPTbYw2UUklnp1vHHNKWeRy5BH0F4B0fxRoug21h4w8VL401szXdxNraaTZ6RGYbq5lmtrSC0 tWkVobKB47eO4lPmTiMyuoJwQCUaJdXvhWPQ/FN2us3U+jrp+s3ltAdIj1GSW1a3vZo7SGeT+zhd iWSQWy3TtbCQIJPMjrhvgp8PdP8Ahd4A07wPpnhfRPB3h/R7m9t9H0XStX1DV4ksLi9muLee9v8A VLie4m1G+eSS5uyZ5AJpdkaoF21ifGrxh8R4LWDwl8ErLwPrXxDku9Avr/TvH13remaBb+Dp9Xjt /EF69/ottNK2oR6eJn02zDBppwo24Iz6hrHhPS/FenWFj4iszLFZXGn34tbW6vbe1a7s2WWAZilj uXhjlVJBHIUMgwJY+ygGrqmq6P4Y0+fUdWvoNN0+2ZTPcTs8gXcyQxK7MZJTtZlSKMAqNziNVHS/ Ldv9jNxYwpeyNbCeBFdU89mjLwjuY1Ziu4uPkBORkcLNp9tdR+TcQRSxBcqkqCZUaMLsYJLuUmN8 ttwfurkFl3V5L4W+HnjfRPil448a6z8VvEWv+E/Emn6DZeH/AIaXenaNB4c8FSaXbzR399pV9DEd XvLvW5pElulunjtovJVlDMyuAD1mwe+ns7V9StYbC9eNftNrFcefDDLwzBbhQpfBwWIAVmXrngaR DY4BHBxhGxkEDjcDtyzfN82Qwy2AabHgc5DkLksuQwxjYcNkY6Y56gHAIyz1UMACpIyRw3I3Zzlt uSoO3oeeQTls0AI6IQyPhkIA2uuFySucKAcEA4PIfAHXkDP07R9M0qE2umWFnp8LzS3Bgsre3s7f zZXaSaQxW8UMZmnlJlmlKvNNLhpHfgjScop+YgEZChipyxBOSM5Ykk/Nn5SeAB8hkAbBI+YY5wCR xknOwjrt5JcHjptABAPFvjx8GNE+PHw91r4b+INf8YeG9L1pLVbjU/A3iG68MeJLcWd5FexPp2s2 sdxLZuZYdsjeVIrxkoRjGPQvDuhQ+G9E0fQra5vbm00ewtdPiuNRvJ9QvZo7aFIEe8vrhUnvblkR XnupFjaaZnfYAcHpenJ9Tjkk+gHYcc9FyfXrTWUHAAB6g7c5IB54Ixn6KOwz3oArsByykbQcjkn5 cYwAepxngDHqDUdzdW9lEbm8uYbWFSgM1xPHDGC7BEJklZIwWZlVQzYYsFGCNpWS6tVuksRcQrdy RmdYN6+d5SnaZFTO8rk9cAFiBnIBrC8U+EdA8Y6U+jeJNMi1XS5JbaeazuTKYJJLSdLiDzRFLESq SorbfM2scbuwoA6QcqMSnBAYMCuG3AnC45wwGd2cEEHDDFch428Lt4r8K6/4attX1Pw/JrmmX+nN rWjTi11WwOoWktqbqxuWV/s93As3m28ojxHKqMQQciDxZ428J/DnSbHUPFOqW+iabPqOl6FYuYLi ZXvtTuFtNOs4oraO4m/ezkIrBSsagM7AZauyRhMEZACjqrK4Dcqw3DOSCMjGQR144BoA+dPgH8Ab T4KfDnw/4FvPGni74l6rotrcWU3j3x7eWF7411i0uL2e+NvqGqadaW2LS3d4orSzM7jy7aOS5VnA Fe56tqB0LRr7UY9N1DVpNOs5p7fTdPXzr68aCIstrbJIyeZPMVWKMu4DMwYntW2YwASNpJAUHI7j ABwCevoWyR0OMU7AGDuHQDByeeMAhgeMHrwpJz6mgDn9M1bUtX8O2eqHRLrR9Sv9PS5/sTWjGt1p 9zLFvS1vTbSSxq0TELL5btjBAIIyJNEsZLGwjjubPS4b2RnnvhpVusNnJdy4aaVMiKSV3JAeWUM7 lRk4AA2RtjVGJUKATztCrzj1AQsSc4ySTyCFryLxr4n+Jei6mqeF/BOmeKNMnU7JRqAtbm2eJIt5 ufNGxhcSSOIViz5SwMHJLLgA1ZPBet6ffeC7LwZrem+DvA3hh501LwtpnhzTFttWtFs0s9M022W3 SxttEs9P8qPylsbUBYYlhRMM1ekwxyKGAZp2aRmBKhOpyAAWJIBA5O0nHI45k3jJBHGQfunjjAwc YXB5IHPQDrzTvTLFaTvEZA4UBBjeTyikMAu8rt37gMsU3Lkg4IAl1bWtzFNFdxQSWxMavFJ86Mxf IBRsEgEbsYGSOM8YsoAFUopjREIRduxNoOF2qQTjsqhjnoDiviz9kM/FC/g+L/iD4j+Jvi7rKat8 WvFa+FdH+KfhfQfDMfh3w5ptzHY2Fn4Oh0me7vdU8LzmKS7sdU1RoZpjKywQeWNx+1ArEABRwAAW wcg98E59RgnABOBxQB5x4k+JPgHwj4x8IeDdb1R7XxV4/k1C18O2cWm31wdQl0i1N3eLPd2dtLDa RwwEukt7JFEzEiP5mGfQYo40LKZArsMlWK/NtBwMkKWUAZyAAT8p5onsIHmjuXhVrmNXSOVkUSKk nMieZxIFcBRIiyqGChWBAwfn6w+EHjy3+Pt58VZvjP4un8CTeDrfw9D8HP7O0YeDodZS88+TxYdR Z21oajLbb7RLK3jWKRnZ7iZ0VFAB9D4PylQcEEbmDc7B2BDBgWJXlVIwCeNpqQpwpIO1Dj0Hbp82 3OSCG2hXzzzmqltZ/ZjO5ubmUzTGb9/IWVAy7dkAPyqg+ZgMbi3TKgE3gu3BbJPcOQScgK2AvAAx jlgSOfSgBECglQQQBu+Yjk8EE5OFGB0G4sSfmOMqudoO3OBuIHAOcdcDHG0YJyMjnB2g0uxmGDtK 9gF6Y9T8xYfLx1C+2RTWBAb5E5U52YGcg5xkZGRgg9VHBGMUAeW+JdXubZ5GileMq+MYBUgc9uij oMnPIwoxmr3hDxHdXokhuMPggK3fLbuAAy5BPHfP3ewNcd4yYh5gwP3yQTvO05wSozjIyRnI9znG a3gaX99KrFtwx8w/A/KAMZJ5HQ9+1AHvsbbl4LHqTklhls8P8oGcY46NkNxxUyqAucAgdxwSDgcg tkDgjr17YIrLtZMqnU8dSOQAeCQTzjA6jJx1yBWkoOQcYz3+bHfjGWAPB5BzxnB7AFE2lsLk3S28 IuWTyzceWnnmPdwgkILrHn5iinBPqBmp85AHJAwST3yMYHTvkAA5yBjI4qbGBgsBnJ55Ocgtzzxx weCT9RTevAAABPzdAeOMAAZOehyQeoxjNAFO5s7e62Ce3hmMTrNCZoo5GilQ7o5IjIr7JEbLq4Ad TyhUgUGWSOSKJYjIrZDuHUCFQBtOGO5mc/KMEnIyTkkG3tAIwpYrwFI27sAnJBAyDjnjocjGBXg+ keMPjJffG7xN4U1b4YaVpXwh0/wto9/4d+JUXi2ym1jXPE9286atoUng1YTfWdnpcSR3C6mZEidS qZcyfIAe5NuViGZOM8BsH5uTwCpzzyCOOeBzWfqk19Dp97LpVtb32orazPZW9xP9nt5rlY3MEcs6 qWiiaUKJGUZVMkgnFfPWh/Cn4r2f7QniH4n6z8atZ1P4Yaj4T0zQ9D+Df9hWEGi6Lq9tK0t/4lk1 03b313d30eY0tBaKQ8jeZIwVAvu3iLxBa+GNIn1e9tdQvUtyii20qykvb+bzZEjVILaAb5G3PuKg BVReRjggF3R21SfS7F9btrG31d7aF7600+4lurKK52KZo7eeaOJ5o0k3KkjKM7M88EpdpeZjFqYI lVTvjZwpVyfvdVBLLjOC2CCOAAKWTUHlhiS0lltLu9gElv59tIJIwFSRluY3BMZCt5bJIVwcgkAk 14/8F/CPxL8IaL4jsPif8UV+J+t3/i/XNY07UbvQLDw/HoGg6jceZpfhe0S2ubu51GDS4VJ/tC/M crvOYIUFtBEqgHuctxbQ27XNzLDBbxpvlmmnWKCNCFG9pJXjjQZZRuLKMkAMCcVRv9XsrA2aTrdT tqFxDa24tYHvN7Sgsrt5KsqwbMlpWZlUYJOemB4q8GeHfG+gXXhjxNp66joV/DFb3tk1xNbx3UMU kUghmNpLDKIXkiVnWOZOMqSwBB6K0sbawt7a1tI0trWziit7W3icxxQwRxiGOKMF2cRpGFRVZzlQ C7bzQBaSNV3iKJQWILFMAkDHLdzt5OOg6gAc0+RSVjyzkA7xGr7fMIGQpfpgHn5hyMk8lcVrktBD O6ByY4iwMZ+ZOVG5eSeMs5UZLbTjsK8a+CnxBh8c6X4l+z+E/iR4aj8N+Mtf8PNP8R9Jl0u412fT 7kRza34cNxI7Xfh27lkA065QRo6oyqpIZiAe12ctzLCGu4FtpcMwiEizrsDEg7lPXaFJGCVOSct0 tugYMhZsEg7jtUjneVC8HAGCSecYyTyKgjKSFXR2dCdyFCv8LbQc8HIzhy5A2jnPWpwYgQpUNntu yVPOc5IONoXB6Mc5bigBMJucZYEKAFLZwBhsEDcNwwC3RTtJBXCkqgdg2CTsAGDl8dOQFJ2qBnaf lAAOBzikLKp8xGIywOGBxjJJ2nhgN2MDaGJYjoDTCzbzkqCCccNnqAQTzliATg9MEbRkCgB/ylif 4sAZPOPujO0BsA8jkg5IyxJILGPHXkA7cqRxj24A/wCBZ56kYoLkAjDc/eOSNwwe2BkAnqcEZPy8 1HuIBxnIDHkHqMnk7jjOM4x68HmgDw/xmWeWfKLhGH3W5AG4HuT83AIyMZK4U9KHgZlNw4wwIAyc gEde5Y4HGACR+WK0PGTESTcfePUlWG3JOFUY2nuAFJIBbjBJyfA/FzKBnlex4zjPBbt68ADpxjkA 92tGG1R0wOp6dxjg9O5HOfrnGqh6YAwc8gkDGDjg5B6HOMDPTBDVi2uPLTDE4ycYOcde/BPucg5+ pGqJPk6DnpyCwIGSMDAJAJAXjkc9qAJ2PHIYkY+Ycj6cZ45BAz1yQB2byRwSMgnOORt4HOenHAyO B24BYJWGOCcHLEHAB4HIOOTjPBOeMAHijzM/dUgZwQcllyT3APPIK4I6EdaAHjAyVYnoclsnkcg/ NjI6nAJySPauWvvDqXviHTNffVtbt20y3vLaLTLO+kt9KuvthUNLqFmkbi8khVcW/mOFQtnaSM10 +7cQB0xnO3O0gEMM8YGMEZYZAJIPBpGwdwB5AyCBzzjngZ6Dn0BoAwNc8SaF4YtoLvXdQjsIbieG zgkljlkLXVwSYoQkKSMC+05Z1CjB+YDpB4d8T6D4t0eLXtD1BbzSpHuBHcuk1qoa1kaKcbbpIZE2 PE/z7Qu0FgSpDDQbTbJWmkeA3DyStPIZz57rKO8SSKRDhQQvljI5IYAnPKaRrFj4lPiXQZPDmt6f p+jXraP52qWBsNO1iN7ZPNfR51l/0mzjWVonZUjXeGyS2WIB5/8AFb4lfEDRdA0XVPgh4I0L4xah qHijQtK1S0tvHGhaBb6Z4au9QNrr/iD+07mWe3lfQ4EklFiD5lzJE8WNx49rtmLQQu8XlSyRRSSq CH/eOgLZdUUPzyGxgg/KAK8m8OeEfhx8NL27sPBvg9NPuzpDXLwaNptwLd7e3eaZLbzmmktVu7i4 lklBkZZbieUM7hRivn/xB8V/2tvFmmeHNf8AhZ8JPBHg61vrXUv7Z8P/ABx1290rxRaXNtqc9pYz W9v4bTUrQ2V7Z24vEaeaO42TxBolGMgHv+n/ABr8L+J7nwbbeAL6y8d2viq71KFvEnht21rwvYJo eU1UXusaWZrayuI7pJrSOGZ94ukeGRQ42j2ZWVmaM/MysGCAgthuhI4OPvDJXkjkjkHivA3w88F/ Dbw9a+FvAHhfQ/B/h2ymuZbbRfDul2Oj6ZHLd3Mt7dyLZ2MMMJnury4mubm4lWSaeeRpJDuIqynh LS7TxFf+LbaKY+IL3TodKa5lu7yaCK0gZpUjjsRN9jTMjb3lEXnyEbd4XdkA69Jo2doxKglEav5b FPMVCSN5TLEIcEAkFSQf9qqc5e2t5JLa0F1LkYghCpJM5OApY8RgEkDcWAUkquAQeRsfBXh/SfFW peOXhl/4STU9KtNIvtQnv7sW62NiWeC3hsXuTZWal5DJI6W3nSDZubIau6jkBUFSDuGchsqTnABb BwGB3DA8vJIGTzQBLEiRxRqYUt9sceIlZW8st8zIpViDhshn284JGcZDLqZLeJ5G4Krk7mBO/dkc lmK/3SOcYwemTJGVIGQzfOcFtowS2CQeQO/RfRcdAMfWY3uLSZIwASDt+VdxYDPOD2Oe2M9QCCKA KH/CVWhkaORUVgcbm5J/MZ5UDPXOP7wJE58T2W4Hcp4IyCOBnPAHHbtzyAOK8T1KLVLeZwIZHwcA YPTOOBjBxjoOc5BYAYrFNxqowPIkGRnox7+pUAkkcgEgccEYoA+hh4ls+fnTAXkllxkjnA9eueRj AwRUkfiTTiSC0ZBUkZO4deNueg6ZGOoGCOa+dRd6wBj7NKcnkgMME9ScqOvt0HrgYRLzWAx228vy jHAYY49OowARxk46g5oA9D8SXdnevMVAMeMkkY6gj5S2M5OMg4OehAHOB4Yu7G0nm8wgHPy44Hy5 6HgBRz93IyO+cVwGo65exmSKWN1IDDGcHDccZJ29Om3pg8cAc/YarfvNKIY5HJ6KmTxwM5B655wS ePlGccAH1na+IrBVUbTkDrkYI7jaOmCNw5BznBHStBfElgeMIOBj59owcA5wzHI75GBjBJGa+Zbf UNYwoMEwA7LkZyDk4xnrk9MAtnJwBVsX+qhSTbT5BB5X7oyDuyeTknoOB245oA+lP+EjsMHmIHgg LjOST74PQZGOmOBkg1IvFGmG58mSSNfM4UnjJ4A6jr1yTgDIJyCa+dzqerknNtMoxheGOcEg8ZIP I4AHAC5APVsUmrXNxEwt5OHViSrYB3AY4xknGBxnkYDcgAH1eGRgpRjICCRtOSFOQBwfmYE4HTuC xC00qM9CR0JzkjABIyMADgZ7Dj5vTl9Dnke1gDqVOxSchhtOBuzlRt9eDnI47V0SMxYDbnB5Y8Be ASevGMZIxz6dKAFcZQ4JGcjIO1lPIzkkgdhxxyeteJ/ELxhoHwF8DeP/AIneIW8X+IdN0y1vvFOq WOlQ3XiDUUtLCKNpLXQdFtYzIxEeWFtBlnKu/O0Z9HsvFvhnVNb1vw7pfiDSb/XvDsdrNrui2l/b S6npKX0TTWTX1osjT2q3UayPb+ag80KcZOAfK9B+Ongzxd8W/GvwWsdM8T/8JP4H0TQte1m+1Dw1 q1r4ZmtPEK3H2KPSfEzwJpmoXsJt3W8tbecTQ7gSrLu2gHSeDvH4+J/w58OePPA1rcWlp4w0jTda 0hfFOl6npF3DYalFDdwf2no93Fb31vcrbTYe1mhjeOQleRtNeW+KPjj4n0LxnrXhHTf2efi34vst E07QrweLfC2naP8A8I5qd3rMd611Y2D399aTvPpf2GIXm7zNpu4ASnQ/SsabVRUUiMFiuWZmdiRl 3kkdpWPyqFYuQFAChFAAzZdOnuLq4le8gWAiJYIH0+G5eLaG8xmmlbcxkJXjnGzqc8AG/PK1payz GF3dFBWMEOO3QJycZPG8KSBlsEZ+LNb+MH7Unjn4d+Kb74S/AZPAnj/RPG11oGj6Z8btds9L0LXP D+maxBbXHi62vPD8t7dJp2r6a8s+kpcwxyl43+Rl2k/Wdr4v0zWtCuNY8J3Fp4oSOa7srcWFyfLk 1C0d4JrWSZkURLFMhWZyMKAQCMA15n8cfCfxV8f/AAh8SeGfhX4ztfhP8R9c0SS30zxVHZx69B4c 1Sbyd12lnGITf+WgmhVlkDqHZ4yJMEAGPe/Dfx9rXxF+HnxDv/ip4m0fSPDWgavZ+I/hZ4eh02Tw d4y1XWDCYNT1ma+s21d00VopTpi2qxGffH5xiGVb6EsjOFZbh455HdisccQjFtE4zFHIufmZQoHA 2noMHCn4Y/ZD/Zo+L37POn+Lbz4pftF+O/2hfGPje+0vVdSu/F9vpml+HtFv7awitNSXwpo9o17e 6dYancK90EvrtXRYVUQq0jE/dsK7B5jRordWYIwOdwKguvIKjByzNleAsYOGALCoxYB8bkCgKTgb mPy4Cnc2WBYqFxywIG3JZJEzEcgMQAcfLHjOBnuyjIG0qpJBGDtNeS+IfjR4J8M/EvwT8KNTXXh4 s8fWmuX2giy8O6vqWkLB4dSGXU31jW7S3fT9IO2QfZ1vZ4WumGFO7aG9YLIxYZLEAj5MDBAXDE7V 4LFsjrtCg/MCCAZ1zp1s5+eMOwYhyEU84BwEZkJUknaw2jkDB5rKbRrUYHkqckjoOM4yOFyDgEAs OB6cY6cjJUAAgsepB5ySTnGckZzgEAjJIzkDLnaQDgg7c5xweOc884/h6tnsTQBzH9i2qkDy4xgE 4AHQ4wozncRkN82fTuMp/YtsA37tSR8wGxRtHXqAOpPKk5HUkZzXTGMFmLAsdxA2kZ9DjdkZ789u +cVGUUgrwBzjBySOMAYxnnpw2cgdOaAPnrxjpkQmmxGpIJ+ZR7E53LkhugJxgdApK4rB8FWETXLo yKynnLYPCt1IJBHfrg4I4BruvGkeZZcerEnoTneRjBB7cA5A4PG0Ec54LGL1/k6EBSOue2CTk9Mn JPrQB6rb6HbPgrCp4zkgKSDkdMHgkEdieSetXRoVu2SIhj02A85GeuCMcYx0z3xWraAbIyABkEtx kkjjnGQeDjIGAOhHGNQRA85GOo5PQHgjgjpwOgJ9wKAOXGiWw4aOMgkYIVTgfXpn8OvTHFSR6NbI QQi8c78Y2gn05KnHHJB69yDXSFBkYXHByBwcdOemOOc8g4BDcZC4UZ6EY4JwQTwO/XnnkBfXI6AF KC2CbdpBUAADGMDBzw/qo42857kirTKMFSxI5BDBs4xgjgk4PQgHGD3xyBQSBgnGQo3AAZHB64z+ nsccI4HBwoO7v79SCQAORnr36HFAHBf8K88J2l94k1nR9F0/RPEHi1YU1/xDplnb2utakbW2a1sn vNTWI3k/2OGVktBJLst3O5VZxXEfAr4K6P8AAzwTF4I0rxR458XRQ6rrOq/218QvE934t12SfWtR u9SuIxfXcNslvZ20l41ppdhBAVsbKJYkkY17k2wLufaAMYLMqjJYjkkg8sQuCQMn1zSH5VOQCDnC gckntjjrkHuOSeegAEXCKpZxgjvwRgHPBwOpB685JOcGsvT9b0zVmvRpd/a3hsLuSxvfLP8AqLuH G+F9yHLKCOVJXA4rQTcy5dtm5cCHbuAJPJJ5ySDnGfQ9QKSK2htlKwRW1ujs0jKkSoHkY5dyI1Xc 7H7zPlm4yTQBx3w/Twy3hTSr/wAFXK3Hh3W4Brml3aSySRXdvrKfbo7tPNiiKxTxzedHH5SHY67h urT8ZeK4PBXh+81260vW9dFjGjf2Z4e09dR1a8aSWKBYLGyi2tLIHkDbQcLFknqtdDBaxQxx28UZ jjiTbEiFQFVVwAAAoxgZCqiLGAEjVFACzSKfLdlQSME+VJCBngnBOGIOeM8MOCT0FAEFjcJdWtte C2ltftMccy211G0NzAZE3mG6iyRFLGV2yqrYDBoyCQa0ZWAEbbSScttI+UjGCWLZBwMBQRuXJ5xy eUsNS1az0O81PxNZWdrc2cWoXUlrpNw92GsLUSzRgNP5Cfamt4iXiZvLWRwhlUZauOPxi8LkKhsd fxgKcWunEDk4G3+09pPYlgTgcEY59nLOH86zmnVq5Xl2IxtOjONOrOjGLUJyXNGMnKUdXHX01Oet isPh3FVqsKbkm4qTeqTs2tO7PVHiWQiQxASKGV5CAN3zDG4K8akDHAYMp2gsrsoKyjON25gQ4P3m GAPZQAecAncMj+EcE+T/APC5fCxGDYa7gnBxbafnAI5JOpHkAcAfKCCcZwaQfGXwsMl9P148kgJb adwM8Lj+0xzjJPUk9ADzXp/6jcXf9CHH/wDgEP8A5Pz/AD7Mx/tLA/8AQTS+9/5ef59meugsdoQ5 6kkggHbjJycglgTxyCD05C03knkFTnoBnA6ZUkgHkjOMc456ivDdF+O2iajHey3vhbxHpIgvriC0 84aZMb61QhY7zYt7C1uJSP8AVMJD8hImYYxt/wDC5PC5UD+z9dyT0Nrp+cf739qZwOMDHOeo4yf6 jcXf9CHH/wDgEP8A5Pz/AD7MP7SwP/QTS+9/5ef59metFgm0HnIGcZ55wQM8Hb1IIAPVSOcxnAc9 yA3BA7jPXBI5Hvu4OOCK8r/4XJ4W6HT9fwOF/wBF07gcE8f2rnkjgg5yAetNPxk8LZc/YdfyR1Fp pwIwAP8AoKAepP3uT909Qf6jcXf9CHH/APgEP/k/P8+zD+0sD/0E0vvf+Xn+fZmf4yGXmBUAljyR kngkHIIIAIyDggkDrzXMeDeL6RFPXkhtwzxyCeg4+UAjHHPOKwvFfxQ8P3TyGO01hc5277axXsQM lNQYNjgkkHrnJ4zzXhX4k6Ja3ztJa6owPaO3tOcfxNvvgM4yMAkdOetH+o3F3/Qhx/8A4BD/AOT8 /wA+zD+0sD/0E0vvf+Xn+fZn1zZkbEOxiMDOMYAwccHB/DJPPQdRpqwAx044ztPAOf4hwT1GMDBI ySRXjFt8YPDa7CbHXOMZ/wBE089OMf8AITABAGVOOvQg81fX4xeFcf8AIP10H3ttOx36/wDE0Bxj A79CM4Jo/wBRuLv+hDj/APwCH/yfn+fZh/aWB/6CaX3v/Lz/AD7M9ZC7ckjv7EDAz8oy2QcjIx94 hs56MLZwCW5BGQo4OcfMMDIOB93uByTXlY+MfhbIDWGukev2ewwMk8j/AImowRk459sdDXplheQ6 lZWWoQCRIL20t76JZQiyCK6iS4jWTY0iLKEkAdVkcBtwDsBXl5nw/nWTU6VXNMuxGCp15yp0pVox SnOMVKUY2lLVRd3c2o4rD4htUasKjik5KLd0n1d0v+HJ/nJyGOAcAgHkY4x2AOBg4GPUmmhcZxkl jkk5PJwCVwP4fxB6njpYzwFwQc5HcEjHU+/bsQcHrUUschGVdkORyM5GMnAAwOfUnHHPY1450GXq Ol2Oqxpa30XnwLJFKYS7pG8kL+ZGZFjdGIVwrYGAT14PFw5VkRAoAGDkgbQoI44B45+6Tg8YFWGT JPzEnHQ4YhunJzjscjKnk855LSrDkY6FlcrnqMdCO3Xhh26HBoAYSFALZJ656Yzk56g9MccjHU88 LtcgYYDv8xOTnvyD759cZwM1zul2GuWepareaprz6la3k6HTdNFjb28GmQqu3ZFcITPcSM3Lu21Q eAOeOjLOMEBRnrlQ5JwO7EHpj14x6cgEhblenzDK4BIbHv35yTnI7UdF2qQuSCSSW4OC2TyQuM52 kKeSxGM18ya18WbX4S+MPh38LrD4dfEnXvD/AIisPE2par8QbS0l1Twr4EsdBsjqM13421q/mSa1 fU3eSOxhhSV2cJHFEyklfW/APxT8A/E3wtpPjXwR4k03W/DGvSTw6RqsEr2sV/NDPLbSwwR3iW8z SLNbzqEEZZthYZHJAOh8UIP+Eb8RnaxB8P6uGLDAB/s64OeM4GATjoeFJyTXwb4m8ZeHfB8eny+I L77Cmq6pZ6NZf6Pc3Hn6jqD7LSALbRTOgkYY811WNOrsvOPuvxgs8nhbXlhn8jbo2qMzBFZvLSxn aRFVgvySLlDJgALnB45+M5IIZ2VpY1kaNlkRmQExumQHRsHayZ4ZcOMnBHFf0H4Nf8ivOf8AsPof +o58vxB/Fw//AF7n/wClIr215Jcz3UZs5oIYGRYLmRk8u6DKGYxx58xRGTtJZQC2SORzewMn+gBx 9PQfj6U0BMkAjcuAwXGQCPlyMnqBxnJwOvQ0/JGRj+uCM9+AOc8/lX7KfPgBxnpjHAHp3+vXk9+p GaeMEn7xGAec46/r06fX2poYjP069c45GeCcY9Bn3xjDgTx35ySeOvp69cfiMcdABw9+uPfH59z9 ecfjljc/mBnPc9uAegPPI/HFKzBRuJAHr145+vT1wQCeRzTQ2ckEEYHI4GPxBB6+/cDnigDIv9Oi uslhg9yMc/rn09ueRWda6PHaybwecccE5GcfQgZz/hXUY46Z9ec5wO3oBjBI454zxTSAM9frnpn2 554I9PagCONcDnp25A4/Xk8Z4ycdPSQHAP48A4P+B/Hv+OUz6Y7555+n+cHB7g0uc8eg/wAj06j/ AB7UAOP3gT04PP8ALIHP1546+le9+HviLqaeKfB/gC38CeJ7vRbjwLaanfePrdbYeHdIv7e3soYd Iu/PkS4e6vI5Gnha3SRVVCrqAd1fNGoa7p2nahpOm3V/p9vc6rLLDZ291eR29xdvBGZXjtIWIe4l RMu6qPlT5ue/2/4YKP4a8OYXay6HpONpyVH2C3BIYEkD6YPJxgYr8Z8Zf+Rbkv8A2HYj/wBR4nv5 B/HxH/XqP/paOo3EgqAcA/eCg5OOSMY49TliMYPbDcEkDpxkEfdUYBzhvl5AxxyBzwPvRtKkUbO3 7tI0JcliUVVQsTtCsScA8DOQORuyCyCeCeGKeMbopEDoSGQsDnJw4DAHA7AFS2RjNfz6fUlna7A5 AJHQD0HHPzDnPcDJB5UYOTAGDk43enAJHfkEY5HOQSME44GfqlncX1jPa2t7PpskylftdmUNxCAw 3eSXG1ZSgIXIxyQAe00IEUcURkmmeJFjMtxjzpNi43S4wpkY4J2gLnO1qAHTLKGBXZyylmk6bQOd u3q5xwxwuB144Ry4C846jGQTxgcgg4Gcgc84PpXx5+0TpX7ZEuuWviD9nXxp8LrfStM8Ja/A/gL4 g+H9Qlt/EXjK4u7M+HtQu/FOmyefomjadZC7W6RIpGkchRDIZFZPYG8H+J/Fnh/wxceKvEN1oHiS 30yP+3IvBmo39to0+qzW9mt/9hku4I72402K6t5Rpr3cUUwhd2dcyEAA9aa0tdQgRprVXE8aHyZ4 VDxxyJ/q5YXXqiMQI2V1Xbj7pYVzGpfDnwfqS+HhfeHrCaPwrqEeq6BbxRiC103UY43hhubWztDa WytCsrmMbDHvZpJFLsSbXhfx34O8Z+GtJ8W+E/Eel6/4a1yNDo+s2F0s1lfh5DGi20oCbyXVkbIB G3nLcV0+Yi+7eqPIfLQE7TIeTsRS2H2ncflAbA+UDA2gGJ4qAHhfxDxIoGg6uOg2kNp9wuC3U8Da CScrgjCgGvi5Q0SyOu+R2O4CRs4JAG1QMBQCDgc5684FfZPie2lTQfFc7zzyCTw/qcaQFlEEISwu RuWNVzvfjczHnPRT0+IdR8RaDpV5punaprGn2V/q88trpdnc3UFvcahcRR+bJBZxTOHuJI4xvdYg xA6Anp/Qfg1/yK85/wCw+h/6jny/EH8XD/8AXuf/AKUjyPXLH4x+IdF8QRaLdeGvAOv/APCQxpo2 r7LjxGk/h62liIk1OzUJ5V5dRmVRBA7YVELeXuIrvdW07Xdc8PSaTYeJL7QNYRLOObX7GwhEwlik iluZLa1umkhUXSoyMjsxiWUKSWU57QBXyAQ23sDnjnnGSB6578dKp3Sai7CO0a3t4SEJnkV5XDCT dIEiBC7Svygk5BOcDHP7KfPlu3R4oYo5JnnkVEVpXVRJIwXBdxGAm5jy2wbM528CrJJ2kscBc5Y8 A9OOcenvyRkZqtDLDco3lTRzbGMUrQurbZF4cHaTtYYIKnlehqAWUKJPGrzMbhy8uZpHILDaCik5 jUgYwmOeRzQBy3jTwvb+PvD17oL61ruiw3EtuJL/AMPag2l6mn2S5S4Atb1I5jGrmMpJiM5TI4Ir rLa1S3tbe1DzSLbxRxB5pWkmcIAqtLM215JOAXkKrvYsQuTXMeDPBGkeBdOudK0d9Se2udRvtSf+ 1NTvNVmW41Gd7mcRzXjFobdZG2wW8XyRLwDk89nnkDI/lznnPY478dMZ9KAFBxjOeBxjnGR3z19T z14+la7u7aytpry9uYbW1tonmnuJ5FiiiijBaSSSRiFRVGSzMQBzk+k5Hf3xwBz+HHHTPTHH0rP1 XTrPVLGew1G2ivLO7ikgmtJxuiuI5FIaJlJG4OOCvBYZwR1oAbp2p2GrWkGoabeQ31jcoslvd20i y29xE3KywyxkxyxtxhlLKQQQTnjQ3A49M9we3f8AAj3xxnFeYaRe+KdOHiXSoPBmmaRofh+GO28F i11G2A1iGKx3BJdOto8aRbw3Sx2qbiWZGZypILVveH9U1qTwvZav4zsrXQtVjtDc6vp+nXT6haWk kas8kUVyYkacIgDMFQ/OxQE4zQBrX+h6Lf6hp2p3+n2F1qOlyTSaZd3FtFNc2Mk8flTSWkkqO1vL LGfLdoyrhDgEA5r7f8KkHwz4e2pyuh6T3IH/AB4W3XGeBnI57+vA/PC98KaJ4s1vwp4+i1XW0bQo b6fTLe01K80/S7yPVIVidtV0xYh9tWJcyQRy+XsfBJO0V9p/BPxFeeKfBkN/dTafPHbXk+lWR0+2 1K3MVnpm20ijuzqMUSzXQ8lvPltQ1qzAeU5Uqa/GfGX/AJFuS/8AYdiP/UeJ7+Qfx8R/16j/AOlo 9g3ZyzBSAAGBBJJz6Fj82R1wR07cUoZsggA8ZBZiDxgAbQNoAwMcc8YB5ppGXAAAz04wAwwPlJyC OSRheeSDxgLjk5YlkGByCuST1JOME8rkAEA5zkiv59PqRwcgHDAcbSR3x1wcde5YJgELnpmvEPiN 8RvE3hzxx8O/CuhW1o1l4nvNWj1q9n0bWdUktrawsDLE8EumobWwla4dd0+oulsyqy9SDXaSt431 BNdgjvtB0eRNRtholzDa3F/cW2nq8TTjUIpjHBNczKHWMQuFiV13ciuxaMOqM+x5BGEkk2LGrk4D blJYbGwCYizr0HJ6AHg3wt+PGi/FtvHtr4a0LxXaXXw38aX3gbW7zxl4Y1LwhZ6pqOlrby3mpeH5 79PK1jSGhuEaC/s2aBmR0LAqQPdIWhmjWSNlkR/mDKwYHOD1GM9sE9Rg85yfnL9oHx38EtD03Rvh T8UfHR8GXnxxutQ+G/hiC31HUNJ1jXNV1XT3M2naDqlpFK+magbeQy21wpth54TDHAr0z4YeAdE+ FfgLwv8AD7Qr7Wr7SPCmj2Oj6bd+IdavPEOt3FnZW8dvBNqetXzC61G9lSPfPcyKoZjhRgZoA3/B jWD6XDFpPh7StK8M2ywP4USyhtbaCbTZLeOS3mi0uK3t4tMUB8RQmBGyd5AcknesEur97i61iwso ZLa8nXSvKuGuHEA2qs7ofkgncEgKASFXIyTmvj34PeIv2iPjD4pbxzrOteD/AAX8GNP8S3Wq/DiP wVdjxRf/ABd+HOp6HZy+H9U8Uvq9vbS+Epftdy06WlpGby4C4EcSDJ+3UIKBmJOBlQFOTzxkg8tg DIJGMglmGaAMDxTz4X8Rnk7tC1gEYyQRYTgEkN2wBkKeDhuSMfB2p+FfD2sajpWraro2n3+paJPL c6Re3dnBc3Om3E0RhmnspZo3a2mkizGZI8OB93B5H1l451T4jLrVxp2n+HvDb/DZ/BHiifxB4gvd UuY/EFvrYtpE0y00nTI43guIHhEk11NcMvlAKQykgH5tUhgCGznG3uCvfnnI9+hB79a/oPwa/wCR XnP/AGH0P/Uc+X4g/i4f/r3P/wBKQKBg44z0XtgducdhnnrjOBSMoPBAHHc/meTgcY9hk5HXL+c/ Q4yAOvUjpz1PHHBzxXB3ugeJpfGumeILfxffW2gWmmXllc+EksrJtP1G+nmSSHU7u+mJuons41Mc UMC/OSAXC8V+ynz52UNpb28ZighjhRi7uI1EYZpDl2bGMs5yWYknke1PKxQ75srE20BpCSdqhcKB k8BepJ6Y5xWFoqeJ1u9bfXrnSpbGS+3aFBYW08U9rpwjjXbfzysVuLh5d75iUKq8E+kXizUNesrC 3Hh/QIPENzPqFlb3NrcajFpkUOnzShb288+dWVmtIcyrCF/e8oKAOb8H6vZ32p69qdp48XxbYapq ht7CwtRZzWOgS2KeRdWMM9oXmaQzAvcfainlsAAM5NemA+nf6H6cEEe/ftXN+G/Cvh7wxbTW2gaL pujQ3lzNfXMGnWsNrFNeXbebc3EogjXz5riQ7pJZDlgAAAMV0wCr1HbGODj8OMcYx0PX2oA8/wDi JFro0Jr/AMPR6zealpMseqW2j6Ne22nza7NaHKaTNdXSPFFbXRP74kDIUqCM1NP4ft/Flv4b1TX7 G9sb7TJ7bVk01NRlCWmpiFQY7mWxkjjvBauzIU3eTIynIZSVrrr+aW2tbma3tTe3EcErwWquIzPI qEpEXf5U8xgqlmBHIPQ1VtZL+90u3luYP7Ivp7dDNbeZFdGzlYAvGsqfu5DGSVyoVc0AaATn0H48 gdCdpOWGOTz/ADNIyBwVYBlIIIcFl2n0BByfXt2xWRrniDSfDGmtqWs3Tw2sTQQvKkEs8jyTyLDG Fgt0kkYu7gkIpCqTwQK1knilRXjkDK6JIg5BKsFYZU7WBKnkEA9jigBVRQoX+HoFABGCMc8Y46DA 24xwOlfYvhmEDwp4fihYQg6DpQRoxzExsIG3gD5VG5ixAADEsWUknHxzG0jbi6qo3Yjw2SV9W6AE 9gCfWvtLwuAPDfhshiCNA0jAwMKf7OtznOOg6/hk9sfjPjL/AMi3Jf8AsOxH/qPE9/IP4+I/69R/ 9LRzvgbwbJ4I06+09/EniXxPLqGs3+szXviTUm1KeGXUZTK9nYExxpZabbjalrZIW2AOQ2W211D3 zWs5F7JbxwzzRW9mkYmeZ3YAt5oAKAblyhyFA5LDt8tfFb4/6D4W+IWh/BCDxD41fx78VUvIfDkv hPwTN4gsvBtrZxYutX1XVLeJrXS1SMtNE+qsqNlWUhSpP05o1tPZ6ZYWl5qdzrF1Z2lvbzatexxR 3l9JHGsbXVwkCrbxzzkb38oBVZioGRX8+n1JubchiiqD7cnoc8qCTzjPfGAGwQKRVddnmbSwzuHT knOBnHAwQSSG7560IMjhsHAHQgk54xx1A5POce9SAs7qdoIUEsMkZOeSSGA7ehbJ5xnFAHwX8dP+ F4/FXx7r3wm8CeBrv4ax2fgqz8R+CP2ntQ0bwr4r0Tw/41uNQWxudC0zQNTdNYTW4tOSQtd2UkDf YmmJlUGMn7H8H6drGmeG9HsPEGrR6zrNnp9pa6jqos4rD+0bu3hSOe+NlDNNFaC6lV5ktlmk8lGV CeBWtrGo2Wh2F5q19G7RWVvJK3kQmS7eMBcpAqKZXLAhREmCyk5B5NeN/BH4++DfjjoXiHW/DFj4 h0+Lwz4t1rwbqlr4i0HU9Eu01bQ7gwXTW8eq2sRvLKUbJLe9td8EqsV3bkoA9U0pfEUGszWdxpuh 2fha3slTTzby3KagtwjKiRi1SNLOKCG3URJ5aoEVRHHGsagV1cLySKd6eSqkxRyMwxLtA+cDACpy eBuJIGT0xT0+6mvLKG5vLCXTrmVGaSzeVJWhVjiMu8RwpcKsm1SrKGw2WzlNUh1C4ito7HUFsGW5 jlnkECSmSFSTLCqyso/egKnmMw2AkhcngA5rxzFpus+FPGOjtd73Hh7VVvIrW4kinijm0+ZwMxhD GXXHIO4Dt97Hx1Y2UGnWlvY2odbe0hSCESSPI4SNQq7pJC0jnAyWcksTuJ6ivtPxNBHF4e8Uyj5p ZtD1VpyqIis/9mTKHJEYLMQDgtIwBzsAGDXxo2RkcdOp7jtjj16dDnIx1r+g/Br/AJFec/8AYfQ/ 9Rz5fiD+Lh/+vc//AEpEECxL5/klixlJl3MzHeeuN3ABHTaNvPPqZ93J6BQB3O4n2GOnpz/9etNc QRFLdrmCCa5LJCGdFldwpLGJGYGRlGGIQHaMbioyDyGp+N9I0XxL4d8I3EGt3ep+IEvWtLq20u5u 7GEafGHnbUr+JDb2IdT+5884dsKGBIr9lPnztZWlETmEJ5xUhN5IXPUbiBnHHI69utZ2jW+rW9kI tZ1GHUb0zTv50NstokcUsrNFCqqTvEKFUErBS5GccVpqdxzyeRntxk9ADjj3z9KZPcR26pmOaQyS LGoiTeQW5LMBj5VAJdsAY6c0AMhiWFpdrTSNJIZHaRywBbqqA4CqMcAZGT9askhQSzBVAySTgADq TyAMDJ5xxmoZJ44omnIZ0Vf4Rlj+GOoznaOpwO/HGeCfG1j4/wBJvNStNH17Sbe31PUtJe38RaTP pVzO+nTvazXNvDOT59jM6bra4TCSox7g0AdnBcwXUSz2s8VzDJuCSwyK6EqSpAYEg7SCD16dDzXN eK/D+o+Ibext7DxLq3htrXVLG/mn0c263F5BZy+bLp0puEdFtb0fu7jau/ZnaMmujt7eG1iS3toY 4YUB2RQRrEoBOcKqbV6ksx5ySc84Jz9X8QaFoUfm6zrGn6YhjkkU3d3BASkOBI4E0ibkQkK5G4Bi oHzECgDQMAmjCShZSoHLBSdygYcErwwbLBsAg4Ixwa4fQvBNho/ivxJ4sh1bWry88QrZW93Z3WrT XekWQ02KSFE03TWXybGWQOTcuJGZ2UZUd6N34quPG3gK/wBZ+FGr6VqN5fWl/FoeoXiT/wBnDULd 5LcNcgxLMYormORWIiZSVBG9cVV+E/hHV/CnhWGLxG2nz+KdVuX1XxNdaXNfS6fdazchPtctoL9g 6QLtjjjWOGKL5WIBzmgDurh9e/tjTxaHTxoiw3H9oiZZWvnl4Ft9mZSIkVeTL5gz2GDivqzV/Fg8 F/CG58UBIlOi+Cf7SZLpLiRJFs9CM6u0dnHcXjRSSJFvW2jecxM/lLnbXzWwOwqrbWxgEgkZxweT jvkg9+vFfV3geFl8K6HY31zcanIuj6fI91e20aRbbm1jkS1jEa7THbIyxoWDOUTL9dp/GfGX/kW5 L/2HYj/1Hie/kH8fEf8AXqP/AKWj5J/Y6+HerXuh6l+0P8SvDnhrS/jN8Z7bT9R8ZSeD9c8bal4a u9L0z7XB4St7PTPFL2cenXCaJJY3OsQWenCJ9RkeJ3dUFfdEO5wJCChfJ2yAq5BJ+8uDjtjBA6gA nrWuprHTI1uby4htlkeK3SSUvjdIypFGpYscM4GBz0UBVUCtUAHBySxUHhsDAGAxGckDBODz6ckY /n0+pGZ9SFBwQeABjJPPOAOc7iBzgYpLW6guYhLBKs8RLRh0ORvRtrruAGSrAhsZx34qBzuBjR1G G2M2M7NpO7cEAY5AYYzgEcYI5njVEURxlY1GCFWPav4KuBzySAFOSQccUAeXjwJrw+KLePbj4h+K JfD8nhhNAX4cOunr4RW8F6103iCRGt5NRk1Z0YWqFZYoRGSxbHy1111cW2lFV+w3Fz57SSEW1pJc JGQRkspbETSsxcnkyHJJIUGulIOXwMjCk7RwuRxuYjIz64PPQ4y1MHmHlcjpkKD+oBHbockEYxgD AAMPxS/ih9P2+DZdKj1ETrFNNrEU1xFbwLh3H2a3cO9w4yIgdifNluPlryf4K+JP2gNcu/HkPxu8 D+B/Cdnpviaax8BXnhLxHca3d6/4ZSNfI1bXrOaPytIv3l8xVsY7iRgqBtkYAFe56bHZeSt5pxja HUQt8bqMM5uPMCssrYH3ShBXAXBOTgYzd2oWDb2J3E8rnjAAO4E9BxkFTnJ5wcgENxbxTxvb3EUc 8E0TRywuqtFNG6bHjmSTIkjdWIkjZSkis6kYOB4B8aNJ1u48D+L9G+CjfDDRvisuivP4Xn8VeHbX XNLsLtp0WC/1TQbCM6nd2BVLiBCiFHnIxuIIP0O5wWO1jkggt2BGB0bgnoACSB69vEbb4DfDC0+M N58dovD+Pife+E4PBFx4jk1DVZJj4atr46jDpcWntqH9jxKbrY0l4unPemNBEsoBNdFHF4vDKUcP isRh1JpyVGtUpKTWzkqcoptdG9URKnCbTnCEmtnKKk110unbXU8e1P4X/BvxT4s+CMnxbu/DVv8A GrQLG78ReHfDtjrl/wCDo9W1WHTo7HxLqdr4E0/XtPj8R6bazSNc2uma9a6nbWBaKWaAsmB9QL4P 8LHbInh/QiEKkPLpVkJGVTgBwsKI54G4MrgkE89uZ1v4efDR/GXh/wCJeveHPDL+NNCt7vQvDvir UtPs5da0u31yVDfabpOozxyTWS6nJGguRbBZJQWQOqsQex13SYdZ0q80O7nkt4tWtLu1f7DdNbXp huLZ4JzbSxsJYZFhmZ0mjPm277ZcjC43/tTM/wDoY4//AMK8R/8ALPJfcT7Gj/z6pf8AguP+Xkvu POE1bw5N8R08B2/wru7ixfw2+vT+OE8PaX/wilpOt0lrDo8t26K7alcqzTxxwo6hI3LY2rntLjS/ Cgnk0208N6BLqhszdQRyaJaiBQSURpZ1ttgAc5aMPuKDOCM45b4N/CHw78FPAOg/Drwpd+JbzRdA iuYrC58V+INT8U67Itzc3F3M97rmrubydzLcyCNBsS3gWO3iGxAT63GgUHZjO1ckAZIG7svXAzgA kZANH9qZn/0Mcf8A+FeI/wDlnkvuD2NH/n1S/wDBcf8ALyX3HL2nhTQvs0H2/wAP+GDeeUPtAttJ s/srSAYIiWS23FCTgkg8gkDAJDj4V8K24G/QPDyCVgMHSbFnLAOVQFoSygfMVjTA6kIcZrT1hNYO nzroTWUWpuFFtNqCSyWiHeu6SaOHErqE3bUVgS2PQ14x8X/gR4f+Md98N9S8W654o09vhp4y0vx1 YQeFPE2q+Fre/wBe0uFobeHWW0+RZdR0KUylrrSrgiO4XEbOAzAn9qZn/wBDHH/+FeI/+WeS+4PY 0f8An1S/8Fx/y8l9xg/GO6+IXh668L6b8JPg54F8URarc6la+I9a1yW00+Lw9ajTpTpl7bWsFjNc avM2qPb+fZxIrPaJIikMMn5j0X9iCH43eFvDOvftjaT4d8SfFLSLbWtJu1+FPif4k+C/A66Xfa5L qFpbNpeiat4PTUtYt9Ois7a+1J7Y20csl1Fa742GP0PuPEvhfT9c0vwlca9Yw6/qtrc3OlaTc3Kp qN/b2Cot3Pbw5YyLGSCzZBAIycit9bdUZiPvEDJJGeM8AZHAP8OMDg4OCaP7UzP/AKGOP/8ACvEf /LPJfcHsaP8Az6pf+C4/5eS+44HQfh34L8PaXY6TpXhTQrTTdPgitrW1TSbMrBFGmyOGJTFK6xRI QA0ksssh3TTyyzOzVvjwl4ZB58O6IeDz/ZNh15zybboM9s4wDnIOOjKY2gANtGeSR1I6/QHoPu9w B0CrY5LLk5OMgEEZxnaT3yQR9eTlT+1Mz/6GOP8A/CvEf/LPJfcHsaP/AD6pf+C4/wCXkvuMD/hF fDXA/wCEb8Pk4J/5BNgMZAxkC2wSeOASSeenI2YYoreFIYIkhggRYYoIkSGGOJFCRpFCAERFVQqK gCqg2rgKDTvKkWfzzdFYFhZWhCJtdm53yMwLZRegGMEg5HQZOm6haa0pvtM1Ey2dncXVtPGkRSN5 4m2yiQ3CKxSLbkSJlGIyGxmsK2LxeJUY4jFYivGLbjGtWqVVFtWbipykk2tG1Z20KjThC/JCEb78 sVG/rZI1Xjil2iVI5NrblEiK+1l5VlJVgDgAjg49Pu1FParNG6ZYM6oolUsCuCCpTkZBPUnknOOc VcicOFZXjdGUHcmwqwJ28EZyD3xyRjIpSCWBL7NoJLHOEGOWPy/LjkkA9cjNc5Z4j8Ifgn4b+DNj 4pstB1nxfqkfizxfrnjTVZ/FvinVfE90up67cCe7gsJdTcR6Vo9sEWOx0myQW8C723FnYnndC/af +EfiX48+J/2dtA16K9+I3hHw3Y+Jdb01JovMsrHUXC2yTxsFYSMGDEjKKCAOFJr0e2+K3w21Pxzq Hw103xx4ev8Ax1pWnpqGo+FIdRtZNatbCQKEuZ7ASeesJ81A7YLQmSNZNhdM/C37V3wb+K1p438H fGf4F+Pvh58GtM0HWbfWvjhr114Mj1LxB448EeHljvJ9EutV0nTZNXvEtNPt9RgtrC8u47SOa5ju cs0ahQD7r0nw81l4y13xGovnTWdPs7WaS71e7lhSS03iO3s9J+WztYgjF5bhQssrYViF6d/GpI6B umPlHTHtkY9OAeOeenk3wZ+Kngf41fD/AMPfEX4fa3b+JvCfiCxjutM1eFbiKO7UERu3k3UcU0bp LG8ckciKUaNhkjaT66EjXhjg4B2nHGe2Aoxjp06g/wAO0AA8t1jwDp+ufEvwr4wuNa8U2l14L0vW f7M0fS9duNO8OXjan5NpM2taRbIkWqeTE+60SeTyreVI5FjJRcepxSs7EkLnkdOOrc4zjJOTkjqe MAAAooA5y11W7m8XT6K5jNlHpNveKNmZRNJJIjHzGJ+QgD5QAMjNdCGy4BC4LEYwegx7556HJI9M GiigDzSHxDcat8Rb7wxe2WmS2Gm6Jp2s2srWzvdJe3Ml1GxzLNJahI1hUw7bVZUYsTK2QBH4g+FX hLxJ418JeP8AV49WuNf8CnUbjw4Ita1G0062n1W2WxuZbjT7SeCC+It5HWJLwTQoxDmNmVSpRQB8 32Xxl8fz/t2TfBOTVYG+HqfA6LxmNJNhaG4/4SBvEj2DXf8AaJiN4Ea1/dGASiI4DbdwBr7QuJZx qVhEk8kcWLlpIk2bJvLjXYJNyMxC7iRtZDnnNFFAGw4AjGONpGOemQCT+vHp1681zM+gaffX1zf3 n2m4cW0FoLZ7mQWXlLK8oJtoyiGTeoJkPzEDBNFFAE0eiaPJqUWrtpdh/alpby2ltqBtYXvbe2f5 5IILqRHnhjkZAZFikQP0bIxjejjAjVwTkgMRxgnPUjH1H0JHTiiigD5T0H4zeMNT/ar8YfBu6TRz 4Q0b4ZaD4ssmjsJE1Yatf6jdW1wZb37SYpLcxxJsh+ygowyHwSK+qYcljGeQu8AkAtxgZJxgnB5J GenpRRQBmSXsn2u7t/LhKQ2cUykq+4tK8qOrHfgqQgwNoOSfmOcDm/CWoSeJ/DcMuoQ28S3n26Ca GyWSCExLdTW5VQ0ssg3oNzkyElySNowoKKAOj0+CCxA02ziW2s7O3iSCOPcSiDcApeRnduEHJJOW Y5yRi9I/MUZVWSXzFcMCSwWPPJBBOckEHIIJ4B5oooA/Kr/goH8MfBPw2+Enxy+M/wAOdEtvAvxi 1HwI1re/FPwxHHp/jubTrO9sJ49LTXzHLc2ljI5H2hLH7LPcKiCWdioNeyf8E+7nU/Fn7HfwN1Tx jrOq+MdY8SeDtNvte1nxNdf2rqWrXlxav51zezSxqk0kqqEkzEEdCwdWLEkooA+v73S7Pw/oC6T4 eij0GzVIY4I9It7SxSzi80IIrK3itxZ20aqWwkVsoy7scsxauuDELGjEylIYhvk++52DLOU2Asx5 YhRk9hRRQB//2VBLAwQUAAYACAAAACEALPxtC5arAQBg4AYAFAAAAGRycy9tZWRpYS9pbWFnZTEu ZW1m7N1nrK1F2cbxjSAq9t4FK9h77w27goq9YO9dFEWKghrsXRONDazRD2qiMfZYE1HfDxIjMUKM Go1RY+8+7/k98b8clvvwHnj3Pod9XCuZM/PM3HNPu69r7pn17HX2WFtbe+q20Gf/PdbWjtoW+rz3 gLW1E2+0trbfne914NraHmuHnrb32p7bCgeRWfSYc62t3WyvtbX3nWNt7cilwpMP2Wftrv9zzrWD t0medureqV5bbquCA7bVP3pbOGhbxrbm1w7fFp74r3r7rZ20Vrmyq/1Ldo+1/bY9/VtufvjXP9Pq s5qB1QysZmAXzcBf//rX/2j5n//853/krTLOvjNgvZZDvV3OP6vP6TujeNR9RnKrstUM7MgM/O53 v1uI/e1vf5vT29ymaRXOHnOwxx57TGcUzso6nZE+ZevpHOusVz7mjbKlx/JV+uxhW2fndTjPec4z 7b333gtbxE1n5/6u+ray6ZUN7N42cM5znnPmoPZIzz7nOMc5VuFsPAfLuMwnEVu75edxPffcc8/T lY+ypUf59dJ0jGE9mVXeCkNn1QbYd77Sec973pmj8NKy3a+et8b+tB6vxB977bXXVChve3Fy4lFm 2c60t7KNrWEbW22d2Na5znWu2b74S+7Ct9oYdtf+WhtcgBtwhPURnL2FffbZZw72lPOd73xzOP/5 zz9d4AIXmMMFL3jBSbjQhS40XfjCF57DRS5yken/CsmqJ6QnvbWlXf0497nPPduQPa4+iuM1Y1hx 2Iq/dhSn7IYsG6pO5zhYWC5LZrksXqt8PRusDpn2Xekxf+xHfSNz73vfe/rLX/4yvf/971/0k45l XZ5re6yfbGXkCqPceuX6VP3qLMfqrVd3WW69Z7r1QTsCbBfgHQfgg/jlohe96HSxi11suvjFLz5d 8pKXnC5zmcvM4VKXutQk9Cy+9KUvPeeRq+xyl7vcJOy7775zuOxlLzsJnq94xStOl7/85acrXelK 83OyyukTX+EKV5jrl6cN+vVLH/UXr3nGf3gSf4mVGZPxjfO+3rzI+//M6/Z0ls/uRnsrfxX/Gxu7 ei5G3I3nuNbNGtoX9TMO8ryebZU3yjW+9Hke22S343PybFj6zne+s25N733vexfnzvRXj464obKR 82ChdpftfexXdRpHfSmuvOezEtOhTeMLs/EO/wSewzbMwz5ewBN44WpXu9p05StfeeYP8VWucpVF uOpVrzpd/epXn8M1rnGNSfB8wAEHLIL6yUjvv//+0zWvec3pWte61iwjXbm0QE8yo051tRmX4bX9 9ttv5jV9xV/6L1ziEpdY8Bf7wbf4ynpZx3Edzsq8npk67EG7raf2S58ZPSvZzeOxsG2OfdhHGB/n PbliZewre2pte27fJwd/rTu5ZEf9Y7r26brnPe85/f3vf5/e9a53zdwSx6RvrHdG6fiq/pGtHem4 SN9KK48fyexIm+qPetOnffPFb8BDfIp8HpwD0wK/BbbFOCfuwBW44zrXuc6Cbzxf73rXm65//esv gnJ5N7jBDaYb3vCGc+xZPvnrXve6c7n42te+9vx8oxvdaBLoUU/wfLOb3Wy6+c1vPt30pjedbnKT m8whWbrJ00M3XfTLk47L8BleNBb8ZaxiXMsucJczqbnFVeZIMF/WSr45bG3Nreflea58R2LrS3fr JC69I/VXMpvHR83tuOZ4ST67qFycDEx5Zk+V7whWk8Up6SpPnF0qixPk44QDDzxQt6YPfOADizaV sduxH/EHHfVJPI6lfG2oL9Alf9kux37WrzFPvUJtjnr1x7j4BPwf5y8+AxzGP3wNmM0/EcM5XAtx TDwTd8RFuAJ34A1luEKQj09ucYtbzLHnym984xtPAu7Rllg5HfLFdKp7m9vcZg63utWt5uf00U1G vfSJPd/61rde9Cc98uM7MT/L+Ph7xuycia+cT6VH34rNjTxljgutZ+twZuLtreWZ0bGS/TcGNnou xvWB/2X91l5gL7/5zW+mf/zjH9Of//xnoosPf8bnYx/72IxveKSH7hNOOGF+J/mPf/zjLEP2fve7 36J8ub2e82se8IAHTH/4wx+mL33pS7PfRIk+HHXUUbOOww8/fH6Wf9JJJ81t8rHc4b/vfe9bjCfe Ouyww+b7qhe+8IVz2WjbX/va12ZdhxxyyFyGR0deG+dKGj70E7+Rw5PdB+UP4SFnGv4PP4H/AJO4 BYeM/ofnkWPGMmn4HrlBGvbVoy++SlYZfeqlK/7h18R7yZPDOcItb3nLmZNue9vbzlzjGT+Jhfqh jfhH+R3ucIeF3O1ud7vpjne843T7299+okfAX7hLG/yru9/97jM/8hFHv2o8B8ZT+N0513nXPLOz 7e112ZHYnmO9Wr+el/eisc4qvXmcsyNz21qR9RlxOqZhyt8b9On98PLE7oDGOuFcnWV5stomHwfF HfpS3r3uda+5STyzzIennHLK9MMf/nDxtxjf+MY3Zn64z33uM/PSBz/4wVlPfdLe05/+9Fnfi1/8 4pl75GWfX//612fuO+iggxZ81hzWH7LSeMheDh9wgofgx13KyEX5RM41An8Bj+RfxBue4w4yeKPA rxE8xzHJdD6L62A9vklGvXhLXJ36pI588vpQ/3BH/FNa+/U5WfJxGs6pjjRuwkuFO93pTgt+xWd8 MvXp1E/jNBZ9wuGCfuKs5tKZkM/pHIyrrIO9wbq0lq3bejEZobXfkTrr6VnlbR53WZvmF2Cl+QHy KwvXyYmf//znz/h+6Utfuqg/lh9xxBFzuX/wRGXxgnzftckP88nUnn4cfPDBMx/xs44//viFnve8 5z1UzDzyq1/9arbN6t/3vvedfawPfehDC/naeNaznjXXiZeqo80vfvGLs854qbssMuaCDAzgIRw0 3kd3H+SMInQ+yz/CBfEF/OEAeCx4jkdgcwxwKqgvH2ZhlW7pOImuuAXOcYkgHe+NeuiqX/qEZ8gJ 6uQj5ZfRNfY7HonT1MNPY8A9/CgcJcZTYrLq051O/pQ2ln0w8uQak3EaO37ad9t3ifYC+4I9gs/K j7LHWb9suXVexZvHJRs5t3EPnT5xQncvtVV+e038gn/IjOWev/CFL8xnomOOOeZ05dp7+9vfPvs4 H/7whxe8UT/GmE3x8/0d33e+851ZVnn7213vete5z854+EK7+Odud7vb7C/FS+lU7znPec5cJ14a uecrX/nKXIbXGrfYXLDz+Ig/hIfcSeMfHAHvcD5yS5iPj+CXjCAdP6kzBvljWfXkwaT6dKoTF4gL cQFfBB/gF3n4Qn2xvMpgHvbxAt7o/OVuT3A2U0afuvhh1JdOnILblNeWZ/naK9ZPbdJbHfJ01mdx /XAWlM7/Usdc4CZ7gHsq91N9fyl2n8eXcr/Ht7XO7U3j2mZLY94qveu5K8xaCx9c0LpYx7F85Kpn PvOZs/xLXvKSWX5cX/vWaaedNv3+97+fMZQ9kKHP/Y8yfg7bqT3cNrYvn+/i8+53v3uWi//S4/z4 zW9+c8GL6vDP/vSnP014b+yzMv6SM+Fxxx23aLf2v/zlL89t4bX6jI9wHi5yL9t3ZLgIP4Tx9vO4 AW6W/RrP3XHnR9GBX/JVwnzYhsH4Q570yCP4Qh4cw7n3Ku5yl7vMAac4N8G1MthWRsaz4Nl68F3F wgMf+MDpIQ95yISf5fNZnafpshc4k9GJa6TF6dMGOf3RT/3DeThHPwV1yMnDaeas8cpTh4x6dKeT XkFb9Jh7/GxO81HdN/QeBV/KunXew1F8qWUba/1HGy5vFe8ajhp5Byitg7xwKR6xrcze84xnPGPG 95FHHjn7L6013mAPeOfXv/717GMsrzfbUe4unE3RKSRHR34Mf4mcu6La0Ccy+MM7l/wcfZSvHqz5 vPOd75zHM46le3L91mZ2p777MJx1j3vcY86Pk9ize1h9zfcJT3AUJ8nDR0J4cScCM/GRGKcpJ58P IYbN+AWn4AB9wRXmAZ8IOCGOICOPvPkgj0PwidjzGMiZH/Xpoff+97//zEW+j8BFeOlBD3rQnF+Z mL76Yr+QtgfQWRvSdNaGGI/gmvpZn3FOPC7Gz/E83mlOxIK5xlFxnjrNdedT/mvnW/Ns7tlb/hSf FzexCfbUPpcdjHH2OOat0juHp0ZswnJ8ULzeOljLZz/72af7XoycdVRmr+PH/PKXv1xwybjGcP7j H/94vgNia+rGOaOcfDjBPR/5yEdmOTZVn2DFfTo/p3OcMvjBZZ/4xCcWeqvztKc9zTCnvo8z/mzz 85///FwGk/pBp/MAHwmf4Bh+TWcOfQ8zYaTzHD8IPpbPeZ3f6IFL3BCGzVs+TPwycgE58rBJNp6S lqcML8A9jhJ7xkFk1a8u3OfPkIv3ag/n4Dbz7ztRnIWD8BEZafXSKdZn+WQF32uqy99Sz7wKeE+e +sar/3jLfOiTYG7xdMGzMN41mXPzOIa4rXWxVvKshfVzX+67Zd/reY/MfRRbZwPLtpfNbC8mf2br bE/XKv/0fLfMS81PPNG+wneoTIyXfI499thFfn7Jgx/84JlLnNOc6ciP7bCL7373u9Nvf/vbeb9U vry+fT/P3vkw3RXVB/Jw4/PVr3511l8fYcznRz/60eK9yHw+9+XeM/Dd28hxnT2V0UsXm8WheIl/ I8BJNi8dNtg+znFWs4fDCn9IvnT17PUCHOILfdUePMM7rOIU+dL4JF7BMerBpiAthGcx3bgH3vFU mI/HlKsL4/Greums3HMcqT/WQftjmk7y6msz7iNjLLgI/xgbfnvoQx86B/ZhTzFu/EcWpzV2/cab jQtPNV6x+df3+MgatA7mWT3zok9iuozXetg37BWjD+UuwVqzEXa6bIvZ3Co+PXds5nyMfAHL2hrx Gj/Jl4573NPAsHvt/I3WE6b4OL/4xS8WvDDKOO+feuqpswwMj+NLvzx9i2PcL8U7yvAW+8dZ7sTH frJz7fsOT3ltwIg87xuIvY9FD3tsPPwv8vThJN+7OZe645bPvuEENmAB7ywH2IAfeBDDbiEfB8Zh 3RiMsZA/Iw7z2qMLD8CcPgjpDr+e4VDAKZ3V1IN17dGbfH3yrC457Qjk9DV/S336alO5Z+1Iy1fP szDWpSNfCh/xpayFIM1/EvhW/Cn55oUOuoxHX4v1Fy/F+9aFf2rfsBbKzBk59fRPkG7dyOMnd1G9 c8CHsj/xk9naaFNsLvse7XWV3hyuWo+XmmuYxRNC/ktlL3jBC9DY5L5m9IHpsxfB/s9//vMFj8VL yt0fO2fhAOejytJNJv/GfurTXdFoK7CMd7y3xBcX2JP92eeTn/zkzJ3zw7Z/cBG+4qd5fxyv9und KN8V2jvpcRfBZtmuM4CzQL4PXmD/uGnkCNiBJZiNFzzDBdyGLxwghJe4AqfR55k8vIcvetShQ8AV MF/gb/BLjF+Abz4JjMeBPZMlQz6/RSzwc/AHnnAWi0PI5t+Ye/Xj03gov4d+4zc+/SNHRr6gT/YP urURN4k9Nw4ycVTzZV7MkbXASfiIH8RXFXCOfOXkrEm8at7MqXkmo557KOvr3U73UJ3z2AHbHzGS ja7izeGj5nWccxgdcZ9MHOHZWonxkY84uWIy3nf0nrb1L7/9hj27f/rpT386c9TYB7Jje7CBwz76 0Y8uOK67LxjycV898qZ838cdffTR83stP/jBD+b2yP7sZz9b3EV57yVuwpEf//jHF2U4SfBeDG7C ScZiPxbjikJ2D38wJEjDAiwphwUYUVeQtnenw/4ujzz+Cctwns7ufDzDtmccUuB7POIRj5i/S3NW cm4Swzh8m5dwj3eUPfrRj56e8IQnTI961KPmsvwXdR/2sIfNOsQPf/jDZ92Pfexjp8c85jFzvrbo 4eNYJ3Lq64811k98iHvk4yU8JRijZ+XxFPn8qnTos4DX4nlzhJvyffKbxDiqO7zWiqz21LcWuMm8 Wwd7ixiHqeee3Lnd9xx85e7J2WR7NIws22w2voo3hq/G+YVb8xo34ZE4wjrxN9gOXnjyk59MfP57 kGV/By995jOfmcvH773iE3+bgje+9a1vnW59tVfbdLKDuKy4dR/7PfZZuj4v53tOz2hbI6eR4cc7 y7JJZzi22nsBuCM7z9dh5/EJ/MAaHOCiznzsH048w0F+FpzACx4ScA0d8AmP+MSzIC0fnkdcVxe+ lYd13IATRh3aUi5oC9/4LuBxj3vcLEsH+Xyk+CtewkH4B6cdeuihMx95p0D+Ix/5yDmQFeQJT3zi E6cnPelJsx/EfgTj0b7+etauoH+NXx+NTb4xmytx4/eMX/CTeTXf5tVcj76s9bI+gjqCPHXViSul +VrdQS2f8dgDW2Ff2Sl7WYWNn4MR34jEHOOD5ro7HWvC7/Bxbnre8543p32vNfJA+tg2HvNh4/Th Gjbmo8y7T8ucVrubFcdL6+nXF9yJk3wPh5PcK3V+Y8tw094bnjyz9ezec+m4K2wkB48wh3v4MzCd jwPL5sxchcvaqj4cCvlb2pEmHwalYZwevhuZfLi4lJ9j78Ad2jQ+MsaAF3CbPuIQ5frqWRl92tI3 csqE5JzHcBhOwn38LHn5cXwo8nwj+tmMPPU9a4P+kd+NsTkVmw8hDtP/5NWNw4xHWjn5OMk85D+1 Z6jPf7IXCfipvy0SuydnI2yFvRfWs6lV3lnjrHjE/Pk0j+N+0Hdq+Kr3pcnilpe97GWLOnSNuPc3 cPyiPvGUc9m3v/3tha/U+tb2rojjJL4eDvY3Ju4c+n6Nj4NbwnPYZfvsvP2XPbNvz2RgDe5gGd6c o8Y8XMTfgFUy8A2T8AM7/LP0aZtvQLcYfsIV3ElrM7xK4ya66qdYvrZwwlOe8pTJu+94AycoI08f PtNfvo9Y/3EQncrjJXVgHjcU411t0Ilznf/Sg3fpy+dyhlTmXIjHzIVy86atxm0NWgdzI781yZ/U h8bb+I0j3pLWd/Xzs8yvNN3j/ObT8nPxk/3JPuUOajzj2bs7C4x42hV2vLu0Oc4j/hjH1VyPedLO OflO/KZluXwg3AaD7qb7uM/x25PJFC+3sbOfcS5O4ie593QH6k7efQXf3t1D9xXwAJPty3gp3LN7 GBFwTBg0D8rgFS5gRwhH8By/0U2GzrCnLViST7a4dJyAN6QF6fyl8rRBZ+cnnOBM7p4Jj4x69f/x j3/8/E4If6p3wOULOEdQjz58qk1p5fExGX4ZXjMP5Mgox00F/KUdwbnSM/9KncaHN4zBfOCkOCXf sHF6NjfGr10crJ+CdaCjurjfuc+eIpYvaMN8WA8yeMtd+fg9nu9w+E8wwYbG+4GdbcO7U3vr8dLo K3X3gj/ym4zfs7rxyvhuQXXGeRr9KPnjWbE+jO2OdXdG2lnUe3buwu2HvlNkf+4acFP8lD/EruFb jF/iIxiEA/YPC+39YYGttw/HNWENBnAPPkqfOO6Bj3wTMvI964d0WBSrB6P6FtfUB/Ly9D1+wBHK 6VVGrzy85G8h+Tv4gx/Td3V8HP6NMeMOY1YmkMNFcZMyHKFP9VN72hcr6+48nwmn4yXziee0YZy4 L143FpxhLPpujoTmh37rQI8Qj+oDOfXzP+Ml3ISDmldt0qcN60Oud9XckTvv86+9Z2BvY0vhYmfY 7u7YRpxgbD5xQzzSc2M333hnrFe6mGy8w8dtjcSjb1V6e23V5mbH+o1X2RVe8v0bXuIv8ZXwCO5g k+2ncAtLYQ3eYAB+uhtRBhPy2DUdbJ1d0ymPHhgTC/TAaX6PvHBWGm+oqz1h5MV0aBv2yKlPhk7p uCH/Bt5rT714ArfgIz4VjhBwhzF1Hy7P+NTTlzgkboqn42ptkSMvL3104I3mK59KrI5YHfxGlo64 rnkUm998HWOuX2Tprn/qG6e5EMypfUJ9PGetzNXI8fhJwE/k2EPfAXYP5d083+Hyn+Kn7Huz7Xh3 0j9yCV6KT8a7bOMlV1njtzd0Lz6WxUPVS358ju/IWrfl9sY6m5XWrva1zVdiU/Y+95y+g3OfwG/P RmGezbNJNs3G+QPtvWw7/GTDcMHu2fx4N8K2yarbfqw+fihoQ7l8gRyshRWYFrRRoBNuBWk66JOG TViDSbryP9StTWXSypzbnO/4fNrpfgjXwPjof6inDYE+84LXkhHTMfITTvOOgjNbbfDJcJr+09m4 9KmxSJsDfRTM71huncyT+sZcmfTYR/metUUPnerFT80zOaFnMtrAg7gJj9ln7GFsx3fXbMk9pf0O NkacbZY97056x/nCS8YWVhtnfk3P9oLSIwfFNd6Thvllrqqt5NIhjt/GvM1ON87e6+YnxUed2/pu Hy+wS5wkDQvhJl7BNWw1uxWHibCinLy6sKoc9mAORsThLNyRkSfETWL8AMPhSXv4AM7oUk87nmFS O2TCoHr6RVd1elaXblyEP6Rxhj7n09ATzrVT0I6+4TXyuEisfpymn3iKP+as6M5bO9qLo8jQGR/V f3001/otmFMyZPVNPW3qs/aMrbkkQ4+xt47mRp3mPz9JXlymnrbMn/bUFdhDd+/2rM53/S2e+yf3 H+x7xMNm2/ZW1x9XGIfP+Cw9PpPpeeSm8W6p+UhOHHfhKiGZ0uvxVDKbGWuXz+f85n7Abyp1duOf C3wcGGD3bJvNwkXYyIaVh/M4xLN0suwYJspj93SG+/AebtIDD3ThCsEzXbAHd9pWB67gn17PZKXj BnLJwKy2tQlzOIM+aXXky3OG856SNB7p3ki5+vTBvQDD9ZF+vKR/5MT4RujdT7o84yJBvrZqs/r6 o772zYnx4wNz390QvtD3OJCscRf0V/8EctaEX0SHPpevjC7P2qeHTs/WACfVNh2exfqlXv3pOzw2 5W7A3Xj7dXa/mba91XXHH8bhsxHjobNz2ah/I3TvqI7ax4n2qbix+vUxX4nvzQd3dnPXzSfvbxns g+yPXcY1cB9/4Ag2GWbYqWey0ngt/iKjHhyH63wRMe6Au+zdMzkBfsjAqfrSsB326YUrZbBEDu7J 6Yt8+FJWH8T6SMfIA7gSP/hODF/QA9vJ0BN/1ZZYG7BMn/7qvzz8gNv0F/fQL12I+7RJVv7ynToO 1N840ViNCxdYA2lBm/pXm9rSJ8FcNH5rZK7JC6W1QcaYnTEF/SFjTNqwPq2r+RP0Adf13Z19zT7n btz3u+PduD1xGRuel/Oy1/+2eJyHjeClUZ+59BxHjD7WZs3z6HuNXKQf+dGl+Xn2sXwl76bkL/Xd DH+JrbE7dtm+6Jl9smFBvuds3bNAbuQYdi3AlCANt3DgmTwdQmntxidk4wQYi5O0TT7cwjSM+/0+ 777CGG6DTTiVxivhNy5JP0z3vRhM4gK8oD11pMUCXWJjUE6v4Lk0/fWBPs/pVbc8deijJx6rTL45 0jdjNw4y9Zke/RTSQ35ZX9xEXjCWuAY3eR715yvqk7bMsfWx18RNpT27cxLYjvsANuW7XfzE1ryL Yj/0/ZE7EnbKJkd73Sx8bBW95qO+bgQv8VFxw3iejpe0o3wzgzbGu6px3WsXP43nN9+9+T6Fj2SP s9+xK/fdbIu/xO7YIjvHN+2tntnpyEme2TbOiWOU45fsv/09zoElNo9b4iNt0AHbMMhv0R4swSac 4w5lcVT9oQsvveUtb5m+973vzX+n7D2l/BLlsIsfvC8kny665dPPV3Iv7T1tbQvS+VDkcYb+qScO u2J9Kp++uI2c9j1Lmytp8uZOqB/0aEOZuVJPWj06+W9iMuaBHjwSX5lD82ne2wPSbezqqF8/lGlD kKf9OJRcsq2tPSdOcr4T4iX24zznzonvjaP63q7fP/V9C3sdcciGl5/D6H9LPI5/I3hped7Sv3x3 viy3kc/tO6PvRL8+yOudALZhD/NON/+IHXV3YN/z7L0AsbNCeyNOwU3wEw/AFjtmr2xbkIaHfKf2 YjG+Kp+OsDDau7ryYQF+YA1nhGH5MJpvEL7FdOuP/xfiJz/5yfTZz352fj8Sz8CZevwIeMY1eEkc 7+k/uc4xOCnuwgU40Z2QNF31CY6VqaeOfDHuw2PGoF84RvvKxzEp07aygjmQNjfK1dFPaX30LKZb Wjv6Ks8amW9rZm3p0LZ87Rp/YeT32tSX+qe9ONEc02GerSX9gj2s95/safnd9jr5nu1//Cd3T53t 2OSyvW4kJraarnhDvzeKl/gi8dB4Jx5fbOYc8YnSn5/GZx774/tbd5Huk+xf9rS4pzOXPdD5TZAn sGsxO2TfsMHG2T377FlcWn5YUC9/SZpdx2fsXYBrWJAfbuAFdtqrldNPr0BPbeifNtQnB6P+Hz2/ E+O3srwjiSOc72AYlsl0l6R9AQ/AIXz7zgzX6Ef+CRn9EaT1XR/Voc/fteBA8r5v8//n+C1BuvAF 3McndBgrHfEMPfKE+Km+JaPvuLF5E9Olffnk0iOmR5txXPxkrvRHW8obJ33NczLqSvdsjuMna81X wj8CLsqusqf2OjY3+k/xEztdxslo09n27h5vNC/FBeO81Ya4s9Rmxuutrf44z+Mkf9vU/6PINuxh 9jm8E8e0x+IP9ivGUdLsTyjtnMDuBJwgP55Yjzf4XfSxbXiBJRiCC/kCWw9TbB8ePMMNDMV74vKV 4Qbl0vBJ91Of+tSZJ/ARn8jfOPoNGLjWrhgvwSEeUQ825Tv74RR1pPtOXz2667t6OEz70trCTfTK 93vwfrOr+vKcB/GHdmpbfbo9S+tHPKwt/CiUVt9Y4xRzEWemg/w4JnXNZ2vcmltTZfqjjtgz/fSa V2srWDv5Al3WS+AztZ+xJ0GeNWUf0vYONkAOT+Eo76d4T6V3xkffKfyMmNrd0+OYN8pf6n6Hr0T/ OMc7cz5xZH0Ru1fqnYDOb/lKcQXbZF9sr3ueOIY9ZVv4R74QTyWnPltlx9ks/oAv+IlTsm84kg8f 6rJ5ebAEu2I4cR6CQ8+w216tTn2Gn/AGV+rzUfCENKziF1xFT31Kn3L1lGmLLA7z2w/8Hfn4ghzM xkPev4y3nOGk+WT+Lrj21cdTxpJ/1vkwXtMPaXwkkNWWforxmX6ZH3LqyzduwXw3Jv0jQ8fYZ3qV kbUW1kkd60FvPEev+tpTh/7mmjwdgvrWjD46cJA1ELMrIS5iN9lLMrjL/ZPvXXwvbN905thVuNmZ GN1eWxvNS3wVv7HWZ0z7Lbid8dFObfltOh+/9W2t/Y0An9l7b8757gDYRWcftsJu2FR3SmyR7WV3 2ST7VU99fKWeMvbLXmEsW45r8A85dQRcFue098ojD0swARv0wYxn/IIfwitZ+NJPsXbJk6Ebppyp PMMxThLjDDroDYPS6uANbeEb/pLv9PCNMiFd0vEYX0zQFr9I7DdOcCJuUt9YzEntelamP9qUT7c+ G4c+KNOGtqTlmRv1jMGzeTV+9egwl2I6xMq1K8Q1dJLXHn3W115kfeIreuhQbk7VZwvy1ZUvT135 +oCbxGwjn8j5ru9PuodPTnvk3I/HTfbP9c4e28Px7pa/0byE4336TZNi/FR6Ftikf8Y2/J4KfvIb Bqdu+z1x7yn4rQB/a4KX+jsT5zgcBN9shL20v+EbXBPmsu3sXx1cRh6fsGcYgG+2Sh/7lK8uTolj yLBlzzDH/rN7MX2wA0dhRxwvqVdb5OMkWIFFeeIwr57QWUqZcYR1fcAdxoqP6BE7w8G/c5lYXjL6 pp48uvXPHRauIIOT4kSy5ku/jJ0smTiLL9Q8wD0Z/TMH+mod5OuvtgRjUV971a9tMX1i9c11cywf D+pT+ugno49soH1Im9L6Ez9qV/t0WAPnM36ReurThZvYhjJ2ZB9qH+xsxzayt9578l6B+0/3or3b gneW75n+r+etzFUbzUvmwmfkh36rdpOo6D/U+s2n/KUKTznllPlOiZ9sT/LuZO9Ndr8UJ7EVexp7 yX9igzDJhtkpW2TD2TE7Uyf7xRnS8pThGHiERWXtwWxdGj7EdMOQtsmFQ2l16ZAnaFsbMCBfwCXk 9DOMqwtP8Ik/5MOwdLgnHw/57RpnMHl0JUs+3wcXmBP1xfLjtMMOO2x+zmeKw5STNc7GQw85umEc hyVjjOT0S9ycqy9oW98aq3rmUT3l6sVn1jZek9cckjcvdGlDUG5e8Qu/WYxjml+68wXZhDrxi72B bD6vOtYp/4k94Kj8a/n6xkbwmuDOyZ6Jm+yl/Kbuwkcugt3xeSvz0HLfN5qXzFMf/3elD47yu/47 i5/iJD6a//PEx+9FWWffzXovwN9Z8qv5SXxodsJG8FCBjbE3tsn22K/AvtkdeyLDbtmbgE/YNTlc wCaVs89svn2XDI6AK/iE3/Z8OIEr5fRVRz5ceKZT+2EAbuFNmbr5GfpAh3ac4dTXFu7BO9pwHyQP dxx//PHzb1g6g8nDF9LKxHhEfvOBk/hI8o3DPZJ7bvLwC7uvfOUr53eo3FPJ1xdjVVc5TlFfP9RR ZqxxURwVD8cxeMU4BXUEssYrrzn2HGfJI2P+9MVYzJn2BHKtVXNHVttieXjUWNVXly0U2AEbIq9M MA519TsOYm+e2Zg89eMm9slWnedwU37TiFfp8XkZ21v5eRwX/G7EWJpDZ7q+n6d3TG9EO9vT0R5i bNbUu2veVfJeAF/JXbfzPlvAI9kTO2JP7AXW28vEbEoZmySvPM6Kx7I5PAT7bFse7qBb3ZFDlJOD A3iCD2k8IS2G1Z7hVRrG9CeM0EsPbOMZGNCuvHhHmfq+E8vviZfI4JG+xz/qqKPmsxvc4Q1c4QyH 08jFV/Qo41/5/yf8X1fqKCdvDNLupz71qU/N/w+N/7+PvHyYphOnGb868vWTHnyIQ/CLsRg3jDdu 86cMB5s3/cF35CqjyznUOLQh3xyaH+skTxvWJw4ko530mh/tmGdrj3eWZfGc0D5BX/2QT2drw17o 0L5+ZEfsTL7APvn0vePke2R+04hXdj4+bw8PWzF/HNdG8ZJ5iBukd+b3Ct0V8nu9FyC45/ZOt3cD 3HU7x9uX2AfbYEv4iV2IyxPLE7ND9pMMe5LmS9GjHuywR7jJbj0L6dSWuoJ8MXk2zPZh+bnPfe6M fziFGXhTBnPK4UU9OKkteXBMli66YUEd+erBJs6hHxfEc3wE5ThHfVwowJF8cvCLg6pPlzLyysTk 6I2besZD/j8b/xfNiSeeON+h85GSw0104DVtxEn6QJ9+1R9y+mVc2jQ/+o9rPMuXFtdn49VfeQL5 5t+aecZD+EO+uTR3YvLaxudHHHHE3LfWLZux16hrjeiz9tYlP4m8taKTHZBnB/KUec7upO2XfHl/ e+A8x277XYIRr1uRb3a0z+M4N5KX6O07en3ht4jlb2Zo3HjJvaHfwXGnhJd83yE4v7uDtP7ZiBjP 4J78H7bj2Z02e83O5LMn8vZPNiUoxwntk3EJXyUuyUbpUJ9tFtRj3/wIfgM8SOerwK9AX7Lk4cCz 9jqDyIcRuIJzuIR5PhGMieVpgwx84wpt4RPlOEGdOEHbL3/5y+d3BvhAZHGTNnEf/OMg/KAOeVyD V47e9q7BO97xjunVr371rNv41NU3suqQFQvytS2PXj4P/06efuqfQA4P6b8+0CWPTD4ZfjL/5gen 4QdzI62eQIf1E6SVq6Oudv1W/ac//enpuOOOW+jAPdbQHQC+Uc/a0N++YW2k2Vd+OVl1rZG1ZxPy xAJ/CS95N9M+ymfyN3V+L8WZY9zzs/fdLd4MXhrPayM3jW1t1jx2P+js5vdw3Sl5X836Or/hJWve OZ4N4B42gyvEeIkfxObEZJVlS2wMD6knxGnxFjsU2Ce7DjtssH2RbjZor4YXdcnDONvGGXAD+9Lx BZ5Srk48pA5saUusPKxpG35xkbMWXTCOP3CLkO+iDRyCT/gGMKiO8rEPPeuL/Pwi75O785Yvjz6y Yv3AKThGG/LiPGX04CBp9fGLcrLxXec/4/F/JeA6MsaL44TGYIx0mAfzY35xtyBt3vGxOTPPns2/ MpxkrcnSqQ/emf/c5z43zwf+UUe5NbSW6uNF+fgM57Q30BuHsS32whaSiZvYDDkcRY7d+f7OeY7P 1HtN3ZNsFobODnpHrtgIfyleGOeus9XOGq/3lJzfxO6T7DfulnzvZg/i/+Ab+5y1F7prinvYSDbX /qaOvHjMM/thl+TjB/aWD8V24QY+2GuYkIYLOMID7J+fEFZwjmf4tl/Drf1fDG/k4yHtCvCiDK7h A77I4SScIVafH+R9JH87B9/4gG790E/4gkX/1w05ZZ5xBllchitwkPr4C0dI4w5jEnASXZ3t9E37 8aL62pRPBt/QrT1zZuz6TK98HGRO9EHftKsdY6SXvP6S1x95yswfncZmzgTzZY7Nt7lSpr5n82id pNUV3vjGN07+L2btmV+xNbRf8YmqY19rz2ETOIdNSZNlMwJuUk87ytiYmG2pz356r6D3wd1H2G/Z djjbWZja2e1sNC/tzP7r+3o+LX/Nu+beoXR+c0Z3Vve9mzW23vgEP/k+TswO2E32gX88C9Lyk2F7 bIsNKWdfbJR9w4FYXn6VuuxTXnskTLDluEAaDtSHU3hm/wK8dqaCHZiyP6ePLnuydmHOs7QQl/B7 jj322JlPYArPwK5zGSzDfPjWJkz7f+XwDH7BE/LiKP2h50UvetH02te+dtYTv8WN9OmPZ+0ZB07C R/k+2qWfrPr6qKw+4JjXvOY1czvyzIsxaV+/cQYdYm3Qr45+ac+4yZFXzxjINz/0NZ/WAO+Zv3yd xpBuOug1/+Rxifrm33rEO/xw6ezD+rMfnDPaDc5Sxsbyo+hkn+6++Uu+m/NOE15ynmPbo92P6Z2J v81sayvzkvUY10TaHTs/yfcX3qHst97wUu9v843YjTCe3/hPbCn+iU/4PHiH/8GG2Jp67IgM22KX 7Dl7hWOYZP/K1COr3B7pWb59Gm4FmFAH/uIIOOKbwCxs4YUwpT2Y8CxWL24jH5/FCe6s+Rj8JH6I fHimVwzLuAb3CfhCmRh/knG+E+Bfvr7hElwgT319Vh+G8/nk04ETxJ6V1460/vDr9Dvdnr1bUJvq GqdyMX10qKuveEg/5NNjvPrm2Rwlj1OaR+trLs2d+bcu1toaagd3CeSNRzvK1MEh1hKPieMXtmW/ wy/ycJZAr6CuOJ4S00U2Herz5e2n7h/4/WzaPVPfJS1jYDO5Ymfq3uq8NM4V39Z9lt96c9/tXsk5 rt8x4SfZq3CPNRfiJfZj/XEX3iKHd9hIeydOwU/53tmQONtka+yf/cIaW2f3bFLMvnERfqEn25ZH Rj1lsA27cARncCfgL7L0wlZ8qV26yZPDQfAM1/gGfzgL8UVe97rXTa9//etnbiIvwP2b3vSm2ZeJ i2APD+A4+ujBQdIwjw8E8jiLrFj7yrWp72LP2sG36kgbC9yTz49RXyBPH1nt6zs5sTr04hDjEfhg 6snXH/rVk28+4xxx80e3/lgDnCPGdeaUbutHj3kw18pxlvUlY73aYzxbX0GewG7sWdmHvHiPvQi4 iIzQPlg9+589Esfxmdgym+5vVMY9GQ6Wn0dsbLX0VuOl7c29cTi/+d7Pd6reV3JX6HdMvNft3YD8 IZwj4B951r08XCUfd+GqfKc4iP2xL3aUXSnLvtqD2T5bZmPsizx7ZuNhF+6SxyvqxEuwhJfE5MM+ rAny4Io+OuANxtLNH3IOw0tC+MUt8vkV2s8f41PgHPVgWRv000eW36FcTB+5OEA/cUZcgjf0V55A Fxn9g0vYN67GSEY/4qzGTI887WjXuVMb8o2HHn1xFiWjXmc7+jzrh9i8NvfK9EOwRuYuGWOWh4/k 4Sb7UdxFT/w0chS7YANxi2froq58/pAygb2wIRymzHO6akcf2AS7sT/6rsb+ymdy/+2OacTuipfO 2v83vlF8vT1e4tdaK/eCfF37irslv2PijO6sjoNwTTaCc3CQIM1GxHwoPCVONpvK9nBNXCWP/bA1 9pgdi/FSthr3sHc4ggf4Iscus0lYhAf4ixtgmyx/AT75NzAHm/kd8EZeIF+AZfyiLl7CA9J0aEMZ noFFafXo1sfqJa8OWfgXRj/FM84T66t2tcVfErSlDXwon/58Ke0ow4HGQ0Y76dBuv2mgf+TokMf/ o8v4xcrxoPbEPeOUOFWZOcZN2tWOcj4nTtC+OTCX1ols/qh1stbkWmvrHMd0vmcL6tqPlLMXe6Dy eKg9jm2Q0x/9iDNxF1vj67sb9TsY7NtdRWe5jcLW2UnPyLkb8X3crhpbvpK7bu8H8JX8bS5fyV7T 3VL3QviGfcRB8RBeKs0e+ET562yJbckfA13ycVN12BP59kX2yx+CAfv7K17xiulVr3rVnIYJ5TiG rbPLkZfgQ4BhOMMRsAa/sEIWjmAI3uIpefCunjiekfYe0Zvf/OYZj+T1QV068KaYvDxty8MDBfI4 SRz28RH+GH0y/SSjnvFJl0cWf3kWaw8XkZXGcZ6lBf0eOZEuz+bSnOinMVdfbGwCzjKv5PXPnGi3 ttXXP3sCLlGn+VPnrW996/SGN7xhrm/O+UL0xUvxClthQ/Y/XESGLpzDRuxRyqXZB+4S1FcX57EB 8uWxU/dM9le/c2nPdX/qzmJ3/V5ud+Ela8RXcq/ET/I7W77DsMeMvOR8Zs8SOquJ+UzOcHFSXIOX 8A0bYi9szbO9UcBDZOMjZeyMfeEm8myXfcI6u2fnOAE/ORvBDNyzX5iAD7JwhcfgXgx38uBRHXL0 wgn+IAO/4vAJb/CNQ2ARd5DJt4HLOA/u1VOf/nTKS5+69NCbX0RHuvkx/Dljc/bSdndT6up/7fF1 zIX26FBmrPTya+I39/RkcZd2ar8+GZv+eKaPLu3iXn3wbG75IOTwobbIa09/5Ktr3IJ5Nb/kfN94 8sknT9///venE044Ye6fNbBmdFpva8w+2AtbwCW4hx3QlW9Gli3hHPaBp8izE3nsx17WnuaZfbFP 95/eZfJdDjt3/738tym7yi/Y6HZ3B15ytnOG6/82wUnWT/A9nPe7rSlfGPc4z9l/xAXrjp/YUxxj /2Jb2Q27k8dWCuxQyK7wDjwL7jPYWv65MliAf7iBFzxEDjbtwQI5vMT2YYZcGMy/SIa9qwN3cAJn 2lZXPSFOgnP5cKl9zzgDHuWHd3XgMVzmp8Au3iFf3XhOfe3or1gb5GsPP+CW8O/5bW972/z3vPhK vvbpV+b9JNz0v+zdacuUORbG8a/fn0BQEfWNO+7aPSKuqDQoboggKNKLvmzBd24188vwb0Jh97Td WovjAyG5s5ycJNe5cpK6qx56kiXf2OlCP/nS2ujTOJoruh05cmRx+/btxcmTJ0dd46GrOs0hOZ7x Bi6Sbz7lGbs5lu+c+OrVK8eJxYkTJ0Y962FdrR9M4CVr3Xp7hgtlZOJq/pZxeMZJ9jW8BEthTRu8 RA4OU08eH8teap/lMzkTOBt8ree5beclZ2zvc/iMos/gnOGsHU7i+7rzdr+Ek3BPvNQdt7gy5zoY wEU4SWhPi6+6d7KPkSeecYQn4BWucRnc2Tf5NfhDPi5SR17PsAzr6uApNo1r2J/AbvI54h/8Bedi eewPL2XrbExgv/LYJrvlz7B9/hr7l8/W2bd+yBHYkb7pg1eU442C3x7IX9F/XIG79Mf29eX3xQVp /Th7uWvXL/3xknFrQ5/e6SRPGZ2NQaCXOmxdPwJZ8o0Vj/k+nr9Lly79Xle5OTUW9Tzrm8+jb8E8 4iTB2hgTnXbt2rW4efPm4FH94jJrhTvwiHQcYs1hQr6gLp7U3rj1md+Em3CSetpLK2uPgiv4IY8v b4+13/oNMfffvmv1Nd4zbTMv0d29En/WGtlD3CnhpH63O16ynrip85q9p7smPBQfwcnMR9JwATPw AqvhD1/BijrujvALjEurA1PieAkPwT6cqgPL8CeNt8K3euyB7bAJezYbkman8ivHQWSyo3wsvJKf gTPYvqBNHMKOhexb/ixff2yYzccHzjO+d+vdZ+1wjDMWrsIF9NKGTmxff9p7J8F347SLl+hDT/2q F/c0ZmWVqyN4xqP0xJd00L8+8Z868tRxH3T//v3FqVOnRp/Gqg/zZ53MGZ9H2hpYk/LylZTpi3x9 197YZv/IusGGdeY3O4PBlLW3tmQcO3ZsceXKlTEXxoi7tFPXenvu7EaWZyG58GnvhON8Jt/75DO5 w5jt+HOfqdYhbx6P/WUdOvzdPt35Ob/xlbwX4F7JOx7e7/Yemnc+OsO593aWw0tCn8vxgeb7b1wC L/jJHiXAGw7BSfALK+rAXXsdDOEkfpC62oQ7eNMOb+CYuEldbZSRDcPy4LTzHnvgM+EJ/ADTQnbI FtkaLiCbbvZjtp5fEEfpV576eCRfgy8SB2TjbEmetuqxSff0OEbM/r2H7XeVnE/4UmTTky6CMdAV h/AxyKJ3Po+6+iFfrI7yxoi78In6ZMcP6umffmJjMQbylXnWJz3dMZHTuKTzhegnmK+4Spz/JJ+O tW0N5dtHBPwEBwLMdJ8IA9ZSbD3paizGqg/1cI09jQx4gUOhsx2ZsKMMz8FtOIZt+2+/a/m1+Uzb ykvulHwHz/na+0r8WpzU3ZIznLWbv6OLlzq7OX/lL8VLntl1GMuPCjtxB77BR/Bkr4U9GMVNcVd+ OFzBK75TB1YFWI2HtMnPgll2g0PYI5vACdkvThHKh3OYZ8t4j5z4wDN71p4sdqWM7ccFZOE28vSh TBtBXWUzL5DV2Q4XeRfTHT5eUB+HismlExumE3nJUSYdB0mrKyZfn4KzIh8Nz5DbmPXpXEUPecaC j6TNRTrTo7mrLV6Ks9PRXMdL5l7AR/qc5wHX0lO+MbX2cCC0p1nn9iBrXPnMY/ADX/Y9+IJHwX4Z X+EuWFQXhvCVOnx096POBM4IfTb3R+/Q/N19f53ttpWX+Eo+i3CG8z4HX8n+4XcD8pPcK+UvOcP1 nd24yVnOGuMlfpMAA+EAZmAHHvALjMFw/hDMxC14BlbZIb8lbpGvXmc6vAefZMA1jsJL4nwufWjP btiuc1Lcgjvks5u4il3K0y+bZK9ideRLs1d2zy6lyWOrZEizVe3ZoTHEadk6eyTLuYl8z3yRO3fu jO/Zy8/eyRHymcjUFr/waejx3XffDd+Lv6OetuqkD53wnj5wTlwqra1zmj6NTVDXuPgk1fGMLz2r K+AqsppHHGP+BWPumU7NcXrN89N6WTNr7Dm/1/q278CHfOsNQ7Ak4Bz32TgJ/tx54iRhxqSy8uMx uOQ7ORPYj+3L7plW/f34L8lb28hLdHavxFdyvp6/b5KP5LM3gY+Ek/hNOKo1tu9Y27gJFpTBAdyE GVwFOzCFR9gYDHuOl/AR/MGi4BleYVWQFrTha+EoOFWGg9gAe8BF6mmvH2VsOB6RxwbZSfbFzvkV bE89ZThDXbbO/sjAXe528JJygSxt3cXiGjLb59muEJdpr68+J8Mbzm+vX78e///GPY7+2TI5dDcm +sgTJ4NO7sAfPnw47qXxFV21oxcuVF89bcTy6SKtLq42Zm1xG78KJ0kbCz7ShhxB27iPfGWepQVr gHfogJfF+iJHW8E4+FXxUHuS+jAhjoOsr3W25tL2I/sdzMAWHOAmZzTPfCS8A4P5TTAJo3Acb8Gj evwl90zuU91hsAPc9CW5YpWyt42X+Kp9Btd7Ad7n8I6+derd7j5fa12to7R1t64CLFh7MSyoI42X wov0zEtwB5vtf7ApwN3sC8Fd2OODwyQ5Yvnqasd+s0mcgJPIZyfK2A8bYVu4Bh+UVoYr8A1+YaO4 hDycwI5wT/bJbtmafsgnS1u8hK/YJ9vSrz70q09tBLaZDyLW5ocfflg8e/Zscfbs2cFZ8utTH+TQ R1r7eMT9uf8P8csvvwy/ia7q0F8bOjd2Y8lXUSbQXd304S+RL8ZX+Yz4q7QxmC9tmlM8Zl7kKc+f 1IY8vEh/Qb+t0cxFdLNusIGLrC182GP4TvYz5fLsRc51uC0MKZcHc7CS7w4v8Aer9svKYNg9E6w7 y/W7cd94aX3fRclXsgb8V59JOL95r9s5jW9kf8Ez+cD2GjyFc6RxUX6QvUrwnL8Uf5QPG7gEzuCK XwNL9rswWFw9eBTykXAQbMJjXGaPhWmYZ/+wzgbZTPk4Sl78wG7YB+4QcIk9nV2xa0H9OC0blMeW e86m2R97VF+f6hkfOflO+sAbyuiGd9g/34lNe7/HZ2ACXdiy+niFvgIb15d78z179ozP516+fLl4 /PjxuKPSB7l0lKYTXeNZ/dKpeuR5Vk+ZoD8669tceqYfmerRjS75YPJxmGd9GRMdpdVPf/OtL8E6 4B/9WBvzJt9a5ivhJtgRw4kycwojAg6inzL7FDzAhbQAb85qeEiAY9wkTxlswzis+00x+7LPfnwG tEqf5kv2tU3+El9J6N2A7pW8z+H8Zp3sI9bNeuINfIOLnOesJX5qjfEMTMCH9VYXBqy/vQuG+N3K BJyDl2DZvotnyIAxuINRob1RfTgLn2EULnEWHGuHD9gVfiIrneII9sE2BPYSL2kX10iTx26k2Y2g PjsjQ6y+OgI5+pVmW3Qv7VkZG8cNYs/s1viyX7FQneyeDmSYJ/6Yz+3wjjsev0nrvYF9+/YtduzY McpxA86hoyBdn+aFPHOjHjnK6G+M6WCM6po3Y1FGH/LiJDH+IUNdsXri1pVs/edbkWdejNF80oV8 +YLnfOjWFc+YJ+trXejuuXMdXwk27IH5WHAHp/CJ12Auf149eIYpafcP8O7zHfsyW+j/psz333+U /pKc8jlkbxMv0dUZrncDfBbh87e+A5dfZF3xinXHNXhqvuv2rA7OgScYsuZwIQ9OcAcMhY94Tl1n A3YGt7DK/mAbRtmK/REHxU+dCeM1+fqFVUF77eIl3IfvYFo9+WyFTcyxfHnskh2RI8Y9/Am2k/2I 9ZE9qsvW5OMb4xBrZxz0It+5i72ybW3wgnJ12SObwweexfTTv7bky/PMb9EWL7iz9q43vtIfncyl tPb0NA46kKE/fZs3cutHmg7Gz1fTh/nQloy4RHv5xoIX6eF5jp2DtfeeqHwyrTOd9GP8nsm11vqV b42slfU2F/Chf+OgP52tpwBX8NR5DefgFxgV7JvuGvj15cGpgKO0g09Y1Na9g892vBfT75+wjfmd gZmXPgdfrErGNvGSz+C8291vBvBfna/dZ7eeuMWaiq2d/O62rS9/SL49x/rCUud8z7jDM6zBgHoC TOAueTAG82wRRuMh7dgP24NfWBXgkQw8Jw3LcBum4Vd9eXhI0H/+vzK8wa70qZ6gLzbKjvgF0tke G6Mj3lGPbSZH22xaPl5gc2TgIHZlXOqwd2cvsb7ZZzzItrN5dfXPjo1fHXUF+tEr7iNfufbycIWz nbtrMuiJy4xfWp5nfcUJzT1+IM89UbxBF+Xm1fhxgzmgg8/yyKqNtLZ4ETd554Ecwd2bWB3jMG/G pi35+jHH1rG+1LFnOeOqg6fghQ6wxQeHgbAFp3AXL3Xvbe/ETwK8wm34rL48+Hav6o7Ju0x9Z25b +Sje2xZeoqfzm7tu73b7fNRvKzm/dV9tba2VYH3lO9fxo3BTe1M8Y33hJH/GXgYHYhwiVIaTPMMY znDWwmkCHhErg32fM/luFhtnRzBJJizy4XCVNnhMnnI2B9/ZZTLJZXtwD/PsI3tgE9JsXFCPDbEl esSd7F89HIA3xPqJ17Slq3bsU1t90QlX4Qv2jCO0oQOZcUv5+pPWB9vVj1jQnzHk0yjTR1xIvn7J FYzDeHCmtHb4Tf/mlG7mxrjIoZM+9KVMX+YVL5GDI7QnR5/q0TNOx7uXL19eXL9+ffCwfpUbT/Om r3l+9E++/pVZP2NwNvV+g3y8RA/r2d0SXhJgChb5QnDnDIeP+E1wC6/5+vAMr/ADS2LYgXk+k8/l nB/6ztxs19n6NsWz/pv8vnfnt37zzTp4V4mv5IxmT7H3tJbW014iKMdRzuN8pvYbnGN97WP5y9Zf Wln7Ghyog0/gUIB99gGbAjuAPbh0n+vPd7Tg2r7vXEhGsX7h0n0EPJNJPhuCcTK1g2nl0uwef8QD cC+wH3aknTrskx1mN/LoxqbZlbrS8rVRf+YT8uQ1TjafPbJRQX194xA6y8NT5An6Nye4mh7GoJ5+ leOFuEJ65jlylalbH2TjE23NvWBO0t2Y6KBO89NcNh4y+Dvq4Cc8zFfTP1768ccfxz28+y9l6pMr aCNIk6Ev/ZtXOnkmx1zhWOtEf+O3rvgJL4U9XBRe4VPARTgJzwjScIuv4BgOYQaO4ja8BtfOcvPv DHjneLbtbeIkus66byov8Um9M+YzON/N7TM4d37WxJriE3tOvtLMSco94yqcY4/BX9aX78N+8BBu E+dP8Y/sSfJgin3FF7DW/ifNfxJwlfd6fH7ubMI24hT19YeLtCFL32yMHeIJOI6HYF7b7JCNwn12 z/4ENsGnYC/6J0vAaQX90SWfhEx12Y5YGTnzM33oQk9lzibsLQ5hh/qll757P0o5vciMj+I4eqlL jnbqkq0vbeRJmxftBc/0xUFCdYytMeAecs1PPK2egE/EfCN3WjhJ7P5bWpl29O/3Z+QLZNJRHfrh JfLpQ0fzZUzWBI+pI1afbtbPXoRH7EUwhmtwEOzy932m5v06POSz//m7CvZdHMXnh0uYDHewCe9k Oct5V8a7TP43gXf7tpmbtoGX+h6c9+37Hlz3SnGS9cZL9iGcY+2VCdI4SRlOwk14yt7F9uHKfgY3 1tx6SxfwlzOXutlM9dgGfLLdbEQeXMJw+Z5xkgCr7Itdw7M07AvZMVn6itPgX11t2DGdBXI9sxWc I0+arLhAOzomk+3II1PfYnYmX1o9z9XxrA92ysa10Rf70w+bxk/5VHQU1KOfOmSRoS4Z6mpjjvgm 6tBb/3ER/dOHDuafjmQrw+Hxtr5wCBn0Kq2ueyP5+t25c+d418r3aPFsuuIs+tHF94vdzbsnwl10 Jc/41SPfPFsfeuvbfEmbF4He5hyuOq/BHTx6nwWPxCXuI/o+pxi2nQXwk4C3cA9852PDEVziJTJx l7bumfzfFO8NuIud78BnW990/2nWddP8JX6SYG7xv7nmK/kenPWyv+Aja8MnFqxR7wTAgWCvwU3q qoOjOu+158I9f8daCzjJ/oS77HXK1I03pPNtYI8/AqvshSyYZDPZFltjV8mJB9gLrIu1y5fK3sTt werxM9gOGyIzXmIH7EQ87+nS7nXZjv7pqY3+yGCXOIOe5GmvbpwkTQYOYXd4RRk7ZefGwQ7JUi4m n+1Ka68Nvdm7dpXTy9iUy9O++aOXuRbrg17mmUzB3AvmmQw60RF3OJP1nqn++K/xBX+oP/8/t3eW 9C14Pnjw4OLw4cPje7/mmgzjMV7yyfOdZWnlzQ3+6s7buK0dXwnm+POwCavwiUf4QnDsPRdc5HNl Pg+eEqTLn30mGDEX9kZ7Ldn8LVzmfsPdqztYd+Dz/3Gcbf0bL/2zdzDNpTNc/3fJfuB3KK1n94TW BofwhXCQtcdBcGCPwU3Wrr1FHf6SfGd2vMNecY1nwdmN3ySNm/hL6rAFtsNW2A1/CP7wDQzCTNyj Lvx41j4fCz9oj8cENsXW2B5uIkcb8pWxWeUwzx66v2Cz6gvJYaPqs3UBp7hDYUN0EeLifAht9NW4 yJVnXOwLX9Ej/lAujScFabLYtfrS8qXJJAsvZcvGko1rY9x0NieCPM/sXT31y6OLOvRJNj72nBxc 4UxGB1zhs3+xgBt/++23QU0PHjwY/GVuzJM51BZf4jbjNBay8JUysc8n+VP8LXnGpj0da4/HrDP8 wJ590bkN9uyJ8AmDzm38Iee5OApP4SV3RnwqZbCuDVy2T8KI/ZM8sgVc5p0BZzk247OiOOgbL/0z Lmoe+Uqd4fA/TuIr2UOsJ9/WmuOj/CBrh29wkgAX1pH/K+AmXKWd9ZS21p2v2BBewCE4RhyniMli 2/go3mG/MChmK9kOvpCPB3Ca9nEYHpBWpj6bsKfrP37QXpoMddjKuXPnxvdkvZeYrWpLDnnqxVNx ijy2y7eIM+WxHXbG9tUV2DweyO7ZJftUPx4mRx/qkhsnatMZhkxjwRXK9Ruf4TF94I3y1JVOpnHz U3AxnmD3yvCVfoydvuToQyzQUVnjwm24AifhFxzif3qfPn16cIs50Le2xkp/+tFfO5xFlnZ8MHpo QzeypY0jGfLoaI5gCm+ER3iVtofm58jjCznbwTSfSXAmi5OK8/nJDIP6IA/f8b+0daZwtnAfO/tL 2dU2xDOH2kQ2RWecRDdnOO+x+gzUHmLeraP1FOw5OMl65yvhns5pfB3nMjEs4KHZn1IPd+EN9m+d 8VLPcQMeUiaf/auLlzyLPccfbLjAvmBUYDMC+WysOjDNdvk1bDD71KeAc/TBDv2+x/79+8d3P9ga +2BT+iEn+8AXtYfh/Dj6eqaHftghO26c2aO+6ExO+ujDMx4Qe17Oi+PYa7Kk6WLMZJLnmQxBubmg O9n6xj3ZfXMlXx1tyBBwgDa4RH3zqJ60cZGjDKf4fRS+Jp4RlOvbGMggK66Upj8+Mkfa+z0nz+Zb P/Qg3zNdrIc29IUVc26tYQ/O3DuI89txER/JPttvhvGVpJ0JOt95nxv2+U0wjofItpZi+y1ck6+O 32uNl/xmHBuyv2+Kbf8VPTaVl+huLp3hvEdpD7BeztG4yB2R/cM6WRO8JF+QxlX5RurynZSp77k8 Mdzwg+IjOIZ/mLWHKuM35Y/AHTv2zMYFvFEsHUfBOwzDOTuAZTzDdmDZ/suGPMM/npHPVshRl9zO dWyguvZydemTfHu8+w92VN/6J4u/hhfIxgPk0El5+eyW/dHJGPWtXNAXPtNfc1Df5ouNsk3vO7F7 /omzm/OOZ/1pT1ex+toZtzJz7Vm5edKnfOMQW5c4OD7Qv7Foay7V0V49QZp8Z7l+M8UcmydleEg/ +tWHNmQkX1p7fhsZxqIfbZsHbchRZvzkwIY1w0/2xXgDZvnqcIyP+EXOXn3H0zMOci4QqyPGUfwh eHW/QL41qx99wDte8r6A80Xc5B1w/LRNvtMm81L33fNvmfCV2nPiFuuMi8TtSXjJ+U4eTtJGGi9J ayt27uNH8ZnsQ2I4x0nuSM+cOTNsi32yFbYqsKt8JHEcxf6lYTafn82w6WKYzuayn+yPXHaovTRe gm1pHKIem8Eb5LfXZyvszfs3e/fuHb6XcairP3rHP+QJ2pdHL/4APmGL8VC66Vf9/AT59G9cnvVv 3vAQ34Ec5ezbmOhhfgX9VabcGJJBB7Lk6UNdaWPRvzmSZwzk0lU97YV8IXzBB+WL0kd/5MqrT20L ZMtvXNqbE1ztHE2GedC3GJ/hOXzUWNPLPtAdJey5I8JHsMfX73vmYnfWOIX/hKd8v8o+7HyAkwTn PPjGQeZP/2IYifvIwHHuvn0u5z1knxnhpvmu6a/4LOuss6m85ByH493deWfJPPuffs7a9hy8I+AV a57PJM6fklamjrq4CyYKynERPzh/yR6HW2DXHY7/g/Hhw4fxvot8dimwcZhgE0JcpUw+u4B9mIZ5 eeqwJ8/sU1ocvrXNL2JvbESQhvVwrz3bYzvstOfslg31HX/jYEvsh54w7AyFZ9mNc4CAS/VBb3LE gnbp29joLZ/90knAf9qxe0Ga3sasX9xtPvAVecZlTshKnv7l8fV8f47/oR8ytDdX5Bq7NuqTrb+4 QXv55kZdgW7WQWwu1JUf/zR/ntO/9uZXG5yEK6VbM7F6xpSfJE+gb1wBjzipO6R8d/mwaa9UhlPc gcdFuArecVLnOrwGs9bRelg3fr48WOdT8bnU91uJ3kN2D8KWtukst6m8hNv7LRN3SziJP9u7HDiG nxPfiPk6QryTD4V/4jBl8RZ/Cic5o1lnGMcR0vDNLv0PC38XLlwYXAUL6s3YjD/YijIBXuE/HMMp v0TQBxtgP9q0x7PBbJVNt++Try6bYVthHx/og93iGf2SoW72qB+2RR86qKsPaW26bzKueCidyJGn Lbnk4+b4mT3TgU3mg6gfN5AZ5xqL/71248aNcefsTFR/xqWefoxVX3RuXpLZ+NRXRj9zoW/+kHcl tVVfXWXqqEvPfCR5dNOfeVJfnXyj9KKTuSBHXf2Yb/lkyFeunXk27jgUVzhXxUc4B/d4hj+YVC7k S1UH9/Q53cxT+MaeDPfWDZbwUndMsI/juj/nN/GZ7O29Z7lOH+hT+t5EXuozOD6o32/gK+F/e4fP Qq2NfQav9Fmcz9S6Y8w/cm9k/asrDRPaO8PZY3y2YV/jp2T/OKH3auHXXsuOYB4O5MEkfGoTlyjP 5uGT3QpsxDPsZ/NsBLb5LuEZh8F/nCX2jCe1V9+z/tkTPpCOJzprksd2tde3dp5n/0WaXP3DN73U p6P26S7POD2Tw2Y9C8roLI4H8Yk6zYt6+tLWb1T683twR48eHT4Im+Zv6D++oYN0c2zMxiEWcIw+ yFQHX/Bn3AGRRxdjUkY39ehlzgXcrj057ui0sXb6lKcP5fpsPzG31oCeZDc/5ko/8tW1Fs5u9kQ4 iyNwDk7q8xr8wW/yLN/9BP9IwF/4iJ/kLOdcJw3/6tlb7aXmVXDOh//2XvL0px3bcdeEm7xn+Snc sM66q+Yl57Pl8cqb890rmUM+aL/b7f7PmjhfW3O8Yk07p1krPGTPcCYT7Cs4CR+pBydidXCR+tbT fgN31petsnUhbLM92I1X4jA4zn+BU3hmj9qF5+w+efLZiH0XlrMDaXYQB5HlGe7E2rMBQZ7n2U66 l5ef7ehL/+yS7bIf+onxBRvCs+Rrw0ZxsHLjFdincaqjjXF6zi+hP9unr7lQhhfyE7XRJ1299/Pu 3bvBTdeuXRt94VZ1jUkd8ugqrzkljx5kGQtdmx9tpNXBTWLzqx69jAHv4SPnMH6Vcy6O7HcS6Ew+ ucZubM27cZtDc2WvMr/NvTLrYb3VEfJd+EH2QL6Pc5l7I/iLm4phWJl913nAnTU+wUH4ScBV3YFr B/vwa33pAo+eYRnm40T9sp++l+IzpG05y62al5Y5afnZvDkLe1fV7zb4XMI6WTtrgpdwDX6x7mL7 Tvmd63BRAWfBRO+18ZPcrVhP9mxN8Zg8+GOrcAmjMM5WhWytMniG/ewcb2W/2QTbYpdhNpvPFvhh bAe+5bGJ7ExdbeWRLV89sthj9h6nsls4ZZNxqGft3NWwTW2UqcOelLNH8uhqvMYgzcaN22d0ZKhb 3+oYo7OT8nwQ3IZb9EUfcrN5z74H4jsg7saNG5cI9DE2c4yz6aF+HEQfdZSTJ9anfPXSB6eRa+6U qYOX6IQDlbl7c6YUu8vqfsh4Wj9jbX6dmewX7TfwEU6qr4y/ns8OczBpL+X7iPv8BX6lcRZeipvc deMn5zVt+FqCZzYg1gau9QOH4cEzXoLteAm3uf/of4a7+57tfdn2Nul51tNGtm7d8pX4nc7Gzsj5 trjFuuCnPlezvvEVLNin7CfS9g7BszoCDCjDRXjJ/mY9+d6wJ1hjfMXerb0ApzDIpuGdbcA4+/HM DtiuPHbF1uCd/bBvtgPP7FQ5PJGhjj3c3kdG/geOYhcC+WSrHz+wV4FOArnaC9rqU/2e9SF4jrPo w57IMT46JSt/CG+6g05n/acPDsAzvp+Mn9QxHmnvB9Ch/nEKu1euHd0EaXxBbnXVS3fjTxf9CmSJ jYO+9BbI0FaZcSnTtjm1VspxJh3NB32slXWSpw49YAP3WBdYsGfNnBxHi/VLX2sMO2HOPshnwSfu o2HWvhl/wGF7Kw5T17kN3rXBK/jJWQFf4Sb+E17TD30aO6y6k3AGwEvk2ctxnfvZPpeb7Z2tz+eU ddv+3P+s56bwks8PvHthPvmv5te6WkO8gptwFL4x/9ZfWb6SdcNP1t86WX+cpJ40LhPDj/1F4KNb ZzjGQ3ApWG8xG85uwze8s704BDbtz/KyH1iFW7bEVuy9+SvkspPOMupoSwdpXCPEI2RJs5vsj93K E9OfLulHn2yaXtrEZ+QaE7tKvnH3ToL+tWWzOMZYjUOesTUufhh7Vq4Nm+cLOSvpvz71J//48eOD C8ylfsmLC+lmHGQL0saqP7LINz594RHleEO76qujPvnKydaW7uZAW3sHOWSYez6hcuc8/pN0+xG5 5ilOorM+6KWO/uM//Zo/eOLHxzXuhtz3wF8+PO4QYDYew0G4Bw/hJjwlT5od4CxcBfs4iF7NWbyk 7/ZmmGc7vjPHZ2JXy+e4b7z0v7+bYo58Duc9Snd13lud75WstbXER7jHmuIX+5Bna9Idk3XDNfwh +521x11woa52nski0+dynePwhbSzXTLk8aXEYRO24RZGcY503AUv8Aq7YmXiuIMNeP84m2Of4V1b z8kgn1zPgjb8GCGfhGxlbDCu1KdALp0F9QR8JLDd+mZjfc5TPX2RR0712DUbx3/ObbgrrsBR7m08 k62tfvge7qX9HxRlzYsy9uXZGJs/MS4zpvqVNgbtheZIjEu0wYP8trhIG2X0Nxbt1dFG8Kx+vh4d mz/ttKGjNVDfmMXkNr/6ta7wYZzuL7tnyGfCMXwde6K9FWZhEU5h1Oc3+AeH8ZXUx2X2YO3Kw1P4 xp6rX+OkC7zCfzynXMBRzoJsiV0tv1v5jZf+nJf4bc5w7pb4Ss5w7gCtR/6RtcYpgjW1Bua9fGsL EzjGOQ2nwAnMW3ttrKn62nouHY/hIviCRVjTvv1Svv0QB7EZdqeeZ2X6CcOwDzPqyYNltgzL9mf/ q96f9w+cJbSFfeVshW2wCZyirTJ24lmdziLOQcpwinw6qYczcUvP2skjWz59BeOjv3y6wrpAZ6G0 Otp5Jif92CmOMAbveeMkfBlv0C25xhMnsCX5xk0u/QR1Gm/6NydkaafenFf75o0fRE58JJ7HlRy6 aINXvT/rLt57DLiJDH2oa+ylyTKn5CmTDididd0JwJU9Dw/hF/dL+efhrn0RZu2Nff6Gn+IxvNYd FTnwa091jgtTdIB1tkAOPrK/tM+wF+dA99/b8h7TppzjcJLPC7xnwVeaf8/EWnRus87muTWXtk7y rbe1xk/WxnqL8ZQ8e1TnQWsoD1bUi8fE7DUbhDMYhN8wGf6UsSu8BQPayYMTdstmtVVOHntmV2Q9 evRo8JL/C+nMg1/Izy7VhTv2IGaL7dXZuTL1yYRDHBM/4UR6KHdWiUv0rT2/T334xtnq0pFM8qQF 4yPTOLRTj2xy6UQuvZx/3DXhJj4TnoqHtSVTIE87/ZAnz7Oxq48r4nS61g4HaKMv9cyJNsrpRy9B X/RTJminrnyB3uQow5/2CL97ax3681kdXqWXtviZLmJr7MwkmD9xc29s5jX/J1zyj2DA9xqdZekB qzjHOQvf8Imc03ATTpLPz9FWPbiVJtOZQL/GbizGj5dgGa7tsXSCUzGucu5wL/Jn7zFtku+0KbzE v/R5gfs58+dM7KxtbXAS3rEm1pO/in+6S8Q3uAtXSeMifo21Ul97+dq0j6lrDXES3hKsp7Z8YvyS vwDn7lH6DEkZLFh3tiVWF1bgT7k28YGyuAwm2Y/f27h69eri0KFDw4blaYfP2ICgLvlsyzObxAPs ls3oSx02Vh/6gddskg72f23IiWfoH6aNVz/ylOMj/SknT9BWvn6UsVc2Tm6xOfIZV+c4c0Bnstkr XZNPd2l19KMsvmmMxmBetFcuXZt4iS7yxfQX9OlcFreYK3XS2Rwr9305fqf3+v29efNmxLhVHYF+ zTNOkrbO8OWZXubG2plHeBLb3/ABnNn/cJ+/9+/fDxzx12ESNmHc+ax3A5wPcJEymCdDIE/gj+FE Ae/QxV1F+y8dYJ/vD89shw/mnQGfc3/s+yg4aeaC+Q56HelZF/O2Kh2WuZl/6TM4wbtg9o7Wx9rE SdYYLwk4xx5ir7GO1i7esibWx/oL1sY6S+MmHMXXssfkU8ESTLXO7BHu2B0fwP0v/x5W2RkbgHcx e4VN2NeGvbqHwRGexeqyNXZCpr2afZAXH2nXfax82NOefPK0izc8q6stmfrQhp3oR746QnasTF0x G2dbxiuwOUEZjmDf1SVbfWMly7sB7J5ueAT3+U0ivyHiu3nd02iHV+hPb3NgTOR4Tn/zYD4809e9 FdnaaiM2vzhB2vj0Sz9yhMYt5n+6y4qP8TMOIltae3MpT790v3fv3uL8+fNjbOaR7saK88yFZ3rT P36Urz95sMP/NJd4QYBTeIOft2/fjve3fK8at8AgvNpTBVh2V26/hXd+kXLtwz1cw6mAi/RXrH9y 4VnAYfZesnGevd47gXym2e5XZfOf0s+s3yp5aVnHfjfAvLlX4s/iGiFeav8RWzMBt+TrWlP8Yx9q TaxLXCQNJ8qstbbKyLGe1hju2VA2az9iB/kFMMgG2IzgGV4FdsKu2Qqswz8fS7665LIxsmqjjmf5 7CT+YKfZBHsU6KRv9d2b+3yeb4JDcITA7uI5tpf9kiWfLmL9sTFyyZTPRtXDZ+xaUJc/Q19jMD4x WzV2Mjwbr8/anjx5svjpp5/Gb0TRB7eTrZye2hmH/j37rF6Z8ZoLbYyN70V3dfOncKhAZ+3NM11x g7mjj5hcvwfjf5vwS9UzDuMhX7lxkisfF+JZ51D8RI/WrH7KM1ettTxBn+aAXrgIhvJjcIW9D4/Q VfAc38AhzHqGS5jMN4JX+fCpPeyK+fWC9PIz3sr3zwbYB3/Mu4C+P8Fncm+ybIOb9LwJvMR36gzn XUq87jzcPmKtBOskbg3F9hx8hIvyqfhF1lZdayMos+fYR6wzbFhnPpW1tcexoews+5EHvwIb8SzA OnyqFy5hWT2437179+LXX39d/Pzzz+P/ymY/Ym3yC+IndkKmoFycTcA73Nc3+9MXzvOZHnuzH7Nn ctkaeWyIHHl0Yr/ytCebTDEdsmljwQe4D8fpx7Nx4WfzgxvYH3201x//yP/07n3up0+fjt9bwWPa kEU//ehXn/SWJ0inJ1me9a1evEUHcyNOX36V+u6z6EFvY9fGGvROqPG738Z/2lpLuvFzrAlfuN/H xTXq60c9828OyKW7OdWPOq25fPtOc2LM+S4wBnfmDA/Za+2H7Zed5+BdGqbhM34RkyW2d5JTGdnq wrbYM1zrrz2XPD6YM0jvMjnLLZ9Z/p95aZ4LacHdkncrfF7g/wp4l9LncPm1+Cdeai3tMfgo/9fc 4x/rIlYvTsJneEleobVrzd1V2ufYXHchcMYu2FSYhON8BnYaL0nDpsD24bw/n/XAL7vBDWyDTDYt xENsTL5y/aovjjvIZivsgd3xNfAIfejHruMVdkR/eulbPnuSL5BbuZjtqctm1WebdNGf/o1JHfyt vj7li8nFi93l85n4cvQ0hsZBvrp0JZd8/XT/rD495dEj7ukdKeXapbv5wCnmzdjpqEw/dDPX+ArH mVPtxcavn/QS04Fvpb5+jRUnWW/nJLggvzmyZvrwbD7UxUUw5FkZjuqMRR658AbLOESQhmVYF+yp nvlD+jTfOIYfpA8BPvEUrBfstTCd3PwoHAb/ZHf37Q73Y3dM33jpv+8M8NX63ol7JT6m9yzwus8j 2kfwEl6x1/CDyheXtp7SuMg6WCdpba0XPrJmxe09/GycBD8CLMEQ+wlfcA/b9kh2CPvqCNkCnMIo W4F7NvCv//yu/YsXL8b3LmpPBuxne57ds7qDZTP6ZWvk4gd9wTj57Fl9+d2VsC/P2YhYnv7JYCvZ Kn3ZtUDPbEybbEvaeN1f60M++9DW3AjZYLqx5wMHDox3H+7evTv+3wgfSBt2pb2+jEEwPmPBB3TH O3hWPt3U0Ye+1RGaG3Pr2TzpPz42XnnaaJ9s86xMHtnJ01Yf5kE5v/PkyZO/34uRYy7UK+gLt5Al Nr8Cueo2R8arvbLmCm5gDV/gFNzirCct4CEcolyASXLwHE7Cj3SnizT88pHwUjLk1Z5fJR+mZ17y 2994afk9pk3iJLqs8xzHV+p7J377ja/kDMxX6h00fGNP4Q/hJLG8zm6eZ25Sph7+icvwkjUUpK0l DLAZ2IABz9YRDuCOjbBB2HAnwXZgHI7bc+EuLMIsfMrTHh+Q4RwRJ7Ep9cjDTThG+P777xfPnz8f v//BPvkRs43qQ1s2TLb27kHI1Y9gLOqxF3qwUbYCy3imMxz7UN/Y4lCysyExO6Vf/pI+ydQO57G5 bI9OfnPcnTFO8j6W36UzR/pif+rSjT7yxOmpb+NQ35j1pay5Mj9sWx6bVE4H5fIEz9oaa23l0U2+ umQUmwt1caX1UEddOtDF+M1D3EIH9eSZV+nmpGf96sMzuXG4OZanLZxZJ3LVbx6Ny9yaJ5xjrswT bHomy7NYH/gNju279l+8hX9mfoJnOMdT6rERd9/2fecS97mbxkWzPuvkJX3zJ/3OUu8sef+rz0vN ZT4QbjK/cRT+EZTze3ERf0oezorD5OEjfpN9g4z2GfuLfcr6SVtfa27tYQYm4AjOYBce4Qx3uKuA bc/K21PZr2ft2QYZ7DA7gz/4h2v4YyMXL14cRz6fIe/bt2+cAZ3RtKmefsimG/lsJTyL9SewATEM 6wu3OFPiJvrThQz8Szf2YRwC29QHefr17HzEbxIraxzkkmcMuPfEiRPjt6p8nuUz8eyePeqPXdFb 2li0JR8HmFtxfKzMvFRGH22MLb7RVh9zW/WNR5n5Mc/0tl70INe8GBuZdCGTjOQaIz3IkKeN9umm vtA8kUs3IRy0/vqgI11aRzxtLsy/tJgseYI86yeNx6wRnaVxDDzCKT6C4854eEhagGccBdv4Sl12 447JHYn9373JJt99r5qX5v7Mi/vuvqPbb5rwl3x+EO+Yf2cwc45n+EgzF+UXxVnm33lavXhIbI8h xzpZszhJbL2zGZiwV8ELnMMGrLBBaTh2HwGr7BSGw2V7HfuHMZiETQFO4wV47iyGi9yR37p1a/hl bBL2YRnGxfZSfWhHTrrRGf/oF8bpm/17pjd92Ze+jctY8a9xyqe/PpSzbbqKcZnAT8zGjVfffDbj 15+gjnt4/3sND6qjL31kr9l4sr2LGf/SkQwhPsYL5NDH+PRjDozJuM2FcnOlzLO26Wxc+qa7OdO/ 2FitC76xBuZbO6Gx8JsEbdTXpzJ1yiPb+MIHXdSlm3x9GYN5tX74Rb51sQbScRPO6Vkc/1in7rrN J57JN+rchpNgGLbxEd7Sh/r69Oz84L7de0z+r5Cz3Cb/7snME6t8T8AZzt0S3vadE5zkNxm8H+A9 M34QXinEPXwec4yf3Hn3HZW4Sjv+Ek5bvltq/VpX+0p7jLWDs+zTusJH/rXYszpsQz2Yg1N2IT9b l4Zj5WwDvtWTDyfZF9vOF3G/5J7JM7slM5vTNr3E7IJsdWCfPDHZ9BTg3TiNg03A+VxuvNqQVV9s nw2Rx1b5GjjG+0g4hN03dvwhDzeRoT4+cN/tzGv8dIjrjUUb9054go/ls3xjNt70oAuOoptxmz/9 CvPckU0XbYXaqG8OBdzTGhkTGZ4LdLEG+lSmT7oZB39YoLNyfdGHHGdcdWqnzNwZq3JrRB/9yBOM XxmuwDPaGLN5sjawKfCLwmRrZg2NF/70gwfbV9kCfoJledacHPXhkQxpezubYVs+73aW4xOww+X7 nPk8ta70qnlpnof5DIeXvN/tHXz+Tv6Q81icZF7xDs7hD+F/9fCPMnzkWbk28sXWznpZH8G6wkZn N2Xwwia9D+TzYpiDG+uajbF33ALDyuAUlgX1PcMb/JGljrT9XlosqEdGz9rUX3auPI4gX1qAeXVh XhpO2Wv4Jwt+YdIeDKtwKk9/xkK2QLfGpH2cpz866gOn+qyNvdYeXzmrCeyPbLF56zMtdmiucSId ycIVxocL8LD3hXzG35iNTx/mqvruo8lUp7lXRn9rI9a3OcFJ+hXoj69wkznRVpps9cRk1sZcaEc3 vCM2drxkPoxRIEuZ+dCHdnQwj8pbhzBhTHGWuVen/UG+crqLtcVBuAke9UUnZQKdBfnW17riMD6S tRa0lW9uYJwcawDr/Cn7uLOcz5j4BLP9r4uDPtbvrNcq/SW+kvdO+ZPepXQfh5d8DoeXcAsfCK84 nwnSeErIL8JDlasfj7V/OL9JwwNcWFPrb73wkfVt7eAr24JZz+rCj5ANkxPfsCPYkaf83+zdy6pU SxLG8ady4sv0o/SjnLGiA8WBjagTBe8ginhDET14xwteJ1bv34L/6aDY0tuDVVvaFtJcKy+RkRFf fJkra1XtxtAX3tzXX9wX++FZO2ViRhzBvDiDebl9SLFKnrbGcy1PP3JgFx7hNK61L4JPuqmnDxni jWz2IEu58eKI5KevXL2cHPX4wfh4ni6ei3ynQzyTRw/12pqbOdNDXvyLbzxnXPNULvaU2a/gPvsq stXhNvLoIfYlY4lnNqzOtWdE7XES/8d1eJaO2hqLjOblvn2SMV3jLjqbtxivvdy85ezIB3zdOkGm OamnAxlxEjlsQ088aL7qJfNhJ21bS8ngMz5wbT74h41xjlzi/3zO73xDp86nrN3eF/D90/m5XPuF 3ThiP8r2i5c82/rdAJ9ben5z3u0ZzrmS7097RsM97XtwD86xL7L/wf32Q/GUcm2UqeObYrTzQT4O I/wKy/wGIzAAD8WDOFEGb/q1VusXpmBOXMEWfMIUDMCb654v4Fk/8vTxDOBZp3Uf7slwj4/ERjGj vfJiAtZLxnQNq/rrYw4wiJfMTaKLeWkP72yQXLFEvrJi0pzoTi/yjV0f92xhnmSxBRuRb072N+0l 8L0x2RIXyBufbPf64Qg2kZtHex1xKCmjr+cucjw/4gv9zZksORvT03zI7XmLfcwND9t79XdBlalr DaCra3s56xNe0seczZPuMDNxww5szgbT/3SBAzLVha84kiw6m4OzSs/LrrXV1xhhJhzSzRjkqrM/ wkXwjpvsja2zsB/+jaM9X2hrvXd+6/nEs9yv+r7AfvBS71HaS9ojsRV+6dlMjtcnL+Ed+yF1PZvh p57V4ie5/REf8AWf2uvaN+EXPuKr+KP4gi0xCtcwLRYl5fALmxJsxB9iRUzoR6a+UrEu1sSRNVu/ uA3+xLA4bN/gWnkxKh5xg1wcymFcMq54oYeEB8hRZz4wbe7Fhr5wTwdzEg/swhZyZc1RnBbn5JmP +sY2TzbJNvqTZ47mZL76a48T6YlP7HmcKeEY8e7aM1x2MAc8Qg7700O8+q0FMpS5910X33f2PTxn U8rYjK3MN66hg6Sv5JpM+nkPHPdoqx+708m13O9zHjp0aNFbmbHNG2dkX1hiZ7kUb/E9e7CPtnL9 1GtvTGV0MV97OnPyrvzZs2eXMrbjP3LDTFykTn9+YV/JvgkftSfCUTir/vxVO88XPu+2F/Cc8n9e +s/vLzlX8myLlzy34RH8Lsc/En6Zz3G4iE3L8ZOEu2qrHv/wUesG//IT/sJP9lD8x0+wBi9iC3Zg it/5XJ34d+brc3yfg4sZ2FePD2BYvIst8Qb71jPJNTyLP9gTd3itOJHji7BZDIox44gVGCZ3rvvG 1lc7Y8CoOMA54R+W4RgeldlbOMsh0z092MUcxQobmLs+dCdLzhauxRDeo4u+xiSb3cQeO9GZPXCQ vuzM7q7ZwRyyCZ7FD+asH/na4CCcQF/j4A7841kOB5HtPVX/Ll68uLwn5bmRL8wlTmAPKb2Ny27q 2W76g+7a8Q8OMq65Gk9u/vqYp9S82Yq8iSH2YPvGN6Zr+rkOZ+xqvtYtNvN9APPyeSyuNh6cwanE V/Gecoks5ertk2Db58z2TnJJPX3oTE8xod6ziHeXvS/g73vYm8z9yX48t62POfXZxvmS51jPcL47 6HM4e0pc0j7UHshnbu2PcM7kKp/1u++zuM664yZyYAvexIa1RCzyjb6VefZ23TlMcawfX4onOL12 7doSB34Dw/uCMCa+YRbn+PxJ3LiHQWPDXJ9Vwbv2ZIlnXGOMYki5OMF/YpAcZcaBX+3hlEzl9Ior 1MMrji1u9Md3xgq/Yp/uYk2ZPp09hPnWfTwVjtkh2xnLNTvprx0ZYkIu7sxTnNFd3NizWm/Uk2ne OCJ74Lmu9fPshD/xknnjXrb1Dmn7IrH7/v37ZW+Bp8yVTcyfXlIcxW78EPfRS2JH8rMx3fnNHJXh KfrkQ+Vswc7ks6E+/MDOfEmHaXPzdR8WtWU/mGMb+qrXDkbwMd+Rm83VaWc8c3JvLPXu+YIs9fgJ 1vEOnIsjZdppoy/dcZN4c17iWc5vWNoneGdncsE6T2z7fuqyDV6yb8TRnm29R+F9in4zAB9JPZvZ /0h4yNmR3H5JzrZxmPbVKYP9fl8a/uzJvYcM2/wkTvCRHI/JlcMADOoDH+Lo6NGjy9/bZRvfU4Ah 8VIbWHIfd4g18e+dJLylPazHd66V45niCXZ7ptFfGxxnDDmd5OJFWxiDSfriFfrjCXMQT2I1HGpj LO8WWZ/JEV/iQw6zxtGebDoZJ/6gi7HEkNjU3zhiQR/XZOjLFrhC3BcDxtBGvThnJ1xErjGUtaeU +/4LP7lmVxzlPr41FzxDjhg1b7rQW6IT37k2L/a3VyPLuOwr0ce9tvpIzU8//qILe5qDdubEbjjc vXY4ojXGmHxlvmyW38yTvtmePByiHzvQxbzI4ztl6hpDPd3MMy7COe7J4uOwbN8kiSNrgno2Mr84 DG95X8DvdvTbur/Tube5zvm69jmc97v9boBnXO8F2Pt4ZpPsf/AMfumZTS55ZtPW3siZFM5y71yb rflDbp2GK/7lD2cb1lnPYnwPX/GS9QPO8h+cwZD+sAEveM17zH2mHZ75WftiAv4kcaCtePKMhw/o YlwYEyviTXyRRScYVOeaztZXcpUXY/AH23L1ZLqG8fTXll6ty/BqXDFiPHMyd2W4hv5kiHsy0x8v 4Iw4F1exRfFVzJCbXvrgP7LIEQ/GEEu4ypzFeRwTD4l/z2zWEvslMvAb+7Gj/aTxyGQv/enDVnSW xwFsZ27swIfl5m4u9WPH4l17XEKG1Fz5yXjN0TxaB9itMfGDeZJnPDpIytmbzcyf/dJJX3qbE93C SOsSWRJ7sRv57Gl8eHVNb3zF3zgIV1lnnYfI3deOPuSZpzp7Ad/5csbkPSZxOWN12/uj9fG2uV8y lr3S+nd0ff6Gk9oXtReyJ8U57nsXoH1Teym8hKM6I7dO4Cb+EKvO//gNvlon4QUf8ZvEz3ysD9yI D7EA8/ArDmCKT/kX9tTBGrliRjmMVVbswbYyGIQtCe6rNw7uCv/FnxjCO8YXA/q1hrpv3VcOk+YT F5lTa6Uyc4NJ+DcP89QGnyinnznb53mWwuOS5yefr+EMOra3IYfeztZcizHrvN+f9XfZnPnoZw7i DU+T51nSb7V59tVGW39317mvvejx48eX5DvA+uMt/enHDriKjsbM5uzKnuYhRqXWGj5hH7aii9wc 6OpaX+3ZAwZaZ2BAfZxnbHLwEpnZVHs21JdP6JBMdfSAQXhRTiY5Et+alxRG+Jc8Y5AHb+ZJH+X5 1fgwrN447q3F6uVSn9XRgd7mwE76qRMv3hfwebgzlckD6xyxH/dTn00/x8VLvR/g/S7n3s6vO0fC KXgIJ1nr2dU+KK4Sb870tMNZ9lVxGk6yFqhXZ93QXrJHCE9kurfPkOCK38OlWMATcAIfcMK32liv 4AEGrYMS7EhiXiyJAf3hDf/gKxiHC2OIBdiESXsDZ0viRZ1xYFY/7ckkW3sy1BvfPTl0Mge2an6u YVQyTzbRj0zjiBH3Es4iy5xxxqlTp5bf3z937tyS+221M2fOrE6ePLl8v9hnRs5pfdfY306Q4xSf DTiLfvr06erZs2erGzduLL/h77f8ybp+/frq0qVLq8uXLy+5+4cPH65ev369+vDhw+rLly8rv+f4 7t275Ts5t27dWmT77Ew8myubumYfNqG/+cc/fCKxj3L+Mzd2zCds7p5P5GJeH+20x7HK8pl4lnAL LMjbM4UrPIDbjJk8viKXPLrSib6NI3ePt/I7zjAXZfzCf3xHPizDtTb8DMNkxmXaihPt4QH3uOd/ Mvmc3YylTsz520+eW3wGZb+0H/zzvTG3yUt9H85vB3S25B1KvOLZDa+wJU5hXz7gOzbHQzhIvXZ4 C1cpt4dyz299NtEeiw9gRmpd4We+M0bvfPAxn8Ed7MMT7PAnXMIW3JGhLYyGe/iD4+K+9a84Cpvx gRiT4MRzCm4SN+TOmHNPH7iSFzfGLokD13AMq3SUT+zCpvlrh3/Iao2ntz2I77XdvHlz9erVq9XX r18tUcu/b9++LXyBM/rn3Pn+/fsL7+CmR48eVbX6/Pnzcv327dvl97L9nr/28x+Z6/98Z3mOof7e vXvL87P9kXlJYtZc2IZ/2D4fmRe7wo3En9nQPNlWXoqf8i/7KGsN4Uf37A6H6rUlGzexsTUAllzT Kx34nG7a08+9celT/7hDX23hxdjkTG7iT/fGdy0eJPaAS3PWB5bxV1yWXvEhexlbvec4f/PS35Xz fvPvykv4z+dw3jFlC7zk3SW/Z2JPiWvYNNvyGX+JN7lyvNRzHN7x/IbPlOEnMuIua5k++Mo1v8GQ az5tzcNRfA3DEh/zoxyO7Pk7N8UP7ZfgL+6CDdiD+/ZQcvwGZ9rV3nU41Q9u9VPWGlsM0kM/fOdZ Slv4FSfaO3vwPBSv0Q/u2i+5hnX9xIN54jHy2cAcxZ1nLPsaXGLvsv4Pj+AN/+IU/IPH9IuX4hV1 OKXfrkxe9cp9vunedTKTbyzl9kye7TwziilzYH+68xVbsFl2i7/ZTb17dmK/OCYuYgf94hG2YNd8 YZ/K7+3V2BIW5cZnY7rAk/hXBmMSvLIxHiFT7t4cXPO7nCx8Q0/j2Mt6VqUDnNDJ+lEyvjJJP/Ov Dz8rg+d4iX7swB70IJMN6ez5pN89ca7yu/KSvZKzJb9n4rc8e4brzBvP2O9I7Y1wjGt7JOXaSPgn XuoZzj1b6+PaHoEf4QVO+AzXuc9ffOY6f8MKfBT/rZ1wgqNgjn/hSBvcAxv8DnOwrqw4IEtf+Bcf YsAYZOgzsRtu6Ak72sKv547Dhw8vv5l94cKFRbaxyYyXPOuIXfJwT/FDThinszTju1hzdnTlypWF k+KfuGFyin1UHII3/I63312S1w8n2Ut599EzXe3Vz31YHKRenVRbdTjL71/6zEHssTObyOMcdpDi dHMrBl1L2vNLfJQMvuEn5ezM/tpK6pw121vye/wFK+Leeif2YUkuztWxd2sCX+APNmdnbST60sc4 dM0H2vIVnfMV3MKxNmRL5oqDXBvDtbWTTDqkEx3pAk/ambe5GBeOxZB3BewPfmdemt/R9fdOfOek z9acd7MTDuqcu8/i4h37op718I5yZ9/2TPiopE553FScy2EKNviLr+FCDMdLYTnegFf+tM5Ybz1P wIF22sCrOu1gCp7hvL0SrExOgrdwIrYk8rUhgz7wibvCLBw7H/706dNCEd4/wCPGUEcfa7ux4mDY pRc8GkMuNQ5cWuPpYh7Oq/sbRcsgO//hCNwz/+GO9jyzfPJJ5dr6p272cb1b+9oaUxu5fZi/Y8Xu 5opHPPeymXmZI97+586+kR3Mkf3YprNt/SQxyYfi0j2b4XJ9lbG5nBzP1PYt9ktk6ac9+biiZykY whv2M2FIfXsp/lCXT+kLA8Zie+3I0kd/44cBftEXXrXBQ/Dlefvszhmf9534OQzDJPn68G1rvGt6 qoNNyTys3/ZLvifXO0zzTOd75z7bKp+6wMbPHLfPHeX+DpNzf+dseMmZm3covBeAg/CR/UznRriq d5LUe1Zr/4RzevbTRjlem2dPysjiez6Hg9Y7vuI/vpbDj1iFdfwgfvlZDpfh1edPMKsuXlMHt8rh XZ/WbxiAc3hSB2vGxGESjMKVOCNHUl+CJf0k71w6W/b5lWc6MUoPCScZX39zbbzq6WQc98YyLmwq M2/zijsmF7WPKYeP+W/yS9f6dx2/6KNsfb9ErvZx2JTt2nOlvaK5skVcYQ5syS78JZlbPmX/9gbZ Vhl/sJG27uMbcviDDX1ugQft0SR8pFyiA/uyGS6BF7wBP/gJf8glbeAt/tS3sY1PTrxFb/g0j/rB lzZkwqs660f/fNZAb5zHn2GLHH3EgjhxNkKO8eHAPOELbznb9a5Av19ZvP5MDvi7sjbJS+nkXUqc ZP54yd7RHrJnuHiFrfg0e2ZbnCVppw1by93bR4sx/q9OORn2V647Q+LfEizwJz/hHv4U3+7hp/iF 3+JZuTb6wQ3/aqcNjFij4QNWigN7G+fK85kBRqzFYocseCEH9uRw5NpYxiRTLl7EjfMka716uvtt Fp/B+6yfLehrTaYHvfQ1jjo66i93rx6PeRZ0ntO/OCTOWOcPPDPr5n6rcrJmuXv9Jl9p67O4+W9y o8/70pedzKU9CbuwgTmYKwxI5s4GbMjWxSQftM6Qg2twHX7CWXLvl3tHQfJeFf+xu30Z38BJa5l1 FC8ZExZgCx7xgnZ4x7pIH76GCesUfdk+7sFf7ulmDPeS+elr/XDt3S7/fJbgXFF7dZI5ih3jksVG 1mUxRDdjhlOy6Oa5wvflna3M32Iqbvcz3wQv4d24l3x7Jefdvg+Hk3wO0G8s2ed4FsY1cvzDnhK7 2Q8pl2CgNnhHX9jgB/7kn9rCh2t+gRc+c98ZE+zwnfUJZvjfmYL3d3AGvBfXMA7H4kK7cMjf2kh0 4HdYgYE4Bt5hWn86qoMh5c4vpPZU+EEb8tbjSUxZu7XFSWQaQzKm2MGpYsac4LMYJY+udHTtO/V/ 7LyboJ/25uxdAH9byflQ+x0x0D7KNY5Z56tZH7/ES2T5517fKVd5slyTo16qv/pjx44tz27mz2Z8 xUZ84h6/mgffSDAQJ8nZke3ZnU/ZSzvX7M2mbOlewk3GkpNdbqzWI1wDS84dJJiy9rnGJ+rhzzqp vLWHLvSgDxzxiURnc+JbGMpf9LdGkcmndPWuKf/RTVv9tUkeH8ePdBBH7slnp9ZdfcSQd5jEpbPf X+nsexO8NHk2XvLOkr0STvKdQbzkGc7zGe7AS+yIe2CHb+x3nCPhqjiIPbVTBgf6wQXekfgBHpLZ Hqp78uGA/8Qkn8EL7MCg8wu8BJtwypd0aW3jfykdrT18Tgbc4Bm5e20kbdxLxoU/8nFJzwj2QfrB G3n1ETvhNUyLoziS3hIM0xMfiQu2wLuTp+BbW7JxsOcUbWCVLs5y/GuP40wLT9i/zD2MNnGH67hJ Xl/1d+7cWd5V6jM+daVk1Ld7uX/6d75E17iD/eifffhInJs/m7CRnN3Nlc21UZZPxHPX5h6vsbt2 fGMfhQOsAY0fDuIg2IK31lI5e8MYTIZL6wN96EhXHGccOGzfnQ/111659u4l/GPOrnGU9sq0FRPy ysUHHWGATvQxZ1iSsxE70t8Zk8+hPM/4vHzG7n5eb5qXOlvyzpLv6eIkHO0dbwk3edbiX9zBXmLU fpr/xJhyvMSO4mhyTHtlPmjd4gd8Ezb4SDv+k/iXz/mRfGPyK585B8UNEryKB3jUBh8V18UCfMOY vniF7/WLk/SBP+0bx7Xv0/usydonNswVXlzDm7bk0oNc8oxFd220NQfy6aecXHoYz3zSWXuxSXep vSKZxhB/+NE5k/eRcEJ80R4IV7x582b57K33kXDMixcv/vosT5v5D5f5TG63f+2dtGmsyj5+/Lh6 8uTJsodzpoIz2cdc2abYwiOu2cG8zEW75iqG2YVP1LFT/KA9efqzj1wbfT27OVe2jzS2/mzLprhd 3MMgfMnhMo6Cs8blI+M3DjnWGDL5lP5kak8ubLo2H3VwxIdwKldHb2PwIeyyh3nR37XxYNYaqw+9 9GcXe03JfPWx5/OejvNeZ9+/Ey/ZG3pvyzOsd959Ducdb3zkfMn5NV7C62zIVmzc9xDyAyzYG2mD o/AYXPDPP3b2CGyPj/gMd/GZxN/8yWdwJ8EJn2lfPT/lL/VwCBtwKs5hxjja8T3M4YnwDEv6kMH3 6uTwJ+bxCxn6GRv3OtOFffjTlgxjGde9seFYUkcvOdnGck2Xcv3oo0zSDkbtAftdJHaqvj2gPvZ5 dPLdkyNHjizvTN6+fXvhoZcvX64ePHiw/BaHs2hc4p1u7y2cOHFi+R6Jd5n6zFB+9+7d5Z1I7x94 RtROe5yDh7wD0HtP8dbz589XxnLO5XvWbNM+0jzMh33Z0j1fZmu2cS8e2Qv/8Ln2eCAbFrvZTR8x K/ED2T5X8E6Xczu+U0cOmfBmzbPWwWTPcnK49BmNa1gxBhvDH/2mP13zG0yQBcva8U9+tG+DFZiG U+PKJXoob79Fd7FCV+/tS/xKLl3Mkw3Yh+2MTX97A2creOlX+i2mTe+XvLfUby35rVx7JRztc30+ 9IxrzcFL/Nq+iB+lMGA/1D6oZ3t9YEAbHNQ+qvVMOb9Zk8Q7n9mT4wb3MKAej2mDc2BCzMO71PmP MpiGTXiTt+bycbiDDxiACZh25u37YM5ulcOEfsaxfkqep+xZXKuHH3ncA5vGxnH2c2RL6osv8zEH 7bR3T0eycJL4JpMOyo1PZzYwrn0STvA5NF3xgu+VSM7E6egzIM9meMNng/1NJnsLczx//nwUszz/ +Zt43mW6evXqIs93WnwnxW8N+R0030s5u/OZN1l9b8V35TxPejcCLzl7xiv0Fo+4ybU8P5gHmyrL hnzML/wxn62V1d+12GcfuODvfM93nufl7I6XsjE94BEO4RWGYdH62r4J1+AZnKAf2XyH9+jEf/zA Z7hDgkXtldPfXPiSnDhLXhnf5fP0M4bf47QPNy7+ggn+Dld0ab/kPMXvCjj//Z32S30W5zeozN/v B3g/AC8507bvwTf86TyJr/nY3kgdXyvThs+sEfiGH5Vr5741BCfBBHlyPmmvw9dwKOdPuCaTr/Ea H/Kvtaw2cArHYRaWiwd+T7ZxxD3uK0bcw7Z1Fz+Jr9Zh45AL8/AHrxJcGUuMwQ655mxM/OD9Je3p RUdj0QOm4ZQ+5uZeX3LoFKdZL41rHpK+7umJW+x7cAmd+x6u33rBF/hKwhuPHz9enve8P4mX8Acu w03/2vk7w8rtlfBcyZ7Jd3Il7zuQKz99+vTyvTmfvfkenrXe+GzBJrhBLpZxEJ3NTXyav6ScTdjM nJubGDc/fZXzCVsoc0+251frAtvgDL7RDhfba6ozvvbkwwuf4CbrIl6CVdhT5rr1FW7pyafkx4F0 4Bd8wW/waw7GNW9t4dDc+J4/je2ePO31Ywcy4lP9zcm8jU1P9tKGPHrIyRQ3nln6XQHPNft5pjTH 3tR+ybmSZzifxTlbslfymSROsnf0/ObzNn7FB3yKg5xz4ye+tp/i457dcAcusi9iU3af9+rxjP2P Pjgr2eS4LmbJ4C/9xbK+rT/iPX7hXz6FY77P/zgGdrQlU4IJuC7W8z+c40PnFuLeObCYbN2EN9dS e23XYgsGzYkOztz8bVu8FF7pXNLOPGCxZwP35k2WM1z6iy84p6dcPzbwnV3/nC/5Pi0dnP9ae/td OTHsM+r++R4uDpHwGo7xHIhbjGevYt+jv8+5lWuHm7yTxQ5+f0a9/Zffo9Hfczw+YDN7PbFqDvQv NsvFpphmI/HG3nEY2xaTuEDCMfECH7EnXqanMdUpl/OzOfA1ufyBeyT8BIftk8KfNRPe4C9e0pc9 2YRM1+lIDh+ZB/+bq3r+4Zv8Zf5hQlu+43t2wFPwZ/5sAY/Fh7r42TzMHz+RLd5898Lvnfyv8lJc 5N1u3OcZzjvu3luyV8JLzpa8o42XpPbA9k6SMnupuInP+biET/idL9kbr7Rn5lu+gh3X2uI7bSRl fM2PrvXTni/14Us4lvCNdjAthwPl+vMxzGrjWl8YEzP4rHUQtmAKTrTFTf0OrDNeeG/9Mg5Mum99 J5dusEim+NFGIo9OxtcGPo2lD1nmC5dshKfVu2Y38mAy3BsTpq3lzpudD3l++2PnXQL7IHsGXGKv JMePyp1F4QyxHF/hFG2c0agTA3J8ZL/nrL+++M1eqj2T/ZT9JE7qczAxaq54Qs7GcjqLMTZmL/di XzvzU8Y2bK+Pa3V8wH7sqY0y9/YYxsLBdCebf+ihnm0lNsP77IuTXMvbp7M5PpLsmeIvfenHznQ1 vnv68Q/ftKejl/bq5rh85h4OXevDr3CrLb+bJzn0pAuM08G6o1xiA2Mr8/1dn0XhJe8KzD3Lfr43 sIn9kvngJJ892ivFS76n63NJtsA/7Y1wkL2TPaX9VO9b4im8ZU/F79P/xVi8w/bqrVn87J5fXMNO 13zBj/wqRt237pAp1sU2/+MjmIaD2sm1i5/Uhx/X+sE67Fnr4RvO1MGCWHbm63c+PCdo62xDbtxi Rf/kibNiDAfRUaKDdmJHEv9kKguX7KCvfmzBXvqKbWOygzH1gWvch5/sHfCQWKUfrukzKmPEB+bk Gi/ZA3nO9H5n88BLdBPvfZZBtr2ZcyX7pfZkeAo3KcMNxiFfLLEFO8ycbG0kepqDvQgb08EczZtP 9DM/1ziBzurZhq7WmZ7p+A0nSThJG5ghi13hyZqHm1yzK+zBqXXUOYQ619qpM3Zj0NU13LA/v5ub NuTT0TX8ScYNA+mtHdzypTp2omtrl/5iIb7Mz+zDXmyF03z+5LesfVYuXicXTW7ofcTJW5u8nmPb m/+3sejtzGj2w0FzPq4lv0vptwM67+5zOL/9gofwUZzDh/jKXsp+yXtNpdmOrXFMvGTvRAYcWBtg QFIOM3zHJ/ZH/ICL5MW167BFJhzwORzDDX/zsfZkwWd5WI8z3MO6PrBlXRL76mFHHY6zZmqrvn1X 8aJOuYTT3McB+kh0ISc+hDOxbh+DH7Shg3Ywjxc8p9DF/MxZvTg0H4ludHTdWq4ffsBL2ts3idVi g2ycwT5iDe84c5U6kzGucfTT33xxnPcl/eaAcyif1+ljr+WMyfmV+YgdcWY+7Vmmf+ihPHuxlbH8 PpS9nr7mRY52+Ied9cNpxbF7STv6ydnUvMmTlJHFPjDUXgQnwQPswJwUF9gzwSTssRF98AK5crZj Q/hwTbZ29JSUm6/E1/ipOfCVpD37KI9vzY289DS+vnxkrWFbNqO3sxJ7Ab/1bQ8xz75njP/qvPQ9 3jIHfDX5yfOqd0n93WGcZP72SLgH51hXPJ/xI3/aG+ErbdgLH9kL1wYn8b+crbO7+s65lcOCdSr+ as+kvf72EHGT9nhMG/VwAh/86BoW4UOZvZLkHk5ggW/hRr22+uAMnCCW4aZ6da7DoZiV3MOWtjAl huHWvgU3WL/FDazBIvna6ydp63zGZ13i0VmPGG29Fwc4QXyJOzrrB8fmwx5kGl8yF3Ozf3H27VxI XOI1XAnfyRK/4o0s43leo4tyNqSnOZlH50X2Tj4HsK/R3ud8uEp5ezL64w02NT/XkvlbN8jOznxh HDrSwbmV2DNH9qY3O7Mjn5BtHnG//ZpnTPs0epq/PmxlrpJ+5LFd6xzcwG6pZzv38AeTcA1z9Caj tSY7mh/9+dac8KZx8nN+4Q9ttTEn5drxlzIy9NE/Lm/NhWv2MTe85Dna+OZpP2CfsP73UdbjfHLU et0m7ud4e9kvOTvSR45ffc7W9/6mfnjXO97qvLdk3nip5zR8g5dwkP0RbrHvwVfuO2Pqszn+jY/s b/ha7MMIHMAAnPCBOHMtl/CTXD/1eIssfZVpi58kmCeXv/kaPvm08rgKBnAFjIQV+IUdeDGOOjiW 4ityxYUYhRNYJT88wpT4ExM9l4k148GZecNTsuXi0bmMz977R7b9CzkwiJfIjtvMzTzJbO5sRG/l eMbeS8JNZNCVLvSSG0NMuyYb/+Ek9ekrnsjAE9riTNyD65ThI89+cvs9fdmVDdiFTd23v8GHZOd7 8zc2G9BPO33wkHttzdk1HpJra350Mwa+8p6E7834XKH2xjKn1gTjwAN/ww57wZ3zButon8HhJwku YY2uZJhbe1rc4JpdzaExwxu94AjuzIGu2sAPTlKu38RlONROn54v4dv6Y95sg+fNxRzEnGc5f//D c833/jb45IkZ55u6nuPthZfSwxm+eToPsPeGTdxrb+T8zPcAnXnjLr+lEC85O+p3c+2HZsJFZPCz 687E2w/xNSy0d2b7OCDeEldiDQ9I4ljclfMPLlLmWlvy2i/lb/iFDf7jZ1iAA/zh3jV+wUPK1Nsj iFUxRa7UHg+XaEOmMeBM7OgPK2SKA3kcRQdJG/3pjOPg3DzhLb31s/fwT3z9+eefi+5kt5biqKk/ +9CFntb3njnEr7lpS0dcY15ivr0G/cWaOIIDvhDr+rKrtYBu5swezns8q9FRTMabrq3h+Mo1G9LT fPQzf7FrPOV4Qplxa9Nn7+ZKX3V0pQvdtGcD7ckwh3Q3R/e40Vk/Lhff2upHjjimL/nuYc7czBEm 4RRmYZmPYJQ95WwBQ/qbH/l42V7UO1p0hwl60pte9MaV+ijDRfShKzvDHrvSg67wEL7U66MO5mEE P9KVr43DruYMS541nZ84+51/T644L588Udkm8zneXnjJc5o+uIZNvBvXP++0mKvvwHl/1LtavhOH w5x34yQ+tCeyT5Kzi6QcF/Wc53lOGT63JsVJ7MzeuJ6d+YHvYUA5zhFvfAPL9BHD2sOMXFIWh8nJ gF3+1R8X8D9MGEe9cm341tzhBD6UkQk7MAjP5NBN33gER2kLM3AB72IOTnse0teY+mo7cZcO9CWL TYp/8yTTd83963cwlOMd+pk/2ewy56YNu8rZkXzt8Ey8REf3dKcbvbRJP30kco0j0VfMiTNxaD/n eyn2RvYO4s6+yfMb7uv8yjhixzj8wM7ksA2/qhfPbIYn5DiDPHsQZ2L6s59UX21xP24S/3xFFplS fuUzbSTPm/R15mXfx3ZwECfxAfzCKKzytbm7h0dzMCZ9jEUf4yrDUeZMJn0k19rhJXtqPqUXnLAj vLExudrCHJl0lpMRj/Mn/oQVcaENWealDV3p7xlGzPpMzns9u/HN5Ind6n922RwPnn9EvnNt/MGG zhqdX/I9/vFuu+/d9N4SXnKuZF2x//F81vkRfnKN1+2Fu9dOwk/2UfyvjdgRR8UQm1vrWx/Ynz9h TUzCiZjRnp/EizwZ6vFInCDe9OV/voZDMuFbO2u2ecIG3yqPn+Ta06n+Ypmc+EluLO3IgDdxiqeM C2/pr13cQk96s4P1OPs0J+2MIz7tP+BRHexpqz+9YNkcjR1XsglbkeFaO9etrc1Bbl64wnU2YRfy yYij1IvrzpO8n+RzOHtr8aEcj3h3wPsCnvOMF1+YC12ys3v2ZRPzYzMxTBY99DUejsNTfEYH3KYP u7Kva+3VKROn7K0d2xiDLHzn3ImOzu1woTZsRza8ZePmzA50VsdGdMNByTUXY6vDO+aA28mlA1zR Tz+6wQg9lZuTvmQoI1Ny3Vh0Fo9sSEfrEV0kftNenfnRE458/wIvOXPpHR88MM+6J0/8CEf83bZz vL3w0tS1MX0eZ3/ks0bvKJmj5zm557fe8cZXeAnHSLgIB+E2z3bxlvL2VepxGPt5VsNLEh4qKW/d Ek/8wU/8HU7iJ+scX+GGUrGorT6wACeStu7DiT7FgjG0US/++d01OTjQmLCGd2BZPcyRoa6x4I9M dXLYgUO4lcMdDNEdl1qX2SSONpaEFyT2wF3WbO1wUut56ziZ9GArurMB/ehuzvRzTTd8Ya+Aj9lB XMituWwgjummj7iBe/U4wLOL5zex71kOn4hv+zDyvEfu91V8d078iz383DjsSwf6FlfGYydt5XRg O/EvJslmQzwWB7A1vflHGbnZmm6ujYkz2V1bMviOD7s2N9d0yE70YkccxQbK2ZZOxsFZ6o1BnpzN 6c2G7KSeHuZkDP0kdfQiy7hwJJlPHGae7umpv/nry2bpJKczW2qT72AIL4lX+6XJS5MbivVt5XPs vfBSeu3GT83JXhD32jP5nq59oveV4hh8gkfc9+zW53AHDx5ceEodfpKKQdgXK2JPf/EpiUGxKDbF rXpxDBtwKC/xqTq4IIvv4INfYUMOA9qpk+CY77VTzuewwrd87No4xuXnxiUfruBEW3JhUn88YLyw okzb6l3DGdmwZFx9zBXP2FfibqnzVnZlN8k5LNtaB9THTexET+tn+8VsJp7oZBy6izfjihex6vnI +s4m7GRe4sx16wFe0A7/qNMGH5m/e3LwEZniyt7Ge0yekzzX4AVruXqpWOSDbJ+t2EbSho3Ix3n4 Sd84SR078199tTW+tl3zpURXc/RMRFdJOX/wIbtIZOEvXBT2+ABe5epgjc/Ymw75GJbZzBj0gBny 6EJ386KDPuSEPf5hB2WwwvZ8pT+MKqM/WdoZHy+KFzqwlXmwiTnAg5jzN2Y9/8znuMkNxf228jn2 j/AS/fRd5yfn+fZOzrv7bUrf1bUfwjF8JC74xX3nTMWYeOJX+yNtxZNc7PCjconf2Tu7Ww+0Ua6d GBNfMCPnDzHCb/zH5zACu3yPV4pLbflb4lvrFz/CSu3hRH9y+JcejU++9rATn2kXD5IDR3BCt2QY N/zBFfmtk/SDrTjFfHEy7rHPlLMn/sdFeN61NmwiiZ2eN9yTJ8fR6WIcOpk7HeTsQ2f7mM7C2IUt xZWYjUNwCl7CM94D6BzIfsszBt4RN7hK4pM4T04WeyvHcenADnETO9GJv+Tsp514wyHk669cvXu2 5BNy6O7enPCSMnNx33z5wdzwhNz8yFMepuijPfu1L4EDNocFvhf3MM3u+pqbcbSHYzoZg1/JMn92 Nqb+MGMOYcm1/uGRTvppy3fq1TV3PEY/Y8nNkw/Mmw34HVbEqHj1mVUxPblhW3zUOHPsvfBSOs/+ ysjxPIdv8VK/Tel3vL271DuT7X1wjXVdDLXmq4uH2LF9QTzFx7DIvriHL/lXOXn6wAPctKbxFZ/x s3MXmOZj+IBX2FLPt7iCH+XKtROjruHdukYO3xYbcKg9PMgbG47FFf+LGWOQDS/tCRoTzugjpsnV RluyyZPiZDmdJHNlu7nndC8u8L21wHObduyDh4wpsR07ytmIXcVAdhRH2tGbHbKfcyCfI5kXXdkC VynDK575nGU7M/L+d+/w4Qnzk+MqtmFP+y8pG4gpcts30IEtcIlr+bSnMvdk86fcvZiju6TcWGxM X/PRD0/URx0/G4s9invyXJMHU/rxC/uIaesr/OF3e+XpJ/LZFS6NCUPmTwbb648Tja0dG6unkzFh qjH1oZfEBualTJsSnNA/7LaPsh7R0T2d2IL/2FwfvOn813mwdw6L8fJifZv5j/LSfG9yNz3Jw03e XfKZnc8f/ZaCtRsv93yGj3pGE0u78VM8xa/smv9xEVyITbYOJ8rc8xubWz/Zn6/xhHIpHuE/MQAH 1il4hh/18MLHxnDPl2TCjrb6imn1cCEPqzDH//YHsKhtesIVnZQb21zUh/84D+7MyxhhXgywE64R A3ib7ZzVeVarTnv39lHVszW+wnlsAI/iIp6js9gQB9nVvOmrT7zZe3lsQX82Y197JHzrnLhnMs9l zqHjHpxlj8QX2rIB27vGQ2xPLg4Ql3xAfvHJpnzink7aKWM/cuhIjntt8n/8Zxz+009Mk83e9ifs 33zUxV10pZO2xuJjfsDxndnxBZuzr2u2ZLvmyd76GscY/EqX3o9wrZ5u9Ddv86MDHMSVfJNNlJPb PbnKyMk3+ZJOEp3MLftqy+ewYu/gfPh7393dNkf9KC+tc9G6vr5j4/0A50veh7Bf8vxqTcfLbCBG xFD7IHGlvv2TNu2bcBG+Fz9iuDWCPe0D1Itd93EEv8ApH8MkHuE/bfgOR/CRa/jHE9q7Jx8m4JA8 OVzAiARD9gBy5XwvkU2m9uSoS45+tVVnLHs3OIRhcQTDsGUvYd8Bw2KGPuYfF7Eh+7GVPVE2ZTM2 xP+4SL3rknuxI67o2hqqjA7KcVD2pSe9zYcdzZfebEk3+uIjsS+m5ezuc297Krl22psT3nKuTY7E 5mTwDx+wIRn6sIuYYQ9+oxed2Uk7do2b1LE7TtKW/vopl5NpHJwoHukjGVO99uxsnuQaV7yrk2vH Dur0Uw+L/NF6iafYENezJ97B+WQal93IoQu57v0mjL8JyibsJ7EzHbWR9DEuvMKP+Wcb93Rnczpl GzkZ5qSOHfg6vdQbh03Yi66w4bOpviM3OaF4V7Ye69VtIp867OU5buqgb+8zufYcJ+EmnOS9pX4D rjjCRZI4wkf8KxdfuKrzJvXxFj7iczaMh/gdFnAH3/ER7OIomGV/sQWzfBi24VpbfVrHamuM/A9T cMF32umnHX9b52FUufGLdeORbXy6FfP00k69MbSBdUld8W8s7/d51wee3ZPVGi0erNM4O1vFU+7t j+zHrX0HDhxYfk/GXlWyV9XPmk6G9dM1bmcz9jEfcxQTMC3WYdy1nM3StbVde/X60Nce0Wfq9kq4 h73YUTsyPL8VN2KjtUMZ2dqTRZdsKXcvae+sim7apxN9yDMObsMByuhgv2ZvYq/mPJ5t1fGxmKaf nDzJPLTFpeTBnXJcSxY92EwS82yJm/ipswSYZmf96IKLrUV0x0XemfCci5eNrQ5/m5eU/mxh/uZJ L3JwmGtJfzYzH3Ikfciwbhif/vSEHxhkJ3Zhc2We9z3X+J1vzzl9fjV5aPLE5IBNXc/x9sJLeGjq O/XqfMl+Cff2eZyzpfZL89kNB4knnKW+PVOcJG7wkNhlb7aGCXjipzgER8Ci+GB/+LDGiDVtcIpU 7OnLPxK/ybXDAWGAr+1b1BnbmOQXH3Sx7mlXnMmLUzlZ+uJGGJbTDUe5pxMMkQtjYtqY4gFu9JXo ywb42fmP/RDb9VzMXmzoPm7yHXH7VPdS+yZ92RVnWhOKL7Zhi+xlXLopk8zfvXnF0fRWZ97sIW7F V3PA367FjrgxR3LZjO2KV/20Uc8HxlKnrbHIwXP87NrZFbnasxPZdJGTjWfoKn71MZb2frfYWZg+ 5sG3+tBfMp756Kud79m5tpawDznas5F1Ubkc5vCSFOb4Ci/JzQfn4Do5rOLGnm+7D1PGwR3uzYtu cXt2a57tsbSFNzbRlp7Ggh068TfswKD65guPsOPvpjlf6m82tecovidPVLbJfI63F16auqzzE87y fNp34vwOnv2hPZM1W3xYR0pixHofH9kfiRX31nb+Zk9rkLj8N3f3siJFFkVh+AUc+Ai+vANBJyqo Y1G8ICo4UFEKBB0ITgRBFKzmO/DLJjubrtTKxLThdEScy76uveJEZFaK/8Mv3sH14gpfcY19Sntq c2rwjVPgDA7kET8YNyZf8kcOHMEtXfBBhzw7h3P4Ne5c/cAGnOmDI+vIJwtWyIVh+ty74iZ6jTla C1O4yTr152/uT05OFr7wB39hC5e7xzmKpb9v8lt7xdL3MnxvDHeJp2O8j8PE3Tqy1A2b2CCO4uC6 WtTHbtfqke/Fh2/qWI3gI99VUgu+L2lfwhd8ghPEiH/8Ml/s1JhaVf++L6Be6CNfrMXBGn/n5O8K yLEOj8mH+fWZaw37qju5ppceR9/b9k6+WMsd+61Rp3jMXDrtr9wfGneEQTGQC7iRO/HCP3Bq7ykm bBQvsY0HfDaptU8RA/bSxV620A87fOsanvjBPphih3XmkGGe3DkXN/r5Z64xffLJFq34kismcqvW 7B3cu2DFbwv4O7L/e5c8ueC8z3+HlzZtsV+yV/LbJv5W13Nc/+aJ71SqJbWDf+RSUx/4Wr2oE3Xk XI7Vr3uQuJkrJ/KKX2BETGHDuZoV98lLxuAoziknciYvciaH+s2VUxi1JjzQ6RxmzDUHDsIbvOiH nWTAiEaW9frhmB4284vN+lsDm9bAKf613+/fRvL7kWyFR/LEpv2RmIYnMcb/eMn9L14Sb1ykObdf 0sRVzPF/9sVPc++oT+MnTo932cQejf9qxbhnDfyDm7wDt/cQP9xhjfgnR+3YN5gvtsbxGb4iTzxw CTn6qiexJY8uXOLafOPVOllqj7366aALhsTderaLPUxZb6715pKtT17EB8bEChbVunl8IcuYfjEy X46KrblyiufwNg5ng/Xsltd0wZP+iTW5YJ8xcSPDOf/Enf3i61qz1tGa7FYb9nYwKBb0a2SrMfay 0ziOUsdz3zF5YrPu93E99Z1lvzRtnfaQ47m03zbxPS3fqWyvpGbUiec43OP+0jsO+XMPwgdi7Fxf fCTn6rl8mSeGYq6+xVxscRKMGNNvTa36xyfVIHnyqs98cuVTH7zAHOyqF+cwqo5gl52aPnPUbTiH dfro1k8u+e6hcECf/jiueqSXfvdb9eS3+P0Nrt/Mdq1WYA3+xVHz7IbbxQon4SO4Em9Hc8TSHHF3 tP8Ue2twlXExLzZ8r76dT1/UkBoQB8d5jh/sGzU+eJekFnGBdfrUgnH+iB096tQYWWoan9mvVLvm ka12zdfiQ3YYFzs5MqZ2cRi9ZNd8XuHdjvnWqW1HtWjfVT3rp9sYe+RE/uTXEd40OIur2kPJDznm GRc753JMb40O8tjNPvaym670ksU2MuCGb55hNfbRYwyOxc44XGnW0Smn6oK9juImTmLpaL13JXiJ DzDi7zR6xzRr/JDn58VLfnsJJ/lelu9neYbzjsN+qT2ifZDnCbWiHtzzPYuoD/nFF/ArlmKlhnrH pHb0mYf3NXEUa/Uu9/pgwX7EuX7nWlzUGK6QV7l3rsknnOiHR7wDOzBkDC/AjnsffOmHhbBjnfUw lF7nahsenFdP8KfBjvXs0MjEe7BKtnujmrUO9vghdjhe3Ox/xEmf5zmx9ryMr7z7dm6OfWp7UZzk vi+e4upaLMWQjfTwEXfkj/iwVVz0Fwcx0diov70eTnJOlhpqT2Cd5zBz1R9fNbErVtZZj4tmnOkg T4zYJT9iZA755tOF07xTts8iix5rcaQje/XREUeqbb6pVce4gcwwGZ46wik8iluYlEv94dMYLLhH kc1vuuSeH9P2dImHuWzAH45hA9d6ThZHa8NcMicvWQM3dMsvbtInZnTAJTzBhz23dy7efatj+48+ 08JH/7Uf2RdX7cpL2+wgo9818QzHN8+oftNF/fBbU0fqAx/VcBXuUR/qpiP+ti/o3q7fHkufOorj 5RwOxB5H2TepObiACRiSE/PkQG5a49o6WMI/cqo24FWeYUjznRy/z+OzMjmV2/BgnTVk6DNurXN1 bMwcONRnrXPYh8t4So251uIF88x3DUPksFds8BB+F9ee6cQWD+EnvOSe0Hsofd0LHHGZtWI++Z4e tV3t0i8u/GMPH9ijvsVGzTqHc76ro/hInZmDY8k0xzsWn9fhJr7iF/dsstWiRn41WkwaE1s26o+z HNUp3ZpnYLVLB/vIZhtbnPOteXJtntiayx5z6E+e50rrYUlrP26N+fwXF9iq/mFQnsyP08Ugbpwc SB//cCRb+C/mfDSfjfBhniOeYiub4ibry4cYyRv75A3OYV5N6KNbvMgyDgOw4r23z+P8dpqa3ny/ NLliGw+cZ9/UdZbnuG26ybBP4lOfw3m35PNq+yP4xz04xbmaUFPqCVepi+7deEUTQ0ccJL/G5VrT V78xfbAtT/LpPM4hJ7zAE24LWzDkXG7kC4fIPTzAYvuAZ8+eCc36PX5YxTfyrj5wYjULD2zQ5N61 ph7hQJ8GS+EKL5GlHx5hji361XO/SQTT7OcLvuWzmPLHudji7vZM7n84Suv9uDli6l6g3z2DDOvF gS9sUZN8r6bFk+743xyYVouO5vMvDuK/GIkjf6oX9WueWlN/1qkncXeu8VOfGDkWZ7Lkhk7xoUO8 9DsXY+vZY52jmDq3xjn9OJMN8mgt3eTIk6M5/BZ7zXr265dv+BILMSsX5ZkseJx7eHGgP/6y30k3 P/jHDpzkvmevR1cYYxPb42LxEVN91jvSL1++w2pcH51kwxFeVA/yRy6ZfHNkM17yTtK/DeIzK88+ 2+r8kH3nwUv2ePZL3pX5nJF/9kp8hf+e3ex92ie5t7unqxn1hHdwjfO4So7xipiqG/WI99WWGiNP TK2DF7gsJ+Iv5nLRvYIM+264su+oDuVPjmFZg//uwTDpnav3PP4dbO8hYMQajR7zYaMaCIf61It7 N7zBI/n61ZJ1bEyGa5gzrjbY4NrvRZrPZr6338MXcSIZeBbniGmfv+En3MU2mBUjcZQH+yYxFg/4 pZcNbMbL6pd+sZm4ds3Hat8ctoq9c2PspYssNamP7J7R1J4xdtHj9+L87kD5s4YsMmrm62OndeqK nnIlvtkiLmSYJ8ZyRrfnO/8ulH58QJb9iLn2cXLt2Vn85Z5sR7rlW43DpCbe8ISfxIcesYwHYJJc jRxcwAZH8tjOBj6Lt305nMAY/WImr+WYbzP2xltvPm4Kv2JNL5vZwaawJm5iZQ1M2SvYQ3gnbG8x ecmeyedZm3unfXPUefASG+39/F2c71POd97uyeqk5zfXPbuJBw7CL3gGx8i3e5F8x1XO1aL8yLva tJYcNRfPwIk58iCf8gJ3znES/FhLnrnyBBuO8mOuepE3tSLHncMqzMCG+XAOa+FMjtV9OIE1GKIb ro0550fYDb/4hc2wbT0bNJhiQzVtDpl4hSz62V+NkctP8RNX3CPe7PVZ/PXr19c7ZRzUc6D4iTlb 0sN2TTzE0HzNucYGuOczO9mhX5/4WMvf6plPZLHDuXVsVht0OrLP5/jOrRN3ewjvqXv2MaZ+W0+v JlfmeK/tnbk9CVvIUePsoc+7Zb+r4rsLfNBfLdMnvxqf2MkHOh1xCbnyIc5yISZyZH8EP/rkRp/1 7O/7EnDCFrJ7XmMzXOFdtrp2DzNPn5jCGdv5LNf8MsZe4zADC/JnzHxNXB3ZxF73YPaaK0fF2Ji9 gO/jqlt/b+/vyCYv7JuDtsmf+n/lOc567+77W11/E+d9vu+P2ivhpJ7RPDO4VhMaXlE/cVP3njgE X+ESeVdr7u3qiDy8pDmHsWpW7F07ytNscphs53Ilx+bAmzw6h0W/l93fCMhhdWfcOay456kF91jv TeKs5sIAfKhJ9sAA++mFYxhWq3iBH8b1hSl1Y5xvZFkT/uhQo9UN+80Ng2LtXiDG9pPmqy/1Qhe+ sqcSY/qtU0/wz0e1rmbULXvFlA6NXeJmLhvsN/Tx3zo2qT91pE+syLbGtfr2Dsgac/Wbox7pYyfZ +o2radd8cMQRYsQWc9QzrrHf6t8PJ48Nnm38+3SeG+mVJ/lkG3kaOY500W9c4z8uwyPiL3aO7iNy CkvlkX/waQyO8QZc2J+JUbERH347whgeNJc8uvlDH/362GU+X1zLjWuN3eIAW5q58ZR5fNTkDjb0 mc8W643BEwx4/vd+yW+dHPod9754qb/T9b6773h7jxb2vUvqM7jO1Ux1E0fhbbm1p1Cf+Khmf6OJ Oyw4V2/4Smz1t1eSB/iAGzUl/nAgr+SqQ3PlCs7xkTzBQviDpfbbMCGf1pgDNzBLpjm4Ce7xVLJg mB3k0cNGjT/xEnlhgx9sjh/ImdiEe36rN/WjsUPNNo8eccBJYumzOdztXiBWdIuvPu/47KeMuS+o JbgVI7o90/jelGaPAcv2JvGSuLFFHTlXF2JkrfoSHzE1hjfEyVwxcs52urId91pLfs24+NBDt6M5 6phsR+OO9MiZXOAS8Yn/fC5HJzt8l8qY9erY+nxIF71skHfrehctBnIkxsbLLUzJj2v5M24ufbgW z2arcz6LEW4WB7aQxw7jGlvkQz/fjZmnn32wBT+OYu+cfuNiQZ+17DIGG2JHljiFHWs9p8CK2vUu xnPbNq44ZN/v7pdwK17yvsxeyftu3w/oe5RxkzpQL47u4WrCEVdrasO4o2ct+RdPecYjuArPyLk+ WLBOneEoc9S7PKgPRznDBXKCJ+QzWXIud2FOvlzLk7Xmwi0M6TffNbxZo8GKMTiwHm6s04+zHOnl BzvIVVtkmqtZqz/7zVWj/GM/2x01/daQDVvqiw62GbcG9+AgfCOO3uHFPz3ftc+0b9JwUs/JsEyn zx+/ffu23vd7t8ZmHMhfNtApVurANbtdixE+UP/2UWpMrNSB2JkrBuQUXz7QywdyxCwfrbfGXDrZ gS/Y4midmJNJn7hYawwHVud04Cu8hRPMZ4819li4116Kbv3Vt3NxJjM/5ZKt2Sx2cMk+R/Fjb7Gh mz18plss8HbxCUPsNZc/OEQ8HV3DiGuya3iIHfrZ5L5lbj7zxTrzYEfjN3/YgHPJdw/z3Tefofcb 3+p6csOh91BT968+x01e8nucvk/pfau9kdpQJ94f9U5Dv1rBQXhFi59wk/k9O7Q3wj09yxknt2cU tdVeKqzDgZqXi8bIVLfqUC7NgUX5gTk5lHO8BnPmwKV+DW7wj3Xyb9xcebfOHNiUe/WjwYYxdpAJ E+oWzuGRLI0e1+Say0b8G1/Aj/VatUKWZoxuNSE24oyXxNx9wL1BrMQJBvFS9wCxj+vpI58dYvL1 69e1X/JvF9HDf+N85JN7B91ioD74aq1681xlvwD/YoyncIlarcmVOlSj9OkXS/1iqNElzuTr18RI vhxdZ5M4liMx0k+GeeziA31ySK4jnvD85+9o2Vh+zdPIYJe1ZHWfhCl24VEYlSc5YA+O6B4pJtax i4/kOIoFXclnr2YuOeHKka9hzL2nuPMhXpIH19aSC/vsTg6b4Ip++cHR3ZPJ9Ezvtz98z8dnWHhh ctHkiUPsm6a+s/BStlrnHb13974jgGc9n3qv5B2aWsA/uASHeE+Ee+bnRM7VCH5SP/aTcU/PYPYR 1qpTNaTuzPOexpp4zbj6ghOxhze5ghd5lB8yyWOPc3jteax7Cxlh35q4DQZxiRpTb2TTBVfGXMOD Bl+zbozR1d4BL8G8WnF/t9d3rG5hTd2HM7LIhW24q0brb/+oVvAuDhJTf7crD2Lke0z6irU59lJy ZA3cspNeuvgFt2xVKzCt1sRTjbBBfPhlnXP+8Kv442U2e4/iNxKqObL5pokvDou3+Fddmke+3LCJ bD7T49q5nOgny7pqW19r1CdbzNdcJ1Ou2SAHzsk2N1/SIz9kxgNwwm8YEA+xEQP2mGOcTdbzg14y NNgki2/WNG4u21yLlTF2iicb+UanZi176aYHJ7sHWG9edpMFn5o15vDVezdH8uHGc5zP0X2ebp+x yT2TJzbH9nE99Z2Fl6YN1noW9f1QPOv51N+L+szRfsk9230ZH+ECnIOH3M+Ne9fWc177JzGKyxxx Ei5xT1J/aoiseKr59gLGwoPc4SPX8itfZMRx7hHmhF/508yFIXmUc/hwLvfw4TN7daTfPPg11rk6 hDv4hG940uix3lr3K+v067MGPugnK3v1w1hzHMm1Ln3wx091wSfvUvyuD9/wN27S8E/x7r2eI27H 0XwVI3Jxkc+RvP/AlfBsvGcFstWEWsBdbLLOvJ4hiit/2KseneM3a8kQQzJ8vuAz8rih2jeP3GKT zuJFhhizAe+5X4irmJljzHl8RY5+9pQbMtgttvrkzrh1rvnPF36JD9vIE28NnuCKX/zjZ5igz1py NPskNoovfeUxLilmcio2bIMJMRJjNhijRz+7zREjdrLdubXZTyb55rOLfu/a7RE905or/+5Rfku3 57hZ584nT2yO7eN66tuVl9hjv+T3lrxbsg/076H43hJOwhXu1XhEjeAjHOWebdx+SZ/m/m2O+bgm 3nEUN7lXf87xlPu2c1yEv/CfI6y011ZHPUOpKzLIdnSfg3N5ljf5xQfypM8ca2ELDozpl1v40AcD 8AZfcGGtPrxjHwZP5uuHC3iGE5g0Vr8xttABa2TAmDolN1nWaNZbq1nDTrERkxcvXkjj6ZMnT9az svcG/kbRHrZ3fj4n7Vla3MQTf+NfdpBPtwbf8YSYiFMxYYv7LlvNs9aRz2KilsTMfHP4wldz9BUn teLcGhwjvsbFQm7Egxzj5FTr9Dj3edvnz59PX758uWwnX2OfdXBAHjn64wF9bCYDV+DheN9auRUD XOPcOvLkHg+JmZizk/3WGyfPXPPo4w+55pCliTGZ2WA+f9ioiTO8kGEOOfqdy1NYKR9iY6z55rKF TLLNN4aX+eT+xWf9fIAJe4r2S56LejZS5/N8Hzy0KXNXXvLslo3OPYviWN8NgH/cAuv2P8413OJd x3yGMI6L8NR85+H5TL7xC87R2hOR41od4aTm6LcPc+/Sp4m1ue23YNN+wrG9kLzDpVqpTw3CGW4z pvYd1b26tN64+XLvHuj+4/Ng383W59ndOXzKOz24o/XtR+hlI4yHTzhSv54X7c3IhqHq0Th8kw2L 4RA+xc06//l3LdsjeYazL7Jfcg9wLh/ib477B9vYA8Nkw7RWvPjMD3xezYV9sRAjtpnnyB/z1JMa 5LM+MsxhtxjxD++mc9Yq+dWjNdYbZ5c1eEB+/D6m/54/f770WGOOcfmhk2/Wa86z0TXd5FiXfbhD Pxl40zVZapqvsOQ+6D4KM3ImR+JDpryLXXgiHz/JGY4yny/FQqzKp9i0rxQD147sNt89Vr6nDvLz 0XkyyIlDYbp82A/LCxnqxX7J37TO90uTGzZ5Y9/XU7fc7qoPL/kszve7cYzYaHKCY3AUztBwlH2S GHiOs19qn2QuDjGfHNc9xznac2n4gez6cJZrPISfxF6c1ajznvnMcY0f5DQ8yIu8WW8s/oAn+IFF eHFNJn1scA3b8Oo5RG04wiw820fgD7rYA8fZSl5jbMaxZKpvuFFz8K9mzTMf1tUMTNLBfk0f3zT2 5Rufes9dHIsxe7ofuFeIEf/VVDL5xxa66GCfpn7UavdaesnT2O9aDWlsViPi6L2GuJDpCCNkqHn+ mWONMbqLoxirX3Wsru1jjONs/76TOOnH3eKGj+i0Ru7kh05yzMUdrss/ne3R6LaWPfEfeTBin1Fs 2nt3z5RDvI4L4ou427XzeIdfdIQdfpMtz3TyxdEc8XTND37LKVvItJ4ddCa7PZg5YqSfDPmXe/jg q/sBrMqjOcbdszzvqGU1vSsPnPf8XXnJ/PZ4vuN98eLF9fsBvhuAU4odLMOqvY2Y4CX3Zg0f4SXv luyb3L/tmbzT1tSM+7m6cu1c7ahf+SfbUZ2rJxiXC3Ul9sZwEFucww0MsYMM+ZxzrWGrI17CIa7l DEbkfo47tx5W1Eu4UgPVCYxbC4fk0k83m63XDzPs5IM4qWm+wJzacU5P9sSr5PEpvnEUKzEWKw3f iK2c9JxGv/s7eeYng23iFObFB/b5pT7Egb14RnzULRvlwVx8xSfrzW28+rLWfDFxTq45Yidm8ZY5 fBYXsnCGuvQdaPtA88XcGH7RT2Z8xuZqHp+whc0anThQjTuPL9gRd9HLBn1sx0Ps4WNHPvMBtsRd PMVPbsRBvsxnI3nmslE+2UN3udXPHpyk8cO4exq/yWQHXx2Nk+fIRjbIBzvZTRaZrs3jNxvkX875 LNYw6t0SHjfXfkA9eo47Vl6avNi7Jc9xvh/g/QXewSV4BA/IW/dt+yW1054JLzn3bKGOcJP5eEmT dzVbE1v4F181LG/qSWzlQL70w4ecuYbPuEb88UIYkkvNfLVOPlxp8kkmDLn3kEsPvMGdOXBmvFow H4c5ZiM7qltrcAM78sl1PEouXbDPbudk0UsX2XyJa8VL3DTcLo7eJ/lsxZ50cj5+cj/wHqG9K918 jt/Zym92ONLpPJ30ij/7+KfBP7+sZatmnToWF9f5IVauxZAvxtWXGlR7eMdacunX5NBzsXu7mJBb Sx8b2ERPc4yRq9FFJ04zrjbFVO6tk1vj5OgzxzpHNhd78sul2Kl3sYNZrXjKrTiJCbnJIIf89j/s 8Dzlnb3PQ+KenhvLgXXiwH6cgk/wF9li4TwM8kH8jGVv9x3X5NCP08VVnPhgv6SGj5WX2ivZN9nv +Xsa/1acv63xfkk9qBHY712GmtBwTbw0P4czH2fhMxxWk2sxCwN4Sq7hSO7jEkc1E7Ycy6l8yUf1 BS+wpdbsaWFAHs1RX1r1AifwKZew4Z4GE/bLcG2NFgbiSev1hU32xYX64AQ32dc4soXebCYbBuFZ vdLpWp2EO/6oi7hf7JyLpdjiH++VfBYHc/LSeyZ5wGX0W8MeMcARfK026dOvj1428jcO4CNbHfWZ hwP0WQfzfCDPfVwMNXLIEyexVJtqhK/O+WqtmjOPXHKmXHqMy1Fj7NfHFnPlS46tT6f5mvXWlTvX 5rmeeSCT7WFE3DUYjNPF0H1YjmHVPlSewwaZ5JODi/jKNuc9V9mz0V9c4mnX3RNh0b7R871xscPl eKZYsT3/HdnKThiEezml33MwWThN7cCH71UeKy951631/QDv7/1mrs/h3KthHx/hHzUy7+f65nNc n8fhrPZY3WvESq67D7k2Vg3IO6w5woPakj9xjxfkyDr1W03Jo3cdMCmvagDm4Abnma92yIETWNBg ufnGYU7O5d5adQDD1plvXNMPF7DKPrhtL4kf9OMljTw62Q8vdJKJl2CY7dM38eA3zOHv9oPiiZs0 uei+4F0ejpITtWS+9exjKxv4Ijb08BM/0K9+ilV4N986OVE/5vJBPM3hSzEhT5+cmOfdkniqEX/f 7/cE1Jd/G8C9XN3xub2A9ezCcXEW2eaZw1axjn/McW2deXGCmJqrGSv37JY7PrJbnRurrxzT5V4m F7DiHgpf896j/uMi6+IMtuMf+GN32OIXe+jOPzaLj7iyjS98ECP5oF9OyOMTW/ksvnLiXB871IcG L/SIve9l2KORyQ/Pcb7nc6y8NJ/jvF+yX/J3cfGS+zT892yBi+Z5z3Di0Pdo7JXk135ITuMHcYR9 OJEf8YNtMa+O4MGc9lQzhzBEFjnmy5ncyyUZcgR35sib+tTIY4dmHow40g1j1sCSvJOrL9x4N+Ad LD3kW4c7wyr59imewXAxXuKXcXLYwlc1A2/OYdU1mcWGTNxClrrAdWSRg2twER3iQqdz9wE875oc scOVfKCLfn6JGx+zH/7VIp5Q98Unu4uLGiQ3boJ5ctWGRr4cOKpNdae+/O6QvwXxPta5I13WsoUc /lvHLsfiYY7YywW9fBEzfY6dk2efoSaTKTf8Z791bPG9HrwoDmwWA/rNdSTHuxnxYIdYFmNH/meD WPGXrdaLjyOM+PtDz2Rk6Idx+jWcRa8x/fkMh1p4iNuSLQZ8obc+R3ZpcCIefBBj9wR+yqO6POb3 3njJM5z90ub3vL3XwC/du+0HcM7kJZzlvQdOsnfCW2pGjaoZ93DH9klyJg/iWR3oE3u1iXPUomPP fPIj9zAO+/AFU+TIsdzCMAzJPWyqZXiSV/3whqvoiX/0q2W2kGUtWbAOI47w5v7veaSaCat0spmP ODguoYtv9POBjtaYj2/M18RKXOMe+yExx0OO1vHHHHEWR+vsXTXr6cctfOUL/9SOdepATbM1e80R czVmjaNmvPjEA9WkuoJ/jWxxwgf6qxu5IFe/Gun+H6fHC+apL/FmCxnkadWvfvMd2WiNd1JwoPbY gEv8loo8zfn0y6d8yZ/nG3LJERtzHcnhp/n4w36HTXKn7sW0uIgDXOoTU7JhxDl+vHbt2rLPvGLG ZjI948Gto3uoc/7Tr9GpsVkzZi3ciIG80EcWnfLKFtjgl5yIC24SazaqUd+HPub9Ek7q70/4Yb/U 95fwjvpQc44azulZQl3gIvMc8ZY+dWRea/GMeIpZNRo2YQxWYERO4cccR2tg3d81+A4PrJtv7wv7 N27cWH8LBaP4QL7IsN48uSQ7fJVTc+iDA+PwJaf4R5NruuSbHvhgh3l0xKH8gmN+wbJrY3im/U9c LhbGYca+CM9ons/McW4Mb+EnXK/hHfHE+3iJHJzk3Jjc4Fy+iRlf41A+ui6OzvlbXcQR/HJuvhox Xj7KU2vcE8SqNXS2hnxxV3tqhkzXxtOrHwfZYxlna3P0Wysv1pCNQ/T5t5+uXr268qOerdUvx7gx HY75bQ8DG+VPDsmUf3Y40kUGeWxMp3E+4gV+tY5stntGxZVsgBGYFBs+iI8x6/mHG2G1d0nm8IFM tjmPk9hgPZzJG3yRgdPo0N+9rrX5Sb/5MOVv7o+Zl+yZvGPyWy3eeXtf5jfLPcN5PotnqjP8Ezep F7XkWq3ZP7p2T9enVsVQreIK+JFn+wgYkR94hwENpsIDzMhbWJUX9zaxhw2c0b995LdxyZNT/EQG PJoDG70zkFM60lOtqAv3M/yHl9yX3EPTF67Zzw98gHtgACfwz5G/mjneHbDF55p4xHMXzomTxBWn iKFzHISbHM31b6H0dyeO1rkfmI+TxJD+Yqx+xbKmzvTxTRzZhD/bK6gDc8QND1dDYiPGrTVHnZCj PsRFzYkNXeZZK5Yauea2D1Fz8qHfevlMhpgbay29ZFpPr/l0s8l+oH+TnOzq2Lm5ZMBFubIOf8gD 7jCHrWSx15Eua/ID5uAzHhc3MXPdOnI173TIzy+cwVe2t4d5/PjxKWz6fQP7bv+GIFziQevYxH6N nY5k69fwIcyRaVx82BPm2CuWcZZ58OC9o+8J+DdDPAf13ene22xe17+v467fX2KHNWz3zrvfgfNv b+BcdaIO3M8d1YUac8927b6Ou9zL1ZbasSfARWpH3ahZeZXveAlPyDmciL1W/s0xpk8thaUwJ/Zw hXO+fPmyfqf74cOHP/NND/1wRFay5RB2qxP1qEbgo7qRe5wEH7AMI3TBOvvM40v3K7pwMP7hN+42 9v79+/W3+77bygbxw2XiJi78gy1juMo6fK+JO1z1b4j6XNTvX/mMpf2r9eLBJn7xlW3VGUzDPh/1 s78mHuapeX66do5r1Bm51ouNOogrxIG91oqLPQL5mjHrNLI0eRJbcupzLf76yCCbLnOtZStfNPbS ZVycyfAs7+9U/O0wGWTJF1nmWpcc83FF+SSHrTDAXtfGXPOLDnGFOTkkjw4yjYtn9raejuyAF/7x RVztjX78+AECpx8+fFi8xH7PnnjEOjrKG/nkOerjhxiwTz8fXasd3MNe+TffGH4y1/3yb+Ale6UL Fy6s76zjJd9fVws9R+AidYVzHPGSPjVif6SO1JPacv8XM/sS8VF7uEkty3l1JO/qQWyb6/5vHh4y 1xhZrYcNTe7lwPtM9x7YwlHqCtbSQa4GQ/JMjjH5hgm5hgvXaps9MKhPIwvu5do1PZ4lvM9gBz7h I7txjtjgKP1v375dePQ/tvILpsgnl904EJ7oFQ94I0ssxd7nofhI867P0X2ALrhnD7/Egy/8pEPc ihXb6XM0pomtPnhuDT6yF1FL2WWc/+TTU/3Ryycx16dW6a8m+WQfpD6Lof0DHdaaa43abO9Aj+v2 bewlTyOvPDhX194bsZN+sbDOmOtqmn469ZNDBn/l25Edmni5d8JGuNNHLj/lTCzosJa8fKALHxnD 0zDId/4595/fvbJvsg9vX0PujBG7vTewJxRX8tgsX7AZPtUTjMGAeyGf6KGbPPbBkXuY/ZLnn23f 9z6W/RLb+/dPfB8LL+EcHISPcI77vGcz+yJH937c1HuR5tk3uOeoxbgdP7hXyXe1ox5hwTz1KN7h A4fIgXqtz7z2GGTBBMzIGZzJo+/jwwxc64cz+IVP19bRX502x7FxMs3Dj2FcncOfuoUf9omJxnbP rp694mbyfW5b3YVDz4lsdPT9O3iqltgqJuSJLQ5y36t5rpYPmMzfaqz6Vw/qxjV5xmEcfvnNN3Ng GEfgW76Kj3p3VI9kOLLNuwv1RJbYkm1MbJxr/CWbTkc6yabLPPPVnBpS43LiOUgMyCdXXOnPXvbR T4b48ZkeMfVux+9IsVO/o8/VyLeGDXiJ3PjINYyYzzZHeJR3ctmuhQ8y6Wa791rfv38/ffPmzfIj TmSjRge/YMS1deGOXWSJuXuaONLPRvaxS7PW/g4mrOWzudkGg2oAH6kxtWCMTE3czDeuLu23+/u4 zeezP52X2NdncXjJd5d8vuhe7Z7dXgkXuY+rFX04BGeoz2rIWHsG+wj1Y+8gTuaqc7GVe3jAVeIs trBQzK1r34XfzG0NjiJLH06rruQUNtQY3ebLu5qAB3gPq9lBHx7Q4qVwyR46rIfzapqMdOBc2OC3 PSNe0vSLD9v5pm7ZoC7xWkc1BH+wqV6yy3r+tx8l0zsq13jJGNuLC3vgkR410b1TPMjlO4zDrXN6 3ZOrLWtd+1vleF2N4SJHMtnPTvsU70jwSbxFhzx0FKP0yYuaYwsZmnXs8F1AnISPzKOr+lTX4s42 OXGkw7jatW/1HpmN9NKH671fdm6exhb8U970sYW86n3ark88xdYa89jib4j9533mo0eP1vMkO8TQ OJm4h3z+Odf4IB/mxEFqgE7y5Ry24My4WMsTn+hmu7Wu2WatevIcUS3N/LDdfc1ewe859nsCx8ZL 7MVLnuP40L9f6blBPdgz4Sf1oP68R8JLuAgn4QjcY78gFsbNxWP2V+rTPLWGU8TUtbhap66rL7Xm PmCNZo3YlztHucEj8ihn5ZNMrT5yrFWr5ZR+utJHVlygj1xr5NYaeIBxTd3ACX3mkIX/+GjPbE8T L+kj13xr3d/bo3v2xE32JmrS3t5Rg2d66VeLYkOW93hyYI+K9+EuToVpeuBcqz7IUiPkwTk76PJe BgfhBzyAO+ly7b7ODjHjO5+tZztZ/PD+Vl36G1v95mW3c/rFtfrEP+rGHGOa855nXLNPU5dqlR/W q2n6zRd3ftJhLts1te+oj0x+OLeeHWSREW7005M8vhoTc818R1iSY/cra/Cx317x39OnT0/v3r27 uIlsMsRXXKctcSYfzaOTT+bwhd44l18aOY5kwhBbzbcWPt2LYdu9W+3BuxjLm7lsV5vw6LnnmHmp f//Eu3u/cedvdn3PGyfhInzjGa1nt2oFdxjHSbhK69ycalcd4yCtPZR7fs+GPfvos84ctedaLuRH HZKnDnGbepKj7oN0yLOjNfGba5xjb2aNBmvmwIQ17ePDJBy6F+IPPAIr8A8b4SOf7GH43Xs2vKHR E17d293LyfPsYp/ge4dkwxQ8wSu9MFxt8lWjCweKn5jwH/7YLjaOcROdcK2WySWLzWTTZa/Gn/QZ N7f6hnPrzPV9Uu9p7927t+rR74J//PhxnfudWvarB3zlSK79A15Qh85xl1jiOL6RrV5xlXO62eyc 3dbxic3miBcuZLfx1pULa9nOn/hMn3ho/CZTHOWZDZprcbMGDsRYy3+YwU1wZw6+kz+2+L6KfxuF z9lMJ7/J1sdf+1LP8sUEv4iReXTTax37NJjUz2ZzxIRfZLI97LJL7cGBWImh+WJCJvypX98T8Leu vi+9uV869PWun8d55+2zON/zxkv2S3jJHgDH8BEvxTmu7YX0ea6zNzKmD0+LlyMec47TYV9duY5z 1Fjcg4uc62udvYK4d99qvriba7/VHPNgCk/Jbc955sqlfpzmaC7MNd95/AYj1TksqTt1BWOa/TjM 4AQ6+KLhCnGJo/XRB1fqqN+gqI7J6h0onJKnwVV1CsOwFj7h1f5RHPlgbrzFZk2cwzk7Xce5YqFO w7k6MEcd0qVf7atxMqxlr/cq/vPb4D5b8g733bt3698FVZfte9StdXxzTp5x8WsPQ7ZzPNVegv9s UXt0OmYT3+/fv79+H873tqtrPMEXsTLfPPrEhCxHc/Q3V77Fwjg94aG4iC8c8IHd5HYvwzOu6cM1 bLY3Ip9N+rOHX/mE2+W5d2hiwzd2wAbb4M+RDHbxIz/NZQNMwzGO5Af8qzEYlENy4cx8/qhL3yvx HcRj5iV8ar/n3/z2Dh8v+ey/fRLOsVfCK3jD3gBvGW9PFYeZh2c05/hE/IqtuhLTOKz5apl8DReZ LwdyEQ85V4tq2Lkmr67hzBrnGp2OuCv95JENf8bgQ96ra9iEQfUDN45whqNg1bsL7xdhiC5r2es5 iz+O/DWmNtSfhpdqsEomHLMje9gJk+7J1tBjDW6AO/NhU/w0PuWjGLDdeo3t6gtGYZ2v4sYmdWUf pHbI5G/PkmrN3off5LHh1atXPz/r7rtijnjq9u3bKxZqlhwc1Hoxs9fybMh+8SNfzZEvDtnKtnhE bIwbc7TP9Ld2+Ixf7g2eRV3jGI2vxuixLn/14w7xVLN8IpOM7BAjtS0WYkUu29nkWmzFTc75SD6d 9OnjR7zQWvL4YY41xrMXNuCNTHL4rdGlsZlcY/wwH07Y6V7sniTvcAe/dGUDOTCi9tSnvyU71ue4 3nn7d3XtlXx33efR7YfwBi6yH2hfhKc8v+AuewTneKn6jJccxa9rNaumHPXbZ6hnffGLHOAbOYF3 /TgHp8jRxIu86DdPPq0JY9ZpZMknDpF3c6wJjzAin+TCphyrH1iCne7FjmqkMRi3hmwx0vhBLlzB of0HXulzJzULq/zwnCmu7m1iKybqxf7EGrwRN/m+zpUrVxbG+SOe9k4wKl7sEAONXXzSp4mRI1/o 9lxh76FuxMF9Fnf4t3vpUHfsr5Zu3ry5PoeyZ/J5VP/Wk+tPnz4tOeZW/3wWQ7561iE7DsAP+MkY X9VeuWOP513v1NlYfZJFJs4TD+/lcOWDBw/W+uob39DTnkEe5Ns6z8y4N7/kEF8Y16fBABvEHnfT pY88MWKDfQ/bxchaPvPD/YNvGrlyZw3/4FFfesTKuGuynRuHPTbLnXO66YDh9kzuYXADKzADC+Sx mX10ioc53nX2HLft3x04huc43xHwPYdLly6t36n0ncr2Q7ioPY2jeKglvIWXPMfhJX3qzLsiXOOI e5xbh4Pie3GNs4zbD6kddSM3PR+1b1JbciRnxqs9HCP3+AL25BgO4jA5dS6vZDmXc+txg3Gy4cM6 svBJ97awYY51+mFXDci/PmvhAxbMU2fxy507d9bn2XhJfbDdvU4M7TN9F8PnbOLtcwZ28gHW1KP9 GczjBo1utZft7Kcfxq0xJoZ8YZ/aZqNrtSR+Yga/GlvNZ6/fD++7qXEAW/DA69ev0dC//sNT6l0N i5244CF1r0+9OBc3exDH7GQz+7LBuM8Db926tWqMneqVT9mPB7Te8RjjlxjIFV/iPXr4zqbe9dNJ ZvbCgXX120fiJNfiTr5zdpPb/lVu6HWUE1xlnvn0kWG+czkkV7zFU6zjML6UU3HIj/AtX5p7j3g4 l3NYVkP66BBzjVx2uI+rT/ulY32Ow0n+ze/5zluN+FxN/eAl+yB7AXXjHu3aPgkX2SfhJnNxD05p f4Rv2h+pW/VLRu9JxFed4qs4w5GcuExO4gVHeZE3OcFVcu0+a08BJ3BmnrqUa/hUM2pZf/iRY7px BTyYUx2QS68xz1ft11xbp06scR1O2A3v7vXuq+776ufy5csLt2zmk7j6Dobvlvi8xHdY+7ewfIZi L0qfmmW7WlBX7odqgY38kAexNU+fmtScq0e2iQF/HYsL/lcjaoJNYuSand7n4iG1o49Oz2I+izo5 OVl/T4GcPMP5zx4L91SXaoT/uIrtNZyjGadP/Nipj081cjzHso3N5rCfLWreWj6qQbG2jgxzxMGY OlefeMGYPJEnv9bHhXzXZw3ZdMmbe5z1zq13zkcxMQ/GyIY7a9ngSJYYW8Ne8zTn7A13+pyLRTaJ h/PsIEeeYFy9qA+1A2Pw5llN7cCidWTym0yyzLev6Hfh/tT33r6jtO17VN6R4yW/nevdkn2fv8my B8RH+MV+xj4IP4tL9WxsPt+Zp07wT/uduAg/2TupcfUuxpoY4wv8EEdZg7dci78xa+SJfvNhrQa/ cg97cAdvYU1dqC04qE71yR2ZZMEAbIVZclyzj89sYTdbYESzjj3hg9/kwZ97vuadCExXY/zC4eKL h3zu6bf3PD97P+n31P27OvZP4od78KM6Vxfuwf9Qd/e6USRRGIZvZFd7GUR74QviV0gkFoElOyEC IgQJAQKEwfgp6V0dtcbLbMDM2FKpu6tOnf/zdXVNz9g6hr78AJf4KGxho1phHxr98pQtruVvbfpL 7vOXPhgES8mitxrzbCfnrRms2Vz7nhe91AMZMAJtmOAcT2N0wtt1GKr+NGNo6CieaNiBHg7AiuJj bvjqHD0M8X4lXfATV804Pq3P+KS6F2d+FUPnMBxf89CHyXRLF/4ni36tnfgoG/hBbOjLb3iRh4dr eeHo2nz2slsjmz4zRumDn/ioE/mgyTu0+p3jiyfd9LNLLdqL8fzj8yyftx/6uW0r77bP47a4hM7e kmdP/8NcfaiXvhfnOWO+hwRb1KjmnO3GNesmawF1HAbBIfWKvvpW6+rXekBNdVTffMyn6hc9zA+v YEFrE/EQVzmliRmsdDSmZsVHXTqW82jEFR80ZJKnX37IQfmspty35T1b0ocO5ml0g1XhFVvwUpfl sHWOfKUHO6wvva/tcwUNJnl/lb+9/+b6r5v/I2p/z3qUr+SavKMPfNXyH93gFx/jzw62VuvVCB9o rtmnBtimbvBWs/TmS7arN77oWY4N3mtglxrGK1wzt9pFZx0Bi9UJn6a/c/LUKx015+qPvuj4qQbn rNHIMV4c8ak+8bB/BZf4Jf5spKdccMSDbtnKzvzgHI1rGMMWNvEVXVzT0zUe6B35yHrKuhCOwR3+ IosejmjpiJ852Zt+jetnH1/oMx8Nn+CDhzH6zBpgn1zgKz5HL7by2rMLXLJe8q70XcOlfs+7vaX2 vGGS1rs59orUACxyz9evzjyTeI4Nv4yjbe8IvsAnta3O1C6/uderK+PG+FhNyGfn+sI088xRd+Ji XCzFQKxacxk3JlYwBOaFZ+KuGYMl9DC/+4/ckf9ywJEeZJBLDzaFQXjwRbjAVjiFv9xXm3BELlbv 7IFJ/ucb7A+brI+8L2mfyZrJ/U0MrFc9z8FqvNSo5hmHXvQnV/7Rha3qSx3JUZhoX8c1v8BSvoNH xtWTGuDb6o/d/KDxjbly3Xc9Li4u1jNbWKde1A6bncML9UE/z5wavfmTHOP44+naXPWHP3n87Zp+ YggjrN3sy/CnOWQbFzO88GCbeeTgraHhn+5TZCQbHXvxcy5eYRD/4F2/a7EOJ9BprqeP2S3O/MAW vMUeb33hHT3M75pPNPRimk/wTz+0eOc3+ERHupnDVr6jD1rjclaN2iuQZ3BJnW/XL4e+3ne95L0l OOp/69ob++PmN5c8S6gRWAN71Eb577kuzFEPsIj98MmYZzoNNs21Ej+5n6tdeAQr1IM6V/OwiZ+7 D4kLmp7jyjE1ik5zjm+YhVdrGXltDhrjasy1eDrqQ4sOL7lT7MmWO2ocHT3oZ7+LjNZw9IY14TVd 5ZW8dO+2z60u3UvlD7utKfkWNrVWgkv2mayX3Nusl/qf63yq7vFRo/Z9YA1d1Zw1VT53Xb7Lf3kK 59mrtoyrYWPwzWd+aPTxk7qlK/3FgVx66/NdXvvhT58+XTz5yxj+ak+d8yW94BE9W0uQxx/WWhqM 0afuHDU84Cg68tQg/nh5poRN6lds9JMFO8Kkatg8dPjxhX5xdK7PfHXMF3ICj/ADLd7G0SWPbeTI CfUvFvxlHmwXD7TmWS/xgfnm8aU9b/5AG3agZTda6y68yedztmn0k0/G0JNJD00uyT00ZJHDr47m yFn16/5mX8az0Cnj0i58hGH+t+787dzeEVAX8EctwiYYpRacwx1HdQmb1IfnONee28yxntDcy+WC OudTGOU8XGrtgQ5OqCN+d833YiJmWmtdsRIjdQef8HVEP2OLn9yszuQLOhil37gcEVO1qeFtTJ7S g53sc053c8SejXzEF+jlrTy1D9HnSnIRf3LxgEHWRfLFfjcsglF/3nwn0XO033JAYx3KL2yxd6I2 7UvDJ7ign5/ooNFVDst1TS12X+VrOpvDf2ykozrmQ/rRG26oH/368FA3xhzVJHv4Sj2oa7zUvHpw jg4PTe3yiYY37MGbDuZo5MA3MtSWczLUOvnqmjz9bAxrzNPEqpixH3/XjviTRTfz8HSUI8WXr7qH sAk9PnhX887N09/6h1z9YQ2Z7MWPnuKtDz57xrOmai7d2Ga+o7jgR095Kq50xAONfnkuhvQTM+d0 wpMMOUIGneUoXHKvc5+zdzyf47b7Obtw4Xf03bZeSha9rJXsK8EkeOo5zrtL7btaK3U/hkfWQHBH HYZNjp719KndnsnUbHULo8IM9WFdwW9hUtjlGK2j9YhYyAX5JY/Mt86Z+alfI0+8nIup+Im32nSE i/jVN7FJnsh7OaUG5IIc1ocfu9gKc+kld8Qfr/bU8JB/csRaxOdUz549W3sf+Mo782GOXOFvvyPo fuD73s57r1U+wSV+wzeMe/To0dpzVvvqQU6yGX7Ric76wxL5zG64zg9onFeXjtmpPpw3N/58wP+O 6q4jDFF3/KAPRuU3OrPZPDo64u/cmDmO+snhczUVhjmiEUNzjNXgHd5bHujiTw/88eUD9c1W/Wq5 HOEPNGLGbnPEybi65zPz8h99yGYvXmzOH47s0YcOb7zIk69a/qEnPuQZR0+mOeSVx/RuvnH5ph70 o2UbX1lXwm/3DTzhmpq0b+neJ698n6P6P9bxV7hEr/aV1IT3A9yn3bvhkvfXPZvBIjXp2Of2nkXa S2I7XLKmag8J5sAOde8+Dm/UMjzS9Kk3a4+wSL+1EdwxH43WfUNs5Aksa00lLuIrJnJWzNAk27V8 cpQfYt2zm9g71/DR5JS6sxZXb+aIPzvUPfvDUHrhC+d6ZqWjue69PrPy/AGbrHHoJy/hkrU1XIJH 3RN8X1qzDyCHrKf4lWzPNb4zf3Z2tr4rap+XfuU/n9BBDcl79WWP2m9Ney6ip/zlC3PoIXf5QKte qiF2yH0ywgfXMAu2aOyxjwSH0eCLRq3xgVrnS7T8qmbhSHR4aeaYH16Q7Zx+xvBhP3usB9jDPjzV qXE5YFweWHPpE0+y8GF7ta7+Jwaw3Xwy6GuueRoZGp34kP/IpB+6Gj+Ziw+d8URHJj1cd8y3/ASP +REfPPmfj9Bq5pPrXGzlonsMe+b9lY9hNf+wn81qRI3aM/D+knW436E91jopHNwHl9CoBftK7Xmz wd6Gz6nDJTVp/RIuWR/Aofa8e39JzcEwtHAG9phrHeWaT9UZPNLCJphlnutwCw8tfDIXhrTeQic2 8sFnMeIil/RFK47ypPwUc7kFu8rNck2eqBMxVUOu5QV5dGZbuAub6Es3mJCN8FQOelbxXqD3gOzL eH6Rf3LVupN//e8cfodDfA+jNPcHe3zWS56N2eB5yzoJLnm/Gc7JY7knJujgEv/RlRx2y1MYQSc2 sc08eS6X4YF+ec43jmqLv/ineeaoT/XnOPECTnSPNoafdRRZbNan7viWzPCULHziJY7kqFvyjTui x9N8fKp/vGEJX+NLB7roj5e5ycVP3Kvz8I+N5DrSJfvE3/1FI9c4ffgp/OArzXxHNmvkamS6F8pH /nTN987R0ZMNZOEh1sbMoQsa1+bDJefpj4Y98h0tXnwg3nRUX35zx9pcTXv/By6FD8c67oNLdPOu lWdPzxC95w2T3KvbM2qtpDbVgZp07jnPZ0ZoYZO9E7SaWkWHXj3zbesP9atZc6hrvGCXOVoYAHvU GWwQB815mGa+fOmeLm7ou9fAHPkhTvJN7PUVY/WLJ/yRM5ocVM++owHr5EEYSS+2uaa/nMALXsJW 4/i7b/v9j8ePH68jXtbY6odP/r75jrc1KWyCQZ6d7S95l8mek8/q0OAp58y3/vLeuHWTPVT15rnV PYLv4R1fkt/9nW/4JPvIV1vGxUIOhyn4mYvGfZxPzeUzTd7b3/K8E+7wLRyAG2hcW8vAB+d44Mf3 rvE1xsfkqzvz+SY8RB8OGdfCBGPkiAmeMMnzLRvwM4aeXWSrd7HXzz5+0NhPHjlsFEM85Q36MAsf uJHP4h9m0Mc5+vyIP3r3Ims4/giP9NPTkQ/oyCd00+SjRhfzYKJxcaEnPmTJWRgm12ETndkqRuxC K3fgkjyTW9v/OwAfjrF22heX7IVZM/Wet8/ifLbIJrgURsh/+KKu2gNWC2rC/prz6hY+hV/WFnBE zYQt7vN8Kh/UN37RWIOQYR66nrWaa16YZr64iJtjMZWbYmOuXJJv6kJcxVzuiKu6bt0lttWe+rNG 0eSOXDIPrXjjS5/qnlwYyT94wzXPcHDE7/N459v7lXINlnn2hf3WRJ7XvL8EizRrKZ858Ctb5a/3 2H1+5j1GfNWxejDOV7AcPbzkh+75cpiPavygqQE2qcswhi105zs57lid8iH/0cH3fIyjpQMe5JnP Prb23T68Pet57oQh5hUP/sefjvzuKGbkukar4a+v+MAx/WGGozENb6255ok5/dxj+BKdPjQwhw10 EUN5xC6+cRRzduGDBx3N54t4GYMd9IQ3fG2e51vrZWtbY/kQDf/DDzzYE77hjR9ausm/cJHO9EIj 1+SffKQzP8rT1q5o5ak1g3cErMd9l2Pue098OOTaacr1XYHbZNtjsh9mnWe95H4dNsEbGKPe4BKs 0awZXHe0H6yfL9SJc7XSXgys0ec5A6a0DlLfsEe/Biesh5yHTT0ricXEKLGQT+GSvBIztSEnxFpf 9xnXckIeanKHLuTDCvzkl7rS3OvUv7yXw3JJvM0Lp8oVMqwH6W1cDlszeb6ETb5v7/sx1hryjk2e geEPX1tr23OyR+n9JmN8R395C9Po5FnO7x25j5LBH+j4XZxaR6oN+UoX2DUxlM/UmiN/uM+zTx06 8gEdzWcnX/GdcbVEH3bzO7vzp1rle3bSTz2hhaPn5+dLf31qW6M/nzrHX1OPZBtz7BydGoYtdETb uCPZ+DhHZz5sc07ncoI+xuhvTB3DzvrkADvZFU474qGxlY7o6eQa5rgPyT0Nb/34tjYUD/30E1N+ d44XOjbxNVn6jMcnXdgXLhVbMchn7qUPHz5cn7PQR415jnHvs1/gGW7i0sSDiRWz/3ecT1lwaV5P eT6T8yxn/9X+t2cJtWLfG96qEc9r7vHuyfK/5xrYZJ/JUR9fqM3wCLa0xlI76lFD11rFuZp2DHuc 44GnulJfmnG4JXfEToz1afiJl8/QNTkoP/BGp8lntSGX8EAvF8TeuCMsggPu7/JZ3qhdeWk+Gjki h+W2/MKDfDgH49DIEzXpec5vBz158uRfTJG//GBf0neeNXjE3zCe7a17PA/g451Ge0vWInSkF/35 XnzMoRc91STb+YxO6NRGNRYeuOYPuU1n89x32TXXEHzjOr/zn1oSAzL5xRx0jvgax896wV7b3Kep RvMd+fq0Wd+uq2F82c2+5DqqVXzoTy/Y5V7S+sgYex3hCb2co+Vb9sM1/kJHptiiITOcYKf55KNj c75mJyxIN2Ma3fBiE/+7FhN8zKGDPDOXrMbRk0cH9Gzje+f48XP3Gvbg4/n+48ePSv36wYMHK3/k hXudz1isl9T5LhyAARMTfuf5lE/XZOmfz5WuvStgj8mevfWS+3f73nDHMxob1QB8cq5+4JRacvQs Zly9tRccJlmTwBg4BZ/UsLrjZ03Owx/zjIdx+ua9Hx884JAxRxhm3SBWeImnHBNL+SN3xU7+2adR 467F13y0ckiulGtowyTrh+6rxssZ+StnzZcz8oT+cABfuAFDXrx4se5j9pru37+/alR90RW9NU7r nDCaLrDQZyuenaxBvNMo3zwTGeMzsviK7/mpfKdz/qCbc1hBX7bLf7a4zh7j/KXPHP5BhyesVTfq XQ3zqaNmfnzQ84vGL+g0GEEnvIyhU3N8hCfe4kVP/OgSDTp6iSs6fMnT8EJLVzTGrVPFGV/8+VA/ zGAX/mjZr57hsCOcoAM/shd9z57kkJ+v8EOPj6P1eetrfDU05IXvzjU2Gqefe6d4iCc9yiU07EbH Ptf1uTam4YfG/PYgvZdCb7Xie/f2l+zRWHNYMx0Sg8KcebwNlyYmoffdOO96+2za/pjnCZjkexF9 9u9ebJ3UZ3DWULDIc17PerBLQxu2qBs4BUv4qTp0FHsxkwfqEVah0Zqn5tSscTyjgwHoYJNzMbIm EDv5Kv/FSy2IvTjJT+sgz/xySa6RLdfkI5ykj375Uewd8UIn/8treafJE7Lpxz/8xF56WLfBI3hi zWB/yPNY+9Z44SGvrCdgoWu42P6WdZf7qT0m9/fqCxbTR93LTz5jP13pzC/sYxsfhCOObFQPag0P PGGv2oCX9MKLLviFL2j4UT2yj+3oydeHHl/neKEXA/hAhjG+xd84e42HC8Yah0v44q/PXHT0orM+ drLHOV3oSVZy8YeJ4k1fcmt8oLkOc8jEg8+qf0d0xthXfumnD1vZAJv4hk5o2Edn5+mMD97lEd/S nUx2NNcctObJSX6Q02jpQWdHNUQP8uExHeQIWs8t1heef3y+4nNf+zXb+p+YcYjz23BpK7tnOJhq rXTv3r31W+XhkhoLT+yD92znGcS6CRZZFzlaL8ERNQqP1AbfwRPPX2oJlsAgNSM+ajrc4Uv15bp1 Fzoxkjuww3yxKJ71iSE6TbzlRfdpdS1f5ZFcEWdxpR/5ZOKrBpJFnnyRI45kmievHMnAE53cwaPP E9mPL3nuozDF+wKO1lD2jt0vjctlNPDKPQ9GyS2Yht5YmEEPdrZepIPak9N04qtyGS1b6MGG8A5/ Y5o5/Aiv7V0ZM0es8MGP3dGTw398S3f9dLC3TVd4qk7Jw4s9bFFvaiV8qpbRwKvGrA3ZjWfrab5V h97F8kyIls/prZEJd8IofsUXFus37to8fNks75xX3+FB+Zof0ZCBzpG9ZPMDv5hXnN37khN2oKe/ vEIfH0fX/IRvuYgOTz4mh67igY4u5Io3P+JtjF3yXAzYip9cdH/07pK1htr22dZd+R4K7PL7Jr3r 7b3Q/ue0PQ9rIpgDa2BJz27WBTBJ81xn/WQPHIbBHnWjqWG+02CNMTGHVa1PxM25cdhgP8hcvtWq K3FAZy7fixG++jSyxJcM8RUvualPHqozdHJC7IufGqQDmWTJFznhaK5jNpCBBmbKGfcp/MhLZ3ZY y9ETvbqTL/a81al9a+9aWh/JJ81znbyGP+g1NaWpf3lJDn068iO94E16tpfGXnmKZ/lLBznNJ/mK D/hJPcFFNHipz+LnGg6hw0ujk9pQK+TTH26g4y98+YYOcAKdxi41F76xL/2NwWzrWTTihY8Gx2AW /5mrj0/YT3fYTq558J+P4blrcuMTTulngzzATzx8LxkfvtOMFxPy0cmTMMK4frGnu7n5A3+y+Eye lE9ix0f5pLiJBzr8+YPv+Nk1P8g5PPjTZyjuAWRr9CLLWsk4Wz3X+66Ad03UtPpW58d+hrMm2me9 hMYzXO/z+czaPpnfJeuzfzbCJu8AWC+FSZ5dral8zoYGPsOo9pTCM9jSmsl566bwy9G4NRlcUhNi rcZgIXrjmlrRL07FS+zEVY6JqWsxVH9yVi6IuRyobuWUMfPwpxc9yJbr4o2f/MSvXE0m3KGjHHWk D15wDy/jZBlLP3qQ6xlOvtNVDtHVXPo5R0+P8JZsfOpTf+Sii4ZMWKnRhS1hm7maPMdf7TjySTgT 9rKPLmTBV0d+148H35BtnqNmrnG1ZpxN6lK9sJEe8M6xmkPbuTH64GUeOtfpS0/xMK7+HF2zg8/I aQ7ZcMl3i+EYGRp6NHCZ/2Gq+4Fzz8ve5bDvqLbZz1a8yIMjYqexU144l1/WgnhreKdbuAeX6EhX zRzPWxoavtPQ8LX8z15yzME7ndy37G+7x/EPGjnFn3BRTouB5w5riva8fdZuD3ni0rGe5/4vLvV7 cD67hjcwxhpI6xnNcxq8gU19R4KP+UoM1GMYBsesn6y14In8Ns5njuESXIA/rTPEBq26dq5Fi4+G Vl3KDzFrv0qMrSPUsjFxK6bkmCPf5I/4Jxt/MuWjMfkjH9WHOfLRufzB21EfHeUTnuqLvHQOq7LD fD6Sv3JNf439zYMt+ch4uYsf2+gj9+igL3/ggZ5d+ugnd9nviLb1onyntz50rslhh/zG3zw0zslE Syb/8C0/6OczY+xDCwf4wbkjPFAvzs1VR60jihG7zIsHfdGkvznm0hNf81zTuWtYo1+NWiuRSba4 OLcGcYQ95sIl76rCJnt4xs0lE1+yYB7Z4Z5+/mULfa0TxTJslDP4k0kX/tHMQwfH4CXZrvHJJjzY wu/o+cK4o7iKk2t6ko2OHWxir7xKf/TWEH3fyedxdw2X7IXZE/Nddu+r21/y25vtHXl2g1HWhbDI 0TuXaNSC5xH7uvzDH9ZPsMxeS/dwOCT31B5MMU+N8PXMb9igptCFGWidt+9NhvWB+dWVPjUkhupE /cgfsdPQyQ+yjCfDHNd0C5fkpRzRxB0vPMoj1/LDkVz08kTTjw9+bDOfHuQ6R6ve6NIeHFs0OvET vxnTBy/N1ejAPnLxdo03G/BDq+U3PkSnPrKHfL6oTtSba7zUBBvxpyt9yHWNnn3k44FOH1vJd06O fnSu8XOuj83qSR2HAfrVJJ+Zm6x5DifJ1NDhiTe7nNPTGDs0/MhUo2R5riGX/Xip24kJzq1B6GK+ dax1TPLoopEDc9CUC/Xxh35+NBfu+MwU3+bTGR1dtPTOB8b1aeawjb745U+2aeTLWTEXG2s6eruf sNs8OaA+rZfse/sszj7yXC9t95kPdb3veqn9JXv23g1tf4ldfTc3bOrzN9jUmgrOiImmpqyX3O/V COyAK9YzGn+1LpDPfOh+xP9qPLwwV87rC6PUurWXz+jIgHmO6teYmMp/OSvOZIufpt7pZ6xaJouM 6IzJRzqJv5ypnp3LF/zlQrXkXL6ai7/cky8avvod04fMMMTnlu3bZTv/sCs6OUgmPfByZCff5XP2 0Ifu8lm/Gmcz3zXOp+lHH/duzwPsMh9ftPmeDL7Fjz7G+JJO1U4yyWMXv/FH/qM7evKsQe1b2yOC D67VHJ3kAF748jV91JtnLLXmWu0bax7e+szRZwxfPsKPHPv51i7yCw+Y0LMZndLLUX979675kk38 Tkf+cg/GzxgauUKH9CUbH361bjLORv6gAz3pjV960ts4O/gumsbR8w3fi5FcFyPX8o+t1opwybl+ NWJ94R0B38Xvt5cmJkwcOuQz3dTB+0tkb+Xbn/dOg+/O+I6W9yl9B6Xvu3lugzWeVTX98EjzuRx8 6hnP/pJnt57bqql8qV+ttI8k18VCjBzhmzE4ZgytPrXhGJ6pXePqXXzQ6ZND3XOdhwvySt2LvdjR R60ZV2vOiztaOecanRzsnivn5ZbckSvyx7VcQCs/8ZQrmvxwLU+tJY3jK4florqnt9x1v2vPkk30 wINfzDdPfvOpRh4bs5se9DMvPOcXtuUXeU62+fip+faR0RgjzzkeGj9r8aGLePEzf9KJLa7ZS2e8 8cGPzcmln89FyeUP/Roe5rABBtHJmoqP+R+26BO7fJdssaKPWJiLPx3Vqb7o+ZgstOaYD6PwREsH Pg0X0LLLfP2OdLG+cqQbWWQWF3mgP1zWjw892IeHc/14o+MTetBHQ0dHtM7FU7zKKefiI581fqZ/ tpAnrzyveC/ab4N4/8c70xOHjnm+xaVdungv3XugdO89b7gU3sAkuND7S57twiUY5dpzGywJPxxd w3W+FVf1z49qLqxRU/JdnzUCTGo91NoKDX7hFR741mBVdewYFokdGrXiviau8lE9VOd4VU9qWD5U R/JYnsidctxRHvq8yDuOakd+sU8zR04kyxH/6lFOy0sy5G85KKfwUq/G8CSbvvJTruGtyUs2wQw+ dmQfOjrg776usZ8+cIUe6MpztOTSjbxqitxsdxQ3MviVv/ggbAp7yOZvMvDFzzE/GGeXPnLM18c+ fXxRU/PWJD1beRbzvrx9aX35wXz6i09z1TucCffizX/0dqSzftdsF0/3BEe5ER3+6NjQPYJs8shA 2+epbJI7+IetdMXLHHbiwbf8gBZv9GGXseShpyd/mqcfnXnqRSz4W2zQkk8ef+CJxlrBOwLh0in8 7lL48ytcsnayF9Y7Amzw/3XhLFzyDGdfyRqoPXD73cY8zzl6PwAuqQF4A1dgmOcrR1gRRqBRI7AG bRjj6BoGWn/aW8EH5qg9z4SOaDQYgqd4qTU86w9ryidxE1Oxk4fO9alveqjx4i/OeMKLagx989WI HLbH7/dGvGcjz+Sw2nDs3iaf8JNDcox8vKshRzmsyUkyyUGrNsNOPI2xky9hBJ3xJkM/XY05Z6O9 Dc8QrvkcT/WkRtLPUTMXv2rBHOdo6WtcnpPnnB10No6vWqGfGPA5W+iuOY8ve9mlpvHQbx778MEb L5hGV3PpAmd9rsLv5uk3rv5gg6YeyVObjjAGZqQHHvwBq80jjw3G8f3n5vuLsA+e4YGGbvQREzF2 JJsd9HDUxw/OzeEvtGy0x4Q3e/iPfc7jzX788MCv+frJpaMcFxvnxvnKtZwq/uiN8S1+5qobdemd SjVtb8leTbhw7OMuXJrPcvbA6Osdgb6z6zt+Pv+3lw9z4ZBnOc9wrj2rORrXZ72kDy5Y18AQa5/e 05avaoOv+LQc1w9DYIxx9QaPzIdneLjX68cbhmjWTeTIWfkoD9D43A8vPKtXuSVnwg55I4/EUW6L KT70UqPVoj7X8kEuiLcm38iU53i01jAm5/AnMxyWP+ymE37d+9DIU/zlkX5+ca1ll346Rs8f8Ie/ jOGhhX9ksJfO9OMvNmnqUh9+5pTbaPWRjyfd8XPUxzeuHZMJf+hE13yafY5s4nPynPMnenVq3wVu 0InP+NKRPHqhNcandDPGJnKKpfn4W4/AJVgiNsZdsxXGmINOzZIvXsUdHrhG5zM57wR5v8BvptCT bPPxdU2WufDMOUyjG750JYc/9Gl0wp9OfAJ70Ohz1PARa2Pm8he9yChWfJ9fxF/c1E7PE+ahJ5Me YmPMs4zfpWi9ZP1xbDxK/haXJiahMU5fn8V5H9RvCcAl6yV4A3s0uONaC5vg1RzvWS58ghE9Z4Qt akqT447qFb1xPkdvHlyCT+W6/jBPPxo1E6aEceGZemydIO5ySLzQyQe1IMfscfoukXsrXuWCc01O qFn9WrXkqI7kQjXkXN3SmS1a+ssl53TGr3PXxsIZdaCO5ZqGjr4+x7ZWI0MdaMbZhKZrffQiw5Fu eJpXTSWjed37k0k+GuNsUBPOxcgRb/mPhnx+0pcubNKqV/Vd3VpD+J9z1pniokatheyrsdM8MvBW n/SmD9/by9GHl2t60RmN2icHT7HtNxzwR2MMBpinDw/z0Ov3fA2f+Nk+FuyMnlz94Yw5YWG+w5dc +umjP5l8kx/w934U2+GI2NCbHvITdpLp3DG8Np9v5aJ6CZc8T8hn8ugvvuGvGlGr9r296+156Lbf EQgrDnnc4tIu2e0v9TsC9u89l/puu30k+KPee6eyZzd2e5aDTcbss6Hz/NY7S3DbeiF8twbS4Iw+ 9dh6wjmMCoNa+xjX7zg/Vzc/vmi714ub+OEnpuIr52GhMXmgX/77Luzr16/X/VJc5ZJ+eYBG7juX b+WJnC4Xym88NXPVUfc3NYEPuWpOneMnX+mbrsbQqu/wUG7jKefsZ7mPu9bkMzmwR76S4TqMICdb 6I6/a/yre/Kca+azjw/4yhy0+BgjEx0eZLM/29Ukm+BWdrEtPECHRq357g1sgkPwwbrGM6d1ijUQ WezW1K4+86xZ2M8XYQKdavQlg1509N65+jcXnsMS9c7G4ogOPR50hDthdzLMV+uwia766UR35+aT bT6/kUFHz4vo8OYHNGz2jhE+eMI/90U8xA4NeezGiz105AvjfFzOqAV1Iv50JpON9JJ76k9tekfA Z+z9jsCu+j9G3z645J0GvyMAl9gQLnk/CdaoZ/7mLzjDXmP2nuAWfPKuN2zij/aV4HkYBCf40jqG Px3VJFxx3nVjrmENeXhYK+FhjRUeqTVxqU/MxF6c1ZRrMRJT9yZ9ZFbH+sSy7yqoN9dyQ47IX/z0 4SHH0JgnD/WrI3zlnrFqUL8a5Ts60pmeeMg1/OgBO+koB/Ej1xg+/F2/mnFOVpiHv/n4wgxz6UA2 3nBCLndtLn3CIUe88pFaUi/4aPQ037F6Ybt5eKHhH00/OXRmY9jiyDfFQA2hc80eeWW9pD7Vltjx O95qDI5p1rM+k+MjNWvMkTy+Ip/t8ANvR2sec6zP7B09f/58fWfaPHqR4dw8c/CkD3vpyeeu01Mf 3ejJT8bpQ4f8jB4ewV64CIP4QyNLIxcvNLBJH/mO2YeeTfzMX3xIhpx3j7ZHoiZcsz98pLucsO/i +yeefbyTqL5P+Tlui41wy/6S5zj7S76D0lrJ3hEf8Dv/qV8+sv8Nm2BW39v1DKfBEWtI8zTY5BrG dM2frmGEPnilXsQFfzXcPGPo+BpWoasWHTW8uneIa/VqHkyQg+638kCO4W+emKOVJ2pNLsgXOedc 3vlNEvdzOYJP9SgX6CKfYICjfJTj+MkhsulFFoxArx8P/Mwh3xxyyy/j8kyrDz38YBN8pp96lvdy lt/UjD5644Fenqoj9Hi5x7tWP3RhE58Y4zu16Zw+fIaOHtWsc3hPb37iU2N8YA4MoAMcI5N8/BzJ omu09NDHD/QiD39+pJP5bCHHfH5Cg181DHush+hgLrpshGX0k7efP3/2msz6c51O9MGLnfR25Gvy w2JHupKBN5+bz8d8SH/5Y4756W1PCm25g7ZcoSd/aXTgB3lDTliHhp/Nc+R39yD1pD7kFrlk0gsv Osk3tekzdd+LU9fWS3flOc5eU//7G576nU17ZHDJsxrMZb9a4Dv+du25zTOedy7t+cMp+0/WSTAC fsAna6c+VwubPBeggU3851qd9bzA1875P8yCI/BJvzliq+b0001s0Btz/3BdHMMCeSRvxV8fXng2 pzxzlF/d0+SVmLPdXFhTnqgRNUMXuWcO3YzjCyvkSbky7ZbLZGULvujkIjn83ThextjGXrapEXse 1jiuzaGLe7S6Nl/Djz3mo/U5ou+nqjVz+Ap/sujEBvNggHlyXa3grX7Rkcc2tD2vmAMXrVPIDJ+d 48s+deUcTzriNddX+Q8vYxqe4gaf0kk//WGStVR+UM9oxQqtehU/uDX/fDeZLWjCGus1z4nWftlJ H7HHl0zxdq255gP+Exc+Yau5eLJLoyed0Ifn/FrjWzbKSfzoSy6Z5Rz+7mtyVr64VhvFzRxxpx+b yVG7vn/i+Udde3dJrW/XJce63j7HwaKpy/w8zu/BWff5vi6cgSnsV//qXh3rt0ay1w+7PMNZV8Fn a0uf85sHk+w1wafWM/DHudriZ1hlnH/xR0+WGqoOxSCcau2kT+2LpXNH/MRD/muN6cNLzOVOsugS 3uErv9QDGrzNCR/wkw/yxDg69aUGNZhUHcopOGU+Grnqnt19feYymvT1rEonssv1xtK1Z1264C3v 5TeeyVMHat69mr6acfTGvGsth2EDXdULeWzV2IGe3/iW/uoGH7TVmnNxQasW+QAtOrKMG9Oc81m8 rFd8Z8nvd3pnCz1d2JVsOaKPznjSjY1qnH3wUO2yHw2sMKaZhx6W8YN42Af/9OnTeucM9qAxHy9z zMdTjcNg2GIcboQdYt0aiFx6sZv/ssEc843zVX4mDz0/GONTY2TCVXP4h97FCm/+YHdHddIeh/jg i4e1IVzia/li7WBvqfWS3zeZdX/s8y0uzWu69Rznt399r8/ekrWQvSKYxA9qXu3CEDjsGQ52edfb nni/NRAmwRfNfHM1GOCo/vCxXuoZJzyBGeGD+GniJK+KBx6uxRhGiEEy5DIe6gUu4RvOuKZD9cYe tK7FnFy0eMOD9HAt/mrGuH7YoV9euT/RUW3IablIllqVf+7DX79+XbfrL1++LL3Nx48fyjG6s4kt 5KOhV/lPHn8YN9e5vEVHP/P1a7BFvctTdYIu3dWq+tKvDup3xFMNyG028U19fEWW+mEnGWTpU0eu 6WouHvjp5wdjdIAB5r9582b54/v379c/fvxYGMBWNUYmenLhBZ9Un/jjC0PUcv4OPxz5nxzz8hl6 sWK7OKFzFDt0GnlsIYt8Y+aghVF0cQynwj828r+8YDt6c503hw80uuFPL74Pt+iXLvmbDmzlj5q8 ku9yhu/pTR85Zp9FzPne/V5tzncETukZLtwJGyXDdr0ULvkOClxiC8yxBoJNns3sG1kn6dN6N8Az XN9DgU2wxnMeTLJecq1eYIp1En/CotZScMK4fo3fxUyMxcK5+IqpeKkN9OLpnidP1am8UMvkiQnM gU3Va7hlPt7VibijIweNMXPIJs+1Ofroxgbn5YN9J/kgf/HU6GoevdWa/Zb+3r9/v/LWmLxsPUQW WraRLXfDFPWjHqpNdZBv8NDwk4/kO8cPrrgno8fbuDrx+aM9M78zpIboioe5xtGyj02O5qvXdGMf bJn2olNXGrn8yqf6o+1an/e27fdcXV1df/v2bcnKB2TRBw+y1B1fsB9v8+kGe/iFHvrIdm09k+5k 84G6Z5e8gX2e6zR85VD0xtCYYwzuyTMNpmlorU9aZ/HrvFfwF/3Zgxc6upHDBvqaQxb70Opng1iT 6xqNFjaVK+716ks8+AN/6890NBeNz6M8x3lHwLuJp/J93bBoro/UR/2OMMq4fXq627f3P4LsL7EL FvGB+7qm5q2JfH/XMxwaz3TWUH0eB8vMay4c4ifPeHjALUc1rhmHIz1TwRYYoPZggrjINzHTJwfE W/7pc98IN/Alq7UQ2rAQL/PxLhfUpCbX5JGYirV8IVPuxLv8iEb+ySXz8FRPro2rAX1kyhfv63mO UAvyk3w5b+1d/qoFOevaOPvUpJy2H2uNQzfjdCHPUb7CIvrwS9jAVvzY55xeZMJJ7xDaY0KLD/vZ S1c26zMXP7rwh0Y+fEHPDjToteTGC8YZ55P8nf5oYLrfPHevR0N/dUhPMtCy2fsR1gFoNHLRoqMT ORr5+JorL6KjQ2sYOGUOXzu2jipm/A1z+AI/Rw1fMvB09B4S3fDhe3GgO1+LuRjRkezmkZc/6AdP XJtvDG960ok+8gc/9ogHf6CV72qFTPGRU/bF5Ij46ldrfs+x7+t6hrNfc8r7S7twCZaGS95b906l tZA9IzhkvQR7vE/Zd1L0uUYXNllbmQObNOsiWOHZzZ4TXEMDe6xHe0bsXuAeAFfglXMxUVPiw9+u u0/IiWJrPrqO4ig3xNK8MAJO4RG/1sJiK8bmGNPkhjrAi0z4pF+fo3UWec6TJ2/KJ7LkqvyVm+bJ b/lOXs92l5eXS7bcxIt+eLiuHtSw+lRXxvGSx/CAH/xeOIyrjozRnz34OKoBfcacm0se/+jT8idf 0tP6QD8Z6sUcPBw1YzCHnXytFl3rh3HtY+U78uheLapPfOjDLvOKGflwwntNeLmmh/lwXzOXXnAC noihPvWdz/G2BrE/XizCCnR8xkf4ovNegXsCefyPH5sc2U4Gvcw1j87s4ePypNg1ZpwcuGGexnZ0 bCKH3XRFJ87kmSe3yEdvXvkoRsbpbO+SbfioKzWohv1ekXelT+n9gPDnv9ZLaFov2V+yd9+73vaN 4Mlc78Ao/ZrnOWsmx7AITsEreG0uHIIzjq2TYJLWmsb9xflcN8Ew1/JYjVrz8DcckL/dL8VJ/oiV PBVX+SHG8qycwgeOkIWHOhJPNOKLp3HnaF2rV3HXXNOjWjAG08JB89INHR50oo9ap698lpfqSJ31 5zmm/A3r8CCDHWpBztk7R8cmfOUq3t7L8Tz08uXLdc9snWUefo70dqRz93VHfWpUoyN5GnqYRG71 QSZfqA+2sAON8+aKRbHxG7YfPnxYvxduLr5sIpN/zKMD3/KVuDl35E9HNooTHFe/5KtZfjBunhjS A1aoc/rSg2/YxZdk9Q4A/cITdprvmo54splMc/XTN1xAg5e8o4NxdHjgS3+0dIQv6GAFOjzhp9bc MIi+bMOfPDL4Cy8xZANfleeOZKHlF3nFB+jd69Wj75H5P6k+y/JZnN8MOYXfXdoXlzzLeX/JO5We Rf3Gif+D4lkNnsAQOGP9A3d8Dtc7S96ttL/UGsqznOe31kZhkyNcglH8Zh2qOYc3rZ30hWPWTPDK WDUqRq7lLYwRG7nlPgUX0IURYhl96ySxj1b9yhu56H6uZo2rGXkmxniZSxe6VgtkaebhR475cknO yCG80OPlvGcE+WOPp72Vt2/frlrCg2w82aTRQe6pNbnuGk+NDPnuOejVq1fr83+1KE/ZRq659OEL fqMrW8jgK3XAB7AGLX82D29y1Rtd6EaumiGH3PACRuFDR/PM8Zz47t27tY+FZ2sCupCrnvF3zT/k a/yozxiMwFtNq2XnePEzWn10t1ZSm2wnPz2Mk2Me3yVTPzvYg16/ufF2TV99yYBr2cl+mCKW6YYf XczjC1hjjG6u84+55LKPbLYY008+35CpnzzX6Pm0I1vEz5E8dPLLHDWjdv1+mnWGfeNT+P8n4VHH 7Xpp1743veGS316avyUAd9sXgi32mqyP4BPbrZt+UncvK1IkURjHH8CF4LoXvsiAb93MRlERbBVE UbwsxEVvFUFB8NbjL+A/nEm6dTZS2UIYmRHnHud8GZmVVQ2H3K/BHbR6ue/YvZ9mHt6QMetDDNW7 GneMJtxRO+rEnBqEEerD+oRZeM1ZRzUH1+S0vRY8gV3Oe6ZOhjpFX+6pAzrMyQG5Yv3VofFwxzGb 6NSTr2dvdrBXgzFyRJNrejrlbs8vPC//++d32O2D2MDm7MMj79jqWA5XJ/xHxze5zw8y2Y5evTjH j5Y9xtmER5zFJOzTswsfWWzF5zgskv8aLKAHvVpAU63qjRtTzzDFcw892/lAB8y0Z0BDD3lwaWI5 m+m2Fmpf3YoDumjZLaZiQC8ds7bx0EEnnEKrx08vHjhirHm28BGN+2LPk8knBwZbK7GFgXg12MMW 9jkvBp6J+cxQXMhgH/l0h4Vibcy8Mfz0tybsEjdr2ZrLTY0edpLPBjY5l+v2DT1bgkuX4T5ui0ue hXku5j7UfgnOen+db+7JPB/q2bFjGGM/BH80WKVXv+IsjmoVLuGHXfjst9DAHjWtlvXdo6lLfGGE mjeHzppYV/lsPdSXMetnzeR0dddeTG6rP7TpdIy/NZVL1YA6sK5kVQ9qAi2/zNNh/0iOWqefDq28 l3fJNM4f58blnJwSIzo0eWkeXogBG7oXYx+9ZLCBDvO1rpfkooNv7HXtpAMPmmIkps7R0gtDqgH1 xh58mrpmM130GuvYWogNHMhW543nl/tVY/SJK5n+1onPANhYTNgkBuzPD+trHr+6Yx8etZtv8Ycl 4sVWfmWfuoVN4uIYPxxQ82Rns3H+kc0edQ5bwjXPcHzn1m/b+NwAXxgivmJd/OgiX3zS4ZwOcdDY Xi7APbxo2U4WWxzzh1+to2P0YsE+fTjJdvnpncJwyXNjuGR/clnu42BUv1UZLnm+5PM492f2RZ5T wxgNJhnT3LPBJ03dy3N7e89x3ZtYe7Wmfss5/OQYD4/E0f4Hdql3a4VHjhoLv8iXn9bLGIywvmpN kyPWERaYU2/Jgn/yvPp0DCPp0NOLxrmcUD/WWp6oE/T0GneOFlY0xz/H9LFDzqXLeLaQba4a18tV PHzAY8w9g3yTi2LBT/rlpHl2yU3HruNkiA96x/YoaoIMsuCD2NDNFjaRpRac55s1U4fkaObIpSfd xh2jLU5qLnv05tiMV08f3Xidk6cXez5ne3EL88VTzPhk7fmg5tnNZvStOxyCkWJDT9gAi9S2NaKL 7flMNn5+4CMvX62//VK1L6aewctt/7wTWhzMsREv29lGF/vRsNdasDH8N25eHNihZxcb5Bt72UZW a+AYLf/Eg0zyxEVDrxbbL/VsaU94dNF9XOP17Ze8q+4+znsC/haKdyfDH3hiX6S5f+sdJvdw7vXs l8QZLn358mW9K2ftxFhO+jzY97vFHgbZF7ing03zHF7BCH1YBWeskzW0LvSQUw1bM2PyyL2R9XKu yTU5WY6gdYzf2soXvVxiZ3mAzzqjhUHm1be/mctHuWGc/Xo5xE69Rj7cIo8M+UZP+c8XdOxRw2j4 HS+76DTGLj7IaflPBh/VGzyQmzCILHrRq5/T09N1H6VW2a5m2ECXYzbB4WpBXdnLeK+JHjQaW9Cw Tc/21oJdYoUGLRvMsadaoa/1y75ko5Uj1R456Nmlpw8PWfzF1xpZX8f42cFmn6X53E1cjOHTT/sd 25eLE71k5kN24IPl7ttgk3izTaxdd/3zfFCcXResIRrxlYfi7Zgu8tkQLiWLTvGyznzVHPOnmOBD k5/GxaN1JMu83EBjznVefXpO3Pd19/ZOJezZPl8Kj/Ttl9zH9VsC9kue5fPNvZfP4Oxx7F34DIPs lfpcDg0MUavi43Oh/lkjeOSfz8W9O6PW7HfgEnzS4JBn7I7JogcGOq7u5aq4q3+9XG/d5bd1lVfy rT0QGvTtbfCZR2tt5Ta7yTZubTXX2vKGDvTqwufx8hSvOm2vRo9j8tHLH346Jle+wRPPuz1zsacw p9EHE+Q2O+318KidnpfxT93BDXI0sVX/bJWfakH85en8B0fVBp3sZief6Qgb2aAG1LSmhsSyOiVT XbITLTnGxKimlukgm12wgY3oWgN8+eyYLDr4gMfehK3sCgfRs808/fjElx7rp5mnCy6JE91kmkOL h1yyHIuzmOLjF9vRsgW9cTLE1X5EvNlqjcQHJvnnGZRnC2jR0Ol9DthuLcRG3kwdbKCHveTTyxe5 I880NPmHFw170YinVh7w13rRJXfUo+9r+P6JmvZ93e7jZu0f+niLS/PcMSz1Nwfcx/ltb/sl7z7A pT7ztzcMP2AITOF/z7SNhRPWVH6Kk/V2vX7z5s36jSPrp97ULOyx3yAb/kycai8CX+jFA8usi/WR I62hfLOGaOU/enkXRrDLusoZ64m3HDCXnGjMywV+yB/62Es+Gj7IXXzkkCEf2Kjm8eNzLL/QwiU5 6Puinq107Ten/uS7uoOP7RXIJYt/bBBPzzjYRl51Jz995+3+/fvr/U3xtmftn1pHI6b0iY1jsXJO B/liqGbZIs/pYT86c/SxBb04OrbO6Pnj/k+PDn6gcUx3MaOHDnHjA7nJog+9Piyfc3SRq8/maQMd 3cfRKV7kibvroWdDYmwNNevLFjr4QK98ZRc7jRvLNzzmyYN/njHZT9HDD2suBvZZrl1wyV6q96HQ FW9yrIt5/pDNJ/aSJT7WqXVOh7iYw8Mu+uEbWfjVk7r1OwKeFfe3BryfOOv+0JhE/7RHrs7z9kve b3AvCmM99/Y9FN81cf8GM9ScBn/0at++qedL9lPOYQv8UMfwRu9cfqtdWESGGtebE0sywz6yw4Hq Hb31cu2SW62vvLIeevWsltWRvJIn8tZaoreejsmBKY7pR48PvfyQC2TqzaF1TD458oBc53KHjeyF L2Qap9+YY7ahUwdy1fW2a796EBsNHT2dkyUf2wPRTYYx8vmhV4PqzndLyGbb48eP1zXdmGu6+lK3 dDhmK9/0fOdjdUiu+hIP8tHQyW+1IDbm2IOHTd2jsNW5ujNHnzm4SS/fyM9fctml1vnBdnN816tT NYhOYxdax+mmi068ejzm2E4/fvf3rgnqFw1dmmNYRybfxIo98oCdenT0kk8v+XyyT+IvfrzskJ/o HFtbNPbI9qx0GKNT/PKHfXjEh32wlTy2s8G8Jh7WTGzEnm4NttEnv9Wj95y95+NvrbmP629/e14z a//Q2DRtgUtbe9hrvxQueebNL/65X4Ml6ndiUZ/BwRL3d+GSc/djxtoLOYY78lusXavVqTE1Ldbq IrxzXL3ALvsOtWPN3Ue5Rlgja2X9rJ11Iic9MEErP+f1R04Ylwvs0OAeveEKOx2TQVfn7DCu0Ucv PvyNkad2+WZcbuMjw7jch0v0kw270LZHDD/xki9/9epMTvMbRhhXQ3p5bz+vZuiRr+7r5Gx7CLzm 2U0WPfSLBfnOqy3y0bBXr2bUn3n+aPzFL572CPTondOldq2Z2lRv4oSfffjJrPFJzZqjx7E5crRi x34y0IctenmQPr6gNwaPjIu1c7L5K2Z06M2bI8fzIr8DY0xeFXM62SHe/GQHX62jcf6Q7ZzP5sWO XmPkoyPHmDXvmoW2nIdd1g49O4sHf8kTb/yO8eU7/erEMxe/IeCzOPc+3pXe4zsCF+2XJlaxG6Ye HR2t90P73m77JVgDh3unW993Unoubp8URsEj2ORzPHzOra+YWhu92oAhas/6hA3GzBnXxDrskm/W 3hpYa+tmnY0bg2WNWS/PZoypE+soD43jYcM8VpPdd8kRvPYu8IR8ctSJ487LrXDTuDwiiz4+80Vf nppnB1p6zMNevXPYpPGdbrgYdppnE7s9w7AHkcdioV6qOTo0OsVb7aEr/8VKTDrnG3vINmbP5RkY O9Vm9UGWMbL07NGrE40escVjf+H6ocbM0UdH9W9MXPjCdnLmGhnDq8bxkEs+ufAAbuIhQ7zZXRyM 8x9+GEPPZ36ob8f0OuYTPXxyDt/tMT0ThenmxZU+PGzhH1voYLNcIpNP7GCrWJrDK2/oNlcumrO+ YkgOP8SHLHN0kIMvGxxryeYn34qD+lObnsH0bMlvql30zNu9EhzQHG/3K3/6fGJQ+6XG9PPvf3tv 3X7Je9wwx74IxsAXWAx/7KE8d3Ju3HzPitSYWMv1rv/ipb7MWYvmwiX0xuEPGnszc3jIqDatW/ls bdDgtfbyj1x545/vdnhGLL/l1/Hx8ao3eY7H2uORM+1/4AusoaM8co5eT3af95lXD3jhBvsnFuDR 5Fd5iVb+0U0efRoMgkvk8FXrHSxxzS76+Ci/1Vz1pGbEQH6qF/I1ed0YHrVjjH+Oq5kwSv6rvfLd nkHs7Hfw85l87wqqY8d0OybLOV/pgB/o810sjIu5/SLZZKKzz6OHHI0c66Y5Zo/YOyfD3otN5uRE cthOPpnmHPPTGtCv5vmumSPPsZ496fUMD6bKFfzwik40ZPPJmEbOjLF4kJfvxZjdGnvLi643Xcfw yCE6jckVjY308lNrjdibPuNqx2dR4ZLP1+GSZ0thzMSfPeJS9nmvwWdx3gn1d4Lhkn3gXz/fq3Qf B3v46xmT/Y/3Anrerff8yXMl2OQ+D45Ua93HucfD395J3UWrJq2VusaHTlOXYZKatU7yK1o5ppmT F9bH+rnO+40j/54+fbquf54zq4U+p7HWcI3O8ET+yBs6ygO5AEvoxKMe/T60Xh7glVvwVOs6Ju/g h3rX8LLVGBp5J7flIHyKXyzEhk+OxUMM2EAmrCFL22JP12Fz4sEHeauWwgG4wye+mnfOD/Ul152z TX041uCFfZnrcvWrbqsz8uAjXWLHP/waP7K7cX7DmOpMDOgmQ42TozlGRw9/YAQshltkhyl04ieP bD0+PuLjAxvkjzjihTFiAtuipx+tOOrFBL944sk2x3TS7z5ZTqEjR+zwoaFTkztkspFdaMScfebE SJMbzvHQGYbyHz2ZySomdLLB2pDv+q9u+/snPfP2fmK4tO3hQFiwnfvT5+2N6PFv6jM3ccmzMu8I 2C/5zhvMUTfqA664f/P+Ur+bax7+wBl4AsOce6YE09pTmbPPcm6fg6Y6lDOOjduP1ewVqkvrJK/U KgzEby3xlrN6uOS7oq9fv145Yg3lPv7WHJ6oE/xktk8xJofQygO85aWc9xmL3yvxHXlz6OCDPCVH Y488EzPjWvhHD/thgrpgLxv4iKZcFodwDm5lI9n5IUfZyC7y5K5jMtSuPHWORg05VxNy2fNf2Mp2 9GoEj5oKX8SBXHyaczrUsoZX/RqLV5z5Wwz14mecLPZnqxqFmc7pTBYb0Ts3Ls78UPuwA07yia1o 6IAZsEY82cIfNGyDG8boETuywlEyyUc39eA3prGFr+zKZ7HHCw/YQW7+4WWHc/lk7cgI/4yzjT7x kA+adUbHPjGjwzF5euuEhi5+02/O2rKNLPc2ftfae0v2GJ7NuBea9T9r/9DH064tLrGN7d5V95tw vVPpdwLsh2ARnNCHMe7v7BfFQa2Jp7jBJHSwyj4KDtkrwSy1Cs/DGrVnPewPyHCOP8yhE711tZZ0 qF31ah3gmPWTY3LDnOcC/r169WrlrzVU9/M6hUe+tE/Rs41+Lbwjj051hkdOygE1oBbYZaz6Jwc/ u8zzJQySR2yBP+5RHasXucofPMbKfzTiEh6xBQ1fxFmPXt1q4sMO9sl5+Qo7YbSaVANsEDf2e0/5 5s2b/8ZFDOW53OaH+NDDd7LTg4Y88VQ3xqsRNezcvLixnS142MWGxvCwFy0advFJa40dsyd/u2aQ Z2/MR7aJGdn8ta9jG/nVtT0WDJYj1oVtenId46eHr+zIRzLhgXF2tz7m2Y6P7WSxGQ2Znk/dvn17 2WJ9yaBb3J2Lk3wiV6zlfj15YsI3tvGZH3TR33qwjSx2OJZn8lZd2i/5uyHu4ew3Lnq2dGhMov93 uNTfQoFL3qn03Bvu8tNzJPijt08y1vd1jak1MbMu8McYPHLP1zsGaszad4+ifvFpxtRmewn1p8Ev tW1dxN46Wf+wzHhjxt1b+O3m/qk1641O/rrOWlf54VwOyhF5xX7H5UN6yoVqBI/cYx9/1YDnEHTx jw96Otkp/6pL8snhq16u0eN+FS6ylVw9XrFBK1bkplOu4kMn5+WmviZWdKkPz27Zxm+2aOh85uS7 /uERP4zjE1P0bKCfv2rAHql6ZDtZ6MUSvSZ+4kyWGtO7h/aOoT1EtuHR6CJfvPT5xTdx1BxraKwV PeRYC/hDhnWy94I/YSX55mGCOevAXnrQ40PLF2tJrmN6pv3orY95/HwUB/6RwSZrQqaY2Ld5r8ne Gi294mxvpbke4cFLLx/xyQnjYi1H2TZtYgf9cEvjEzo65Ifrud9o9J373lu6cuXK+o5ZGDRxoLFD 9tMedcuW7in17N/ul/punL2P2oAR9k++m+K9rf7WgDH3bObdq6GfTd2Jm/UOi+SfdXAu59ScdXWM liwy4Zxza6Jnh70EOnXTnHVVD/42pX/eL7Sm5Z0cJt+5z4C96yNf5J9ckOfefZNL8lmuoJenzuUD +ubYLxfJkx/ksIVNci3cURNko6smzKl3uS42fA1/eq4mHj1fcx0UJ3TkV6NslMPyHK6Qz095qj41 MVGbfFFH7Oi6zW7+aWIFN8TN8zO0Yh5e0FUMu4aLW7Gr/u1jyEWDh2y4Ld7db1grMdHSL358aE3E 2Ri59Gr84xuf+YGmeXLM0d0c+XThZSf6/BJD9hnjOz/JghWOwwMy6XWut57G8jtsKr70oSWLbHaR iQ821dCjZUe8ZPK5XOEnXXjJRGueDHlqbdHQpSbsAdSsz6x8l8z7AeraO0Bhz8SBxg7ZT3vULVsa 692l/uaA50ue57uP8ywJxqiR9kKeK8Fl874baO/Uvgidhsc9nz2Tc2vtGiMX1HSxLz/UoXWCO+pQ U4fO1aIaRuNcUzN4NcdywDXE9Uh9WSu1ASs0x/CAXnWpfvDKK01uGCdDPpNXjVh7Nd6zXnaqIfku X+QTfnrIhEvVBjlskdP5h8Y9qlzKX31Yxc4wV7zQ819MjPO3vGav+xT12DVcLocB6ddraoTd7GFX 9UaP56dv3749e/jw4aoHc2jjUR/4xIfP5qylc/HAb0+Fpnl2sIudYq6uyJEP7KGXL3SJs3m86bIG ZHRNcDzv18RK3Mkyx3d+wQPrKmf01p8O+qwDGn6Zw8sHus3hLb+Msz2figkb8Vprvmj4yNeMm08P es2c9dTz27qiFUt26M2hLYfIYBc+x+IJm9iVz3JHvfnuiXsdv7mknj2fmbh0SAw6T3cYZC5ccmyv 5PM49vMDzvrdTe+w2xP1PMkzI/dm3meyT7Jn8rkc3NLsIeWAWnPsHQr3c5p6Envxtt5qUP5Yc/Fu D2DeMUwjCx9Mc6yZc8+npu0fHOvlpXyxlnpNnlhH83jlL/n0mXOcPeWJuZkjXeesvWuTXFAvZLE9 fvknL+jSs0MdyDt1yw85awytXHSPahw9OdmMR4yc46WTbuf85Qs7Ya8mR7XwuOsrO8niGz78NWNi pgb4EY+eHPrUCP/FCi1Z6NmmRuE0nBGbbIRJbCpO6pwc9NV1/omhWIuJxify0bGpY3g334s075mZ zwzMsZEOtmj81tQ0HWSzGeYlE73Y8k2dozFmjfKVnebpgPtkWjsyyqF8s37G2Y0OX/xiTi470cgN x2xyjlZzjKeYRMMP69L1iCz04g6XXI/4xiZ1AZfsK7yH6P2APWMS/DkPl8IknyH2nV33pZ57e0+g 5949J9L33Kjfp4RN9kvz+bhn1Z6JR6sGYZGmdt2rqEc1Zqw9lt6c+OKFT3AOrVq2/tbEmpITLunN a9ZPzpknj3zjxuQpfvWSHOtprVt/eeM8rJAfNXnnmN3xk0uGRgZ++UUXO82TJ1/xyyHH1bJjuajh y8fyGj3ckbfm+KeO1L/9nbrSyNP4xkbYg46dao0tztnJtjCKbeTLczqc0+2YDjWB1xi5apHNfmsc NuCjU+OffY2Gh260cK5nU9V2PmcTWjqMF1My8XnH0zMbmGSMTr6zTcwdd98KR/JDrMSMXfjRm6ND LwbiIX/47Vzc8re48Cfe7GWrxh9rrpVfZIuT3rz1YXvYh88YHjoco0UjxmLG7tamvaJ8VktixSe+ wiX0YmYPYD/hb9L2t3UvIy61r2K7+1DvOtgvwVvP9D3f9lkanLAH0jt3bI8Ek9DoYVafw8ET93Xo NPsCTUzF1rF7NOdwKLyKxv1ivOTQa52soXWGU8kIt9SeJq/KbfmGjryeU1lLzzrcc8hD6yk/1LS9 gtzBLyccm7Pu6kFuyuOwQQ7JYfmooTVWjss1Olxv8Zqv5sj23MV3atQUv8jgp7nkOZbH5Mpfx/JS rjpnDx3O2UmHsejZzUZy8Rnnnzihw8MOdcsG+qp7z8U9xyCDL+bhAL38yQY6zePV06N+6TUmtj0D ow/WihE5dKmt4kOHY/P41V94xF5zYY9zjU5y+ADHzLd+5LGHTjhqLdhLNxr88oYMsUmemNLFX3PZ gLd4oDGukRemodfoFXdrhhZvOIoHjXG84mReTNlqjdDKF3bJOfOu+cmasVRHnqn4m0xqeI9/Wze8 mf15+6Xmu4/zXqX7Uu9VTlzy/FmDSfYx7tE8YxIH93rOzYudOMKNsCx8EjfNPqY9DEyBT/BDbuBr /yT21kXuNG+drZf9SliDx7g1Lq/QkAcDrWPYZ119jvzgwYN1byAH8evlWjXMDzVh3eWmcbLlTDmI Ry6xk370ZJVPxtUEevWCn7/iJ45sMub77Z4z23/Qx18yJgbIbfLNlet6OjTj6MXAsbEwIh/ZBivE QENDBt/gImyinxx1Yq/ENnNiYE+i3sUAD11TDr0a262xns3o1Jl7LDLw0q1WrS8coYPs9MJq42iL N9niYAwd3uLLbnTG4Ji48o0N8tExW7MZHxrNGLl6OsiAodYMXjpmO7nm2t9klx6feOvpgk/0OW99 6MIPG/lHDvvQm5OX/kYDeXSZIyN/0HQcD1q+qAf3K9439Fmc78SpZfdAe/wtuHBHv8Wlee4+zn6p 50veE/CdXc+S7IPsf9S3Hga5R4NH+rlnsv9pj4Je/aGHUcbVuzVzDH/CIHsaNWteMy/mrm1y2d4B fmmwxrx1k9vW132CHMJjzeSiezf1oZHpHFZZX9dWteZYjuvxtF9xTo7n3J5lyHv14Lrvs3c5JN80 tUeG2itf1K4c1HsGQBdf7THFzR7TvS+72O77MZo9HFp6yFQrcpF+Nml8zD760YRB8rh6gEN8psMx /WKPVp2RgVZes1FzTKY6dUyv+OqtheYYP3o2wjpxax+nNxYesI8ePZnm2dTeggw+mxM/+ty3ib11 Yq9Gpt46oNOM4cNDDtvzyblmHj6UE/GgFQN2WUPy2GYdYRKcxGsd+SrueNJLp/W1PsbY5ZhO8SBT HLMpu/CJI14y2UX+s2fPzj59+nT25MmThYXy2zUFPV528Z+9+vxjs2ucnPL7H2rXuz6eLXn3Z9b5 xIO9HE/7PPfuHQH29XwJLsFa74r23bjuz+CMPZFz9QWzNMfGYIs4uxcSS/gRvTnxhwuwnSz3afBF 7XRvJ1/lTc3aqil7I7gll615vXyAR/KIbvzo2peRC5fotn7liByy1njkvrxlhzxqXE7CB89cff7j dyq6hhpHSyZb2CHP5Lk8ljNyTS7Zd/DHvb/PC+C0PSSf1CP9fPCOgrjxmR5zbIEDztGxF43c1Ojl k2ONX/kmFjW2huN8JdsYO8lUT9XvzHexdo6ejWpVTdhDGCOLDXw2l+/ksRdd+VAtmaOTb2yyNnww L34aH7ILHd/QkKWmxYBuPqAXe/azt7V2Hpaik3fqnH481k5PLx16OvKB/Matpf2bOXxss7bsxIfW MTvFq75YmqMXP954shv/vXv31udRvj/ld8rQi3m8/g6X31qUj2Kvkc9n+wHXOXsJ71P6HTi/DTJ/ b2nW+14wiR1bXJq2wSV+8MczM/eocKln1z6Ts+exX4JB9ox6137YpObsZayH2IsVbEBvDg7BC/Ej x5h5NW2dYQL80JerMKX9UXslOWct5bs1sWZy1T7DOXla8uAhbISBjmEc29S+nJOH8kSe25exXe6a s+7OYZDv7csb+yT5rhbR6cmr5umVc+pALMhRn8bbV7LH3gU2iYcYwS3PcfjFJ/c1vm+sFthmfO6h 6OPvtIMM5/Tyiw38LMb5zRaN3xo/NHxqQXzxO2+8ejIWboiDtTMHtzUYyme9mgpH1DVd5LJJCx+M iZl5MtUoHfLBdYxfaMhFIz7o5ILGRmtFH7340eMVJ7RigQ42Gec/XnrI1PhBB1vQkMNfjVzxN8d2 PVxCIwb00Km3BuTgQ6d1znbNHJutiTh4x9X9necL/p2cnKx8EFO5LTc/fPiw5l68eLHO5RW5clpN ea7iO3HXr18/u3bt2vp8XV2HR/Wz7vdwvMWled5vnPjtJc+WPNP3rjcM7rcEXN9nnav19kpwp3s4 cXL/JlZ6mGYeDhlDF611kTNqR87YP7XPMgbLNHrVrzn5Yw3Vj7yQU9Y4fJNv8g6f3IYBGrvkODo6 8coj13nfd7t79+66d5C/ZKNR++jkgD0LnJDLaOS7XJSnxuQIH+QlffiMyWf09kn22jA5fPeZpnO5 iS45jn1HxB7KGF3hJpvktTgYd8xWsdHETVz5ao4d7GSb2JjPZrFDw071o/7s79S48WotGXzDU/zo YY9nU+67HIer3l11bXfPp4bx4cdLbnhTrZojTy/+1T3dbGmfSJ532M3Th0cLA/g2caLYoJEDzsUA 9ogtGXp6zLETv9iy0bj1cY6WXra4/7YG5tEnA51ja25efokruXq5REaxFm97Ifdx/fYlPA+ryBAj 5/4+oO8PwSpyxUpt2CP47NzfyPYbcN6Pdg83P4u7LLjETs/E4BP7/ValzxbtA70j4D0I+6H2RnyX 99YOfsAptQZjHIdf3UO5h4Bd5jTHaLuHswdSK3IEbZindy6H0MAXPHTLLfTWnR1yyxg56ODR5MUP G+mXP3IFVqFBS5ac8x3Wfsew2kFPj7xQR3BBzhlnG73koffMSS6hM2ZeT7b8hTNsFC97UHtM76X6 26A+w4QL8kzukq/G6HVOJn41QRdcraFVE/zpnrg5GGRObfGTDjHT49NXS3QYo1PN0Vtd0gsL+MIn PHjRwgvH7OOnczrQ++6J+yiy0YQbriHF0Ti56M2LEX5+2iOqX/zZw0b6XR+sBwyyjtZC7bJVEwN1 T4a4Wo+ZI+KBjiy2yCM8Xd/YgE8s7PX4pfGZrXjJn+vCTrK6pjk2xj9y2cdHPPbf7YVcY+2V/U0O 3+2kF691E2884qDv3oAM+CYe8lmN+pzK+z1HP99b2uPf1b1obzb3RzaE6MJQc57de77k8zi/c+ed UbXDZ/ce1lbM1C9ct6bwQu2ri/YmcKl7J1gGi2ANXEJvTm/t5Yd60siXY2Rp8gitusVvzjpZC3xy 176Efrq7tqEjHx9++smSH/Y88qqcKeetd7ijVvjpXC7JR8do5Bw96kAes4UM83KV3bCAb+jKb3rF y97IPtRvNfQ7oHjkXXlW7vKVHc7x2sPIb/aYo984e+lUW3S2Xwiv4BN72Ze9Ykcn/4yRhS+5ZMFy 9rPdvo19fEWTj/CCDHaIjRpms3oWL/aSb54fztGgrV4do+cHO9HyEQbgNY7XvgIdPMAbHVprzqbG 5AWf+IzWMdvlDR35Kg5ygU/kiAmf6KETrmlo2MkWOtCwjy10mNfIwMdux+jN08MGc3TAInLhK4xh ozF7TnrowEMPbEfjnN1k0KUnU+243tlLqN35uyZ7/ywOBp2HS2GYOe9793uV3vf2HRvvdPNZnVtT 9ee5h885xQXW9AwXNsjn1t4cXOpeDr65j7OvkRvWTk2SDXfklTGxF2v7I+Pm5R25aMqzrn9kafGo J3lJtmO4hZ/c8ge9elXHxuSCmuGTXHAsZ+hSm3r1Zs65HGdrvZwp7+mRj2SzQd16LuWehi5+wUu6 8IiZuiDPmHerXDvVIbvIo5ecMEA+8gEf26pH6xPG4REHdqghuc0utsLm6hx/mEUe2XjQiQNcUkPk kWMs39nDRvUJb2CRHq1x8+Tziw7YVpz1aMkUFz6ED87xFhPncJndGnns07JdLPE7Rx92wgeyYE06 6ls/NPmWXezmR9hDJ3vQ0qunC585sdWTjc6cMXRiioc8csmcOUdGccDjWJ7xR8zQk03OXC85IL89 b/FM2O+aeD/Afsk90Kz5an1v/bSx/VJjcNV7Ap6XuT/1WWPfj/NMBMaoMeso3mJmX+T67/4NfsAb daCv9uCQufZQjs3BCTG2R2o/FS6JNTxRu2KOl0w4hM+6lwdqGr3GPtiIHj880+CVOtNgUU29a+Wo 3NXgj1zQ85XPMNGcfKfbGN1k6/lUTTtHLx87lmfqSW1p7nlcB9UAe/CSjQ4uebYED8SZ3+bJ4n9+ GNPkOj8cwyT2sVttiIs8J0du+/ydbv6xA71WzRZL8tQRWeTzhX3hXnEjV/wmFtJHN3p9NainU08m X9mhzshvTcWWTD6IeTawh5148JItNmxGTx+7zLmm4DdONgxgux6dxgayyUVLrvXQ+APH8Wvo6HPM Jjxk5BOf5TM51sEaoXOMDz/dGlo2JdexNaGT71p2yQ260GSvngyy1VvPluCSz9Ltl+wxekazNxza 2hMGGffPPVz3ceGS52XeFfW3UOyVegeQ/9ZfvalFz23tf+yVesYNu8KY7p/0MMJcY9HDIXGHTeTL MfLhCzxq/4NXs77yUj7IHXVuDeWi+rBO+rCJfHkiX+AhO8JHx+jlhrogx9rTIa8bkx9k0EGvc3Rk yz32ks9283IRrXnj8ZNffpHPD2NoslO+GSOHTrmnNz5xzzzb9ejpYIdYdiyG9IitY/SeZ/g+rvtw +CCG7FUrMLiaoTcd5JHDBjVo36SG1LjYiVd1lr1dz9U5OeQWUzrJpLf6JxcPOrEVP37Vk4uefzM+ 5FgDdHq86PgmNxyLubniZIzNYk6uJmeMFXNjZLNfaw3Ym33Zax3bh5JjXs8m8aGHDWTg18g3Z5yc bBZj/MbDW/zWTvzYpPEFv+uUZxWed9tDeLbkszg13PsB1fcWC/Z0vsWladvEJd+P83d2fa4NZ9SE OMnx9iHtg+BJGAW37U/gAjq88MR8n4mjN27eseu/umlPBYvUWHWWLDbIEc8H5bG6sEbWUO5ba2tI Hrn45LGcpMv6kdH+C615+SMX5IacKZfJMUeHvEDjnJ72QHotLBQf2M0f9puzJ7JHcS3ET2eNDfwV W7lW3so5MumCA57thMFyV/2yU05nuzioLWN46SefXHL44N0DvwHjs2j2wKLkuJ+iQ1yLA9nFlnx2 qQ807gHZks3hjrVRq+TDB/GjH2/15Ng4Gmuqrh2z3ZwYwmtr55hffGJDa6LOxSG55tnDj/Ye7OAf /exDb56NbBETcooj+eTQQWdxFgM+x2tObMikn3zn2UK2ueTp6eIzm9jpmG585p2TG0855hyNtbFe 7MDHL3lub+B5ZXul+fcrLwMmwaBf4ZJ7Uc+9Ya29IFzyzLvnQ/AGdsAZda7u5b41VO/G7YfglWPx cn/nHL37MGsu9njhAzq8Gl461LZ8VFPouiczjtd6W0PrhS5cYAd7NOvFVvx009XeBT1b0BsLx5xb f+sth9QDe+WcY300ZMCWsEs+4gmX2MU+9J63qBO5yq5wl27z7IRj5tWnZ5/qJrwwZo/z/Pnzhclq pJqECWrKGH462cG2sNExXejktM/XPetSc2SLpzk6jZFNFj5xNqeO2GMeXefG8DvXmxND/PGJG5us nTixld3pU2ue9cI5PHQWGzz4G9M7R5fdaDU6jKl7eAjnskVc8DjXk2GN9GLSe+X8YBs9ZPHXGpEd JsFRtuNFq5cn4pZsPXr6zGnk8J9ceshGZy77+csu+cZmjQxxtlbuTeVSeCvfPEe5cePGf34z1/OY Pf8+5dwP/Q6X7Ps8K+s+zvtZcNj7Se7l4It6VufVvLqUvzDFfsT9mR4NPIFLjTmGE2rafgkGae1h yCCXPJhkD6G20JqjS03r5b1xx5r1s+7oybdemmNYoLf+MAu9YzkiB9DRKxc0OWJcjrCj2qie5Ltc JEs82MseuVM+4WETGuNy1hw7so8dbA4j0yXXq2t2ykf/Pn/+vL6joCbUsn2UvK5mySKDTvZrbFBT 5KgFdrFfXlcnxvjGTn6Ji944eeoiPGjenGNNnemLqTk6+cxO13k6NTaQxUd0juGC93Jgg3G25RM5 cMA4v9noOHuNoaWLPPFA3+dX9GU/PWjzU2zECI93gcjS8MIMDa1eTNA518iEfXCCf8bYnY9scIxn 5tyMHz+sM9mOrQebNLmCr2sYGra7xsFvay8vrI93A73jPX/XZP7dky0G7PH8vP2SMc19nPe9PTNz j8pP37XxvVx7JjgDV+CIY7Ws7/1An9nZIzmHGXBMC3/CIvPG4I64qlNrQHbn8AUWwTfjalcd02eP ZY4d6Ky1PLGeevlpjfXyzNrDHnLYDKfkO/whP1xQV2TJVcdscSznqlV5LufINq8+2CB/nONjR/nH Hrbwj06+wjF5x67u38JiY2To6VDz7gHfv3+/sMl7d8bUoeuxWmAP2ejpNU8v29OdTL6wT44b0+MJ p8REHao570mqVz6yVwzI5QvZ9IovHdaGPDTswKPWNLWpoSWb7dWxc/Z036Xm7OXaX4Zt5LCTLr1z ujRxgH/qlB942MYHdPSyu1hZAzr5qmU3W9CSTy6bs9W6m4M16MmzRnQaZzd95viGT0NDXrlEr2aM DDTWzphzerOptRNv/OzhK3zlF13qwfuF3g/ouyftlWat7xGLpk3TVok+5xx7P9RnjHDJ53HesfF9 LrgEV9S0eyLHatrzJ/tIeyT7Ifsq2AQ71Ku4tV9yrA5hBBnwCU4Yax9EpoYH9qCrDtQGejhiHJ96 aH3lQNdR62u95ZpjOvGFjfSFd2TJAbxyl5xyQ94YJ0Mvf9QkfjUtX+mpLuUkXrrCO/PG9PiqC7bR RQ79aJyHWWR7r+DWrVvrnQE44fM5tSE39fJUDZbv8I19dMEHcvme3PSoC76FIWJIDhuMv3z5cuGg //x2vrpHqxbIgn30O6aTXDEiV52qV7WTXHsQ+wq1VSzRGWcrX8VXTFozvOSLqWaeDY7DIPLQ+77z t2/f1p7S+63sgBNksJMtsE68NDphCVnir59Y5px9YkE+OWLAbzo1x+iSQQ4ba/Y0fh/CmrGbL+Sx LbuNWy868Jcn1kweqKFiy76eCfDNmqs7z1q84739Le/L8mwJ7vwKl3yP5urVq+s3Wzxf8lsJ9oft l8IJ2AA77FdgEmzy7jJMgj3oPOO2VwqD1D56vNWmuhV3NQ3v5LdjdYseHRrj1kAPSxyTG8aRiy78 ak+CTj7KBXLRkNu9I1lyxJzcQCuHYJPcUj945Se68NOxvDaHR76qK3ywQ+7IL/aSq5blmGseu53L R/xykTz08jvd9MtVz/g1ewjPvr0jLCflNd3VAt/FUnzJZ4N7I3bxk/72l+qD/fShgxdk8VfN8ufd u3dn379/P/vx48f6TV31hV594uWbnt185Iu6Uat6uFG9wgP2u0/jn3G+0ZNe/PQ75xu5dPFPrLRw A5+ahyvkwDbP3vrnfV985NEtvn3XMBo4Zq29jy6ebCLH+xl4xJ9N4kdH+EiW8Ro9bEbDbv6ZKw5+ I0bs0Gh0ibF9KPvRw02xlK/WTjNGjjjTSTY+64WXreJjD9DvB/gM3TvRe//N3O1e6P/gkt9F8FtS sNd7Av3tOPhjfwOP1Lb8l+f2RfCnz9pgO1wwruGx9wmXYIIasm7qXa2qJ7VDpvWR52TAEb3Wmumt j7WLhh60ckcjD4ZYU2snx9C2v0KrOScP/tFPt/wko30FO+UTfezSqkV5L2fklryUw2qcffj5w1eN Dr7iZY860+OhU28P1H2B2JCjyU91CPN6DkKPHDXuGQd6doe16lCNsb9rb7bzmU38pU994CfbewR+ 06W/c+WZ1qNHj9a+TQ2SgRZPtcs+tnter6bhhnjQrb6MwVZ2ts9DwzexM6bu2IWHPPGmj0/0ODZH brrIEzd45XOBjx8/LtjxWSN9XWPYS75Y+ff169fV37lzZ+G8GreO6MQNHbl0iQ8fzMml1pnOjuUH OufkhO/Wmy/kW2P87OC7tbSGeGAVPrR4+Sy+xcQ43/FpdIub9fMupXsa32f1nrd7Hfc8nsmcV/97 Hdvul+Zez/d2PfMOl9yz+u4W393Hdd8FY+yJnPf8qGfd4qqpe3OeOeEPm+yL5J+Yo5Pn1kEeVlPG YQoMDLPUOT5z1uQf7u5lRYomCMPwdegFiCvvwIUgeJn/PQguRARhEA8gCqLgeJiFR9CNoKCCzD9P witJUc647GohzarMyDhlxFdR1dU9ahz5Jr/MhWfW4YVWXJSLaDXz5MBUuliLHl7gDS/EiLgUA11n yZQf6PEUK2wg15rOrXPMJrrRU4NL6OSXeTLEl5gnR2zqzRX/8iM/yQvNenqIafPiV37Sz1pYyy44 rEZiW7iOv/xIH/7Br3G2OGez3v0QrPJuvzyiS/LZR0/84AT96QML4I18k6tsxB+Nvhxni3wOu/gD b2P8xMd8yVZ1Fp3w7Fy9oxZhNzrH8Mg7EOb4ZZZHV/r5u8tqwF+/fh3fvn37jw/DFLzoyqfqU+P8 ajz/OCc3/R2TZbxYgNHW8L/5bBKXxvnVdYUsPuJr/MSnGLNn+PEzm+lhz8nhKzRyzDMW9YPf//Au tHei5fGc57uKRbNes74uGua8H+D+Dd56L8vzM837EL7rDlfUQ+qSaiU40/sDMEk9aayaAKY01u+j WCs/+R4dfBAv9kZM2ge+lwPO4YgcQ2cf7K1c09Rd9sVx9QsMk3PO8Y0nvCG3+z16oLPWuGNr6ST2 ui7r5Zi6Qz6JD3zFj1iTO3jQg03mrRdT9CUXvWM2iDHxJb8d44Mvu8t54+IOL/GLh7GwXCzLaTTW a+KaHBghD8Im+rEp+8zTj83sbZ6f8WSv3CWbfXKTvLCEnvQxZ8/sh3M+ogN/40EndhqzVpNPmrVo 2IvGHJnWauzQ4qO3Ll7Wo5fHch8ffqKD5t5VUy/BSvPqNbqrW6zxvf1Hjx4NrMs2/NHr+UIcksHO 9EaLj3M2oslXzukazsBFGI2Xxib+p382w1u6qlHhKno+dT0Tq+LGvpOJr7xgAxrxJK/mvy/g8yqf W3keM+f5nP+7ejzrGy6xw32pz998Hy5s8nzJexG+gwKX4I7nxu5PPEdyrCaCV+onY805N2eN5hwe wBl5w/fygu+7rsg1MWef7KN8keNwxpz9sQ6PcMn+4Sf35BwauWKNmBET9tEaWGkdPdrz1pIlp60V N+KZDnJHw0ecek/a8wI6k0cvshyTRxZdtLDHOP7mxL1mzrhYDlvNGyeXHubFspgXn3xhrFyRH3SF H8bZBG/gJFv5KpziJ3PiOTw113XEGF54y2m82ZZ8PR3oaJzecqRclNP8RHc9G/lIH2Y4Li/1fCrX PHtio72jD1nwQ97jyzZNzeSzSfzoip+azFrz5NFbjxecowtZdNXjBw/wN0cGejzpIv7svUY/43jm c7bja7+t19MXLT30xulDXrT2E0+8jKOBlz7XEFd8ri6lF572xn6Rl55o6GtenslL73irlWCSZzDV SvN90K5i0azXGi6ZVzPBJr+96feX9H6vEh77TQ610Vz3dL0V5+Y8+/Z5HKyCTzAJlsEBzbjckJ/W wAk8jMuf7q/ssdg3h96cXJX7emvxDwvxq2bBCx7Y03BJvqHBy1qY5Jg843KdPHEkxxwX02JMzJJr zLE8kB9iQ8zII7GHhixjjumElzwVj8b01mvWFMfwxHl5aa114haNJi80POSW+wC9OPYsSM9uftX4 X2Mj7DXHlzAL77CQzuac050P5AFfdc431miwKeyGh5rclTNhRvrBjbBOLrKP/uizJTwxJz/hgtxz D4U3ffjGXvB7NUiYhBZduMBX1pT75Kn5nMMEtI75y1pzfAkb8TdHB8d0R6O3To+f2OIzsarR3Z7S iR/FCZ3tP/8WY3zHp+bZTY5GZz6Bl3zHv+jIw1/PX2jIwk9O+TwqXJK71Upzvm/l+G+4ZNz7oe7n 2Og9AfUSu8McuNNzJPEuxzX4414Pbjl3rfbsSatGgSV8KTfcR8gP5+blkTyQP8bN23v5So69tQ7m 4J9s660zZ69gGR7ltdiBP3gax9OeoyNDLGtiSnyIC7GriT+xhQfssU78wAq04grWlLvWiEvrmoNd aMiiB1liU1wW3/jKd3yKd3lFhnsBc3CCjtbLD3NkOaez5ypyi3/wyN5qWOfGndMJTzqSzT52kkmv dBD/dJ/nrJMj5ujhN9+qMVz3PS83DjvQoKWjY3z08ows9rOZT405hwXsss4x7GCXfDQuZ+EEv/CB cbT5nf5koIFrfGYeD/hDln0KE9HThc5qdL6ES+SwBZ/2XZ1MrljQ7CP/5D+6sINNGnvYjkYvZsWz c40v0dM3Wvraa3tkjp7soH9xad/kjGckni2pHXx2Lme3+N5SuLmGS8Y8v/eOKFxSE3rW5J0I73v3 +X/5rC7RXI/hFHxQv7hf03fuWC6UH7BJfsYHxsgZ9YtmHM6oUeEM2q4/9lYchUFwJhyTj2jFkJgo dozBNDy6VunJMS5/7L14td/iQzwU787lkzn5SgexKh/dFxg3b1zMOkYntsUWGZo4pJMx11B20COM MKahE7t4sEWjA320YpU8OuvFMdlhqfXiFn/+cQwX+YiP8bQGvlpHrjE9fnRnhyZ3yNHwa9x6WCCX PR/hC7WOv+fiOy4+e+dX2KFPT7ytlYtspxOe9gzNjEuwAaaQzS98ZozO2YsXHdGhIYte/AQvHeOp ObffaLODHnjAJpjAJ/DLcfqjpzce9gAOWQfL6EMu/9HTGF+gtd4Yu4zRU7wUF/xpLV6aOb29L5aN WUtv+2uPxLI88h0Mz7t9Dufexm8TuYdz37O1ezjYtIZLYVbfj5t/5+Tyye/fqYVgizhX2ziGPXDJ +wMwCr7AE3lgXm2ljoJb6NBrYQk657BJgxX2wV7BJrmkx7ecsC/JIZM8dOWyfRVneNh/8e46Raa9 hnV4kue4XMcfbuAvfvCgC77mYIvYcy4/5IVYxVtuyQPz1pIr7sUXG/GlD1q6msefbo6tITdssE4z R555+cU2a8iFVXq6iHvy2CKfrCWH/mxmOz78xm7zYt17UD1Hoj958lMeWmtMXskv4+aN08e4Ji/l C/3wfPr06fj83Wdd3sX0NxrkOp70pKO81/ANn+lkHi2+6LLTeDLZTR6+nvHZB7rRFb1rRjrhTydj 1sBI/uFre4qvNeRZb0/0aOlnnc871Cvhqx6d3rMgc3Ron+jHpzBQjWOOb+jEd+zVa2jtG9vsLTvo Y0wsGIOBsI4e7jOtF7dyyrMlv9nofZ5z586N77VuFZPOwiWY5d0H35Fjq9+F826Ez/rVPvKsuqZ8 hUFwp2fiaGCSNe7r1FrO0aCVGz0fwlO+wIrqInvG9/LYnOZc/mvWow8DYZu1cE0T43DAPost+w5X 4AM6e23fyRH/ct24OkzMGrf/4lWMilW64IOHuMFffPIBejFkvvzT04M++OKPFg1685pz8sMk8Y0W BhjDA2/5ZJ1YFuv0knfhlPsd9QpavuIfmKSRz298z5fG5IlrOh2sSSf3MdVR5uUE2WzmTz2/sF0O yW2+4g9r79+/P3DJf969hk3wgzxy6F+eGnNsrT0xlz5hCTvLVXL5hB4+u9LgDh34IZxDBzfyGx/j bZz+fOucfGvIwENPH7244Ge1ILuc0wPmwCx07E5fNtCNv8jBN5vIby/pznfFl3O01tDJOXrz5NBR rQSTNHraS9876W/EqZW8s9Tz7mqMrfVr9VJ1nzn2hUsXL14cf3tgfv9Ijspz/rPH8AF+qyvd86qR PAfX5IJxuORZEzySG2ou+KKHc47hS/eGaPGtvrIXaoDwyZ47NoZW/jtWG5gTJ+JIbsm5aNHQHdYU q8UQHl33xJ1rlPfuXPfwpAOc0MSNuBfn8tbzXvEmlrpGGicXT3hHnriqiTl4UozTU34lQyw7xw/m 0LN8kQ+aeXzVD55/OLc/cKk6iXw+N9a1hO6O0Wv2Uo6zQ26ppZ48eTLe74ER6MtZ8/KefH6EY2yh G397TxwmffjwYfzOstzmF/7BhyzrrGeTY7byqWO+wssc243bT/TJqQ6ikzWwJP7G6ERHeW6dY+Nh u2PjYiRsw3t+T8s+mcfXOnttnTE+41c+Pzw8HHWT64n4FSv2UI9GLw7kCrvI4QN2ajCJX/iAjHo+ g4l0T3/0YhguqRe8y+MzKvdwW/rtgDXMXMOl6OATXPJcv3rJ30Tx23Du18pdPUyBG/AHNsAm9ZFj eKSZt06tpDaCP3KEbx3rq1Wqs8IzMtDaa7KqAeCDNdbCNHPVJPZXnooHsSyO9HhZp0crzsSdeIYf Ysa4esicWJGjN27cGLGEnzl0ZIhp+SC35Y9Y8y5f/1zLxZg1aNCXH/6WqvpfvrsGko8nejHvGHaK Z2NisvsF9sjT8sS83JNbYTCZ7NRm34hp+cKn7GGvHKA/HvRgB//RX755XmScrWhgtOfB8tExmfwk h2Cn2gjW0hce4Uc383p5SX8y8IUf9gHvcIm/nMMD+8NWxzAKb7390fjUXBgWzsBpz76cW0NXdGKB zzQ24cUGemn2Q03E53r+pgta6/V0hyt4e4fTP++ZwxA0rgviU7zaQz4We47J4yP+oIP9YC+csz/4 a875pbpRzz/2Vh7BJb9B5Hm331pSR3jXpzzeYv8vuOTZNxz2HpN6kR9gjljmP/cCMEEdpJbS8xcM EfcaXAqrzLnPUy+hgUnmYZG6yDk8g2FqLsd4hGfyS57ZR7Ltu3lr1QUa3eypvBYbcCusERcwxXrX LjEitsTcHB/4ohG/4qJYlsdoNfklTuSCeXkjZj5//jzeIfZsxXMWfsKHXLTWeR7s+7A3b94cOWec HmITHzEvjuESmcbZJJ7LQXRsxL/8wkNjl7X2RuN3fio/8MxXbKUfG9jV/Us2en4t18IGMuUrvLl1 69Z49u/vK6qr/N6v7xZfv359+EY+4yvX4Y91MMgx/ubYA1sch8fm2JUvjPM1PaLXp2+YJo/JIJeM ct96GKCxg7/sh5ad6j/zdEWvh7GwLTyjI76aveAL+6K+Uhv657oEh9HCD/4Vs2xxbA/wDzPpig+d +IHdaIobsZAstHS2d76H6p1C36nvbzH5HG5r3ztZYudpuNRzb99F8Z6Az+PUSrAHZsABPpe7fA1b 3LfBkp5BwRD4A8c0c/BJHSRPYA0+enSwSYNFsEtzbk/hVdgDW+SpvSO/mkveac6No6Gb/IRBxqzp GisX0ZTXjmGBvHaN06wXX13DxY514gqd8bBOTojH+dmKa7D1aMW/deW9+gIe4YmPeBOD5p3Tq7in myb/NPGJTrySm97m8IM7bFWnhkew2Tg5clD9gKcx8uQNHePvmHw6sos8cuho/L+TZ7ry0bMjf2PR d2Rhld9f8TfNYAh7y2N5joex5MAavPGkA6zhq3xWvWCdfIfn/BJGW0dfvTG26/FNnutA8tjtvty+ oGUzX9KJbLbyqXN6eaZj3jg59KGfY3xbR/c7d+4cf/36ddSRZNPTtVOeFKtih0x+xF8s0hcfc+zE 357oyUNPXvbJA/mgRvAdDM9+/S2m3qXsWYy+42Xu7/L5Gi7NY+7jPEdTI3re77vK/pYQfOGXnvlU 48Aa+OP5NowKX+CQNcZhPDr7xfewC234hA7GwST8YZZebeW6D1/kV82YOVgEw4zDEueac3EBm8SC Y/EijtDZa7GuVhcH9BILdIOH5l3fYYhxfMQYvnDOudxunXyQq+5/8BWfYk/Mk+GcbHkt3uWTHCSP Xng67lw8Wk83sqylk3PrXd/xlmPhET7G0PIXH6sb4RGMYkf3XnQ3Lm/ZJTfwth5/suUKHeUOejT0 d+4+zXfL1En8xO6jo6M/73eyN3yjn3PrHNNPvpPnmCz+MMcGsqwlW90C98igm3Hz4QUa68NAmMg3 9OTD7IHF3q+CKeiN48OneFoDs4z3HhP8rV7iI/qFk+zFn/xqLeewRKzxe7HC7+y03pz4FGN4spdf xWi2tS/O6eNczMoVeaJO8GzF53CeK/ntADmrppjzeJcxaE23WXf1J5p5jJ3eX2K3eknN6G8Lwx6+ gR8wSd/9mx4OhUuwCbZojmFTOKIWxQc/847VHnIT3qih9MatgU9yDP6ou4zbJ5gg36wNt+w3Wnsf FnVPJ7/FoRgpZu25cTVSdPi6JxB73ZfIIfEDN9Djj86x+BI/Yh8+iVV8xZpjzyzErnw3L4fkjbij j3xFzwY8i1cxS554tlZuy0e8yNKTK/7lmDHPrsJSPqIDv8ZbTpb//GMdHuyVP/KOvj0/Mkdu+c9v dKYHDFCHtMY7XTDYPN34jD1sRcMGNs+5DCfIaF/4Bq3axbg17g97Dpcu9OC39IqWf9Uj5ozp6UQO vjW+QocGJvILnfkBLYziA/erMNh8OrpHVB/mi65b4lD8iQk8+Yh8+8gX6OyF/eV3rb1xbI3ePJ+1 puuqnHPPokbo2VLf0fXMex/v46r72OaZt98T8J0b9ZLfX/I9FJjTfRc8cKxVK/V5nHNYBEfkOxyC YfBFc2xdPRp7YF/kEkyS9/DHWvtBnl6Tw+JH7MIK2EWW3JPH8AVPMeJYw8e5RobYEUdzXSVPNfzF qBz3d8HlhnixxrxYwoMsvXiVL2KQHejwcCyexSceckK8443WnCa38EwfNhlDgzc+rsNyGq/yRm7J 4+JYnvFJ8U0HfOkcnorxsA5PuQKnyEJHH7jm3sR9D57yLzvoxRfZRic5ZD2MCqtgPxr09IQX9EKL Hz+ogdiiJtHogV++pCtaOABbwh40dKW/NfhqdCSXDOd8h9Z6epnXzOPFd+0LOr5TKxlnN701dqU7 jGkN/fhPLw7ErNiFxfbavSA56ckffGdPtGLQWvaESfaf7tZZY7/Ef5ikVvI5udrBcyXPu7eOScva aK1e8v6S50vei/Dcmx/ch/GL+obv5T3ccKw+gRewwZj94XN+FZeO4VDPjnp+BCtghvVoyh3rq4/E kFiAJ8btuXNxZA4WkYk/GvNhEn5wR76TUzzYf81aMdD1DL34MC7XwxN6ih15jn/nYkYTm+JPDolf a9FqzsUtP2jyUw7LvWKWHXxFl+SIa3liDVvpiI9juSU3yLOGDpr59GcLPdhNZ3zN87NxvTX4anTl EzzpI6dggWONPnCE/nRAx4b0cMxf7uvUNvCCbOusqQ6R78UFHubYiJ4OfOKYbublJ7nW44UWDV3x 4fsaeuvsM1uNW+MzBveCZKExZ61z94ka/dHSzzgcg8+uIcbCNGvpqfEhPdo38Sf2xI895kN8+Yve /Ei34hG9Y3tjnZgPb+Er/fE25hruuZJ3nH3vxN+tdA/nb4TApPl+Z+0eaQtjsw3h0oy3y5rJ9+N8 P9C9bc+EYIHnRXAKHqmDHBuDVd1biBO+77k3uuobOFPdFa6JZeM1+yr27X85Jc/wt594a/RxDgeK TWvkoFiw73LVXPdxYhN91zX7r4U9jsUOuTUyZtvEjVgVy2oAzzDEvnFNTNNfKx+Mi1Wyi3HYYBxv TT52PRfTrbVG3tJdbw2b0t05XfmRruGZMcflEZ+FXWTRQ6+hcQ5n5Ab+9Fc3yFPHsEEv/9KTD9B4 zmYdHZPPXrURX/O/OTLYwDb86I4fOrzZGp6JA3LQww8NT3w0a53jjYYd/GZPXr58OZ7Jq33yuz2C +z4bC3/wtNYaf0fa83b7SXZ1lljia7rzE3o2ihmxojlOT3ZZSy47zYVBrm8wDM98joYNdMeDLLng GYnPxf3Wh9/8OH/+/Pi+WJ/Ddb+zBfz5m45ruDTb5Tty7lvVS/29Xb8N5/M2/oFD3Yf1fAkeuXfT YA+8qR5y3jvfxsIi++M6gF888TUup+SSPQ1bxEI5Z6/EgPyTY7DOnLyRH2iN21d7bM6x+BXH9lzs ikVxKB/kKToNb/hgDL1ew0uMWU8vejovT+WT2BJv+JTDxRj55p2LPzGt4aWRkVyy5E76OpdP1sp7 6+ktpsU7XfBwzC/sjb8xNpXDdLDOOZ54OTZGZ7mSXLjERnsBK1z39d1TVlOUU+joSjc93nTmb34y Zj3/kOPcWg0msRkG0YsOZKOxr3RBh7dGB/KM08saMjR76/7Qu7E+O8SbDmSnlzG4JAaKA8+T4JJn S+5l0eKlJ0Ns0bvYINO+ijf7bp6OfG+frKOf/RD/6iI54PrtespGeriGWWcPiw+x4JquLnDfolbq N03c1/Sse87fv+X9ro+v4dKsMwx279rve/tuoM/k4FLPmOCHGgcOwSa1EoyBT1p1kTFzfGuNfeve z77JJRhjDB6hsXdi1r6Xq+LB/pY75a9YwMM+y0VxYG/loDnn4joMkHNqdHErVszp8cNHI1s80Ms5 ncWUmHZPIa7pZY4++MkPfMQrmfJbrIovY+ibw4c98sqxvMLHeg0tHLGefuIeLTp2REMnOUA/uiSD LcbN82u+QFfc4+FYXy7ThR4wgf70tUfspQed2WaNMbkkbzXYRL948qE16c3fjjXr2UZn5+TSQV3i s0y/2eIzB/zsOZ7sDhvoZQ2fwyp0ZPF1vrKOTPtNBt6OzVvr2Bo81WT4m2NjewOv3OOxzbFaj83k hUN6a/lFvPF11wL7QfdituuFOBev8kdjD0yir70r/vGBYa7pPoPz27H9Vq787De89wGT4M8aLrl3 yz6fOXqv0vvefSYHq8Ol8IdP4Q1cgid8qBl3HVADdc9mzH7ADpgl76ttxGf5o5c/5vXWGHNuX/Xy TS8GxL89FhPmo7EWnb0VZ2IHvZjyuREsEUs1sSFfxKy8FMdiBB85njwxZg1+Yg5/cY1vGCRnzVnP XvGJLxpryUErFqMV38bxL66do5djcghPuhjXd+2lY/Uj+/mCXL1mzBry0ptOeNORD/Emg+30pIc8 dZz/2EDvfGCOHz1PgtfW0xVPa9CzT+5X18AD+WccnWN64aVO8i6559Tun6zX6IwfrERHV+Pwht/y kbF8RU+82QC70Io3e0VP95uN051/2A5/0NIPBmlspI9xdoQh9gkvuunZY0/0fC52+ZavtcbR2C/7 Ztxekc+veOnZZY/ljc+T3MNdunRpvFPo/e7eWZqfv1RbyGM5Xj43vuv9Gi7NOrNVzeQe9sKFC+O3 dHu30jPraia1kmN4BX/4UwyKH1gBl8IwOCVH5Lc9sWfONbjjHG7AKPttz6w1DzOcd2zPyChW7bNm PRoyqh+iFSeaGBZDYt1x+48//cUyTBL/4gKN579iEl/85YU40ozLB/GPb3UG+eyMB95yBV+9Rg49 zBmXC+nIZs16ctCZp49YnrGZb8nSwk+9cXSafMQHT7z4mB1ks0FzbNw8fazpsyxyrae3Y7aikcvo 5DzMwZN++NgfvkFnTk73DBsmmA+z2CbfYQB/o6UrfprcdW5/vFcEC+lsjH3pgpZsOrKDvuErf2vm jcEa/GAZG/Bz38eW8EeNZMyzKWN8ZE/YBXPwsZYc/rHvdBX7YkpMwiMywyaxam/oZ7+N8wWdnRfr 8sK9h/cCPOP1GZz3KL1b6Hm3e7g5b7d+vMSlJa72zrd6yb2szwC8v9TncWokfuezPluDIfaDj/m1 OlVt1P7YD/iP1npYFD7ZJ8f2xl7bHzWYODNmX43BBXEIT8SyPbf36jTjjsUZHq51Yl2OamjxKrac i2u8xZTYRi/GyCJb3uAnDtlm3BqxmQ5o8IVJdBCbYpY/2ISeruTihR5v/MJFcWmMTtYW+3JEvohh zTHb0KLT+Jd95LGfjuwxzud40j8avXX40YnuHVuHv/xVU6hfHMMhejvmp/Cbv2AMfKIbOfyHns34 sdmcdXLY2o7VSPkYHfzS04dP+BPe4qfRzfsbnknnCz4kHy8YQib/NC4OyEBPfzZrYQ6ZdLWGPTAo nIJ/nuPji086hTP2kM32ix/1xYnjcErcig9y6CUP2AZ77JEx8u0de8275vsc3LNdf/daLspJtdIW /97JWbi5xKXOq/+8DwGPu4/jk2vXro16svs22OL+zb0v//ktGOdyQ9zLCXsBn8odx2osa7zjZJ3f wXQMp9Bba//sKV72tVw1r8E6cWWNfUWnoZOX9l6sFV9wgT7xw18M1MzLBbHnead8pDM6TZzpxRE+ 5IhBa8Ix547FPd3ZQVcyrRPHxstv/NDgzRY668W42CRDrJaz8kGTz3JT7uGHhgy8yOEvPOU++8R8 ewEj8UZDltoFXThEFv7y17hzuS5/1THonasbzMld59ZHzz5y2UsGvziHM3jbE1iL3j0THsbxk/f5 FF97gAd53mP0PJqP1Tk+R8v3fEEOuni1R3yGp8Yue6yh42uNLmGe/SM7nIWBP378GN+Bc4yOH/ie XXxtTAzZC/pqxS06c/aGLHrAbefozdk7+tobOeIaC5vkk/s37zV7j9DfhlMr9c7Ssp44K+93fT4c oqd/2ad3DweX2O4+1m9Weu7tPg5+qGt6jgSbjMEZ712qneQAP8sVvoUd1U7qH7iEzvWgeTjT8ym5 Yy0ZxtF0n0c23s7FPQwSF/r23rxclPdiVcyKEXzIxD+cEFdiQ6zAMfcH3vGVO+WWuBIzcqRYw1sj uzlx7rrqvgfG0AO9vKCHmKOjGBa31pNhjI7G9OjxTH+80GQLfehPH8f0h3/oyzX0Yt8YuzV7wHY6 850cZS8MppNzPtAc8wl+8tT3Tbxf6vMqtZExGNA9F3zQ5LP1+U4ehkfVP+FPWKMegVNkWacnH9bh SQ96+t6dZ+H8QQd4hj6sxo9svbXhinnPrvusDW96d82Cuearj9DTlY0aDJr/0ZcMfren9o0setk/ Opmzh3xtL+yVHh3d+Bt9e2RvydXbWzmkyS/1gLrAe4TeWer97nK43N11zPkX/bIpXJrXmHMf51l/ f4PA32pSS8KTrrlyAT70jMmzObVU8S8X4AV6+MLH7vvQaHDH3mnwRrNWszf22L7Kbftvr8M659aJ Kbng2DxaeBB+0dFYNQO68AB/MSUWxJIcd90Uc87FBf3xFTN0oRc6LZzSy3NrXYfFt1xCQ55cMYcP OryNi1Nj1hsrNskxZn3xm310Zw+96Ecfc/yCXzmZjujxQ88XfG4dPcpvOsMPvghDyjHncMR7ifBa PSNXqy+cwww5js64Zh3dYYzc42v2GYNBalLYgFf3qWjIxdPfp/Q3lGAIvaxzP0lWeU0GO6xjL5+j J699c0yuGIG/8ExPvs/9yIY74sgcG/Cxhm5+T0FN9+3bt/E7EfDJZ48wDsbgLzboZC09+VyjH93t T41+dC4O7I05tHT0XI1c++8a6pov7zzv7h7O51He49knPAp/TsOlaib3r2pGGO2dCd9FgT1wSHzL fc+61Zrdj3n+BIPgFXzgXzkDzzS4ZD1/6/keDuGhXhJP1okN3weQZ/KIPDloXKzbQ7859vPnz3Ep s8/WWa+138UIHDOPF53EkxgRT2JHk9fGxbm4DJvwCEvgiBwmTzwZl0thjl6OiFVzdDbPDrqbox8d zLGLbmRbI6fR0N84PTQy6WG8mMaDPejw1KMjFw/64WuduXga40O20wkOOJYb+rDAOr4wLmf5vB4N Wewqp9HhKz8dx49PjctZY+bVlfNvI+GBl7mDg4M/5YljtrDJHlUPsQ0+482PdOV783rzbHY+68Ne cuBodrMr/mjhDZ/bN+8reO8JJr9///743r17A9esJZd8+5a9/EUG/+jTy7xjtPZBs3euFcb5Jl/S 2XVUjni/22+/+exp/j2Trf/OUji07E/DJbTu5eBS9VJ/E6W/1QRP4Ih7tN5bUgM57p6Mz8UOjOJj 2NM9nbXhV/cZ1uNrn8SEOLR39kjNpYkb1xM1iX/97o24QkeWeBEf4tM4XmoCsVKMW+95hecU4hBf sRFWwDCt+kIv98Uh7KBb2MJGuS4P9HADnUa++Jzlh0voYTuZbKMbvuzXwhVjbMCXTWK7c7LxQW9O /NOB3GK/Wso4GfDE/VF2wAz+Ms4P8qJcC0+cZ4c6p/s29Ua4BNPkuJwNH8MieW6e3ta411WHoIUR 5NCHn7zL6Per/O1xe8SmdOOD9lBs2CO2anzARjL4lL7syVbjM/7CAWN0ZF9+w4s/6ExXNQwb8VEn 9YxN3UU3srLXnpHBh8bM4UNv+pHjXGyYo799QouGXHTyQw1w9erV8feIPEvxTMX3Vn0/d87fZW5v +Xy2S34va0K41G8K+A0m9ZLvL/tMzvveapzuu9RM8ChMUgepjeQfX9tveMHXejkOk9DDIXT4wSVr Ncdo5Kt9s9/o5J48FG++73R48nuKfefBHtPJnpNpf+09PFL/w5/izbExcSdWxJ0cwLfYpyf5+JIt v8MKOsiP4lp8wikYIh+cyzVyYKD3peQdWeLeenzlFp5hCzmO6W3cPJ3JKp6zAR/jsEnjGzlGf7Lk Bxq+EPfhqPn0MJavrFUPySk+LL/IM8dWfoIlaOSlHLUmbOE/NpNr3/Rk6OlERz0aazy7dj+FH/7k 4mfcM26+s0/N42Vf2VA+W8c+vrCeLPPGYIl5svB1TTOHBoaKDTzZmF/43j7yN7qug2zjB3gmbthO pr1OF3tmL4zbfzwc46nna9dhe2+f+QONcefp5vrtcyTvMnuP0j2LexfvFS5zdXm+T7i0tAUu8YFn bH6z0ndRLp+8K+AzS8+4YZF6SO66h3P/5vkRLKluUr/YD/6GNWGTebilfup+zljfvcMHvXs+WGDP NXsmXuy7nBHfYs64eTFpTpzZd70916MLA8SHOBS34gGOeN6gVscTRrIvHHWOjhy4UdyKWfoU0+Sw VWw2JmblmO9neT4SVvIb/1mDD/3DPXo6Nl/9l874wpRiPJuNGyMbP/kml+kX/tG7Jr/kRP6ilzHY DAvIsJb+fGgdGWic63suo35SU7gvk6/yN0yAYTCIntbBifbOer9ZwO/hGZ3tgTn5n06eu2tsoytd 7IlzfI3xfWNkwhPYSTfPqn2WRp/40wU2hV10aG/ZzQdig770iN5643xsLizkT3vAdnb0PMxaetLN /tDT3hYn/NycfXe9dl/iMzj3Kd5rVhu4d5GT5So82idMYteyXsrW5ubn3rDa+1zqJX9DDwbBc/nD v2oUeSZnYRFsgjtyWz1kXo0Fz7x/qQ+bwjB1CV7y0L7ABDy7X7SX8KHcRe9YzpVb5NvjL1++HP/+ /Xu83yJG6CQu9BrdrRfLmuua+BSL5smtfqNHsSr+4Ade+MoNsaunB/35BL0YxVv8yrtXr14NfEIb BqGDS85dQ/mJTWGbuGUT3mSGE/ICnzBNTGvlhXHn6DV64CVn0JArl9Hgy26Yyz7Y4l7KGBlym430 sBa+4ykf5Tj8QO/zLJgGD+iHTt7ChXAIT8dkylU+99tW7o3iRR7fotPTGR/PwdXG5Bljg33HE47q +Z9u5ONvHUxybAwd/vDFvmjqKOfw1DG5xunIR9W8aOAWrHTMTrR8o/E5H/Mp2+GS+1Q86UZn+8qP PbeY44RvrReXrtU++/YZnFoJJnk/wDs77uP27V3KJfZ07j6u4yUuqR09b4NLvsfsvVO4BHP4UJNP ahxjGkzqeZJzWNN9mzyHNWohmGQcDuABC4zDJXzhBxpz+FgnFnxGosaXN3BALMhduSW+/YNLnouL bbEQPopdcuAPPDAHC8Sh2HHeGL3wFXN4k0OeMTEmLxoTa3jqrcNbvIpRueT+R1yHB2yjh9gUt3Sw 3hj55OjDmOKWnu5H5IVjcuiDnv7hDt3gEb3Dt3AcX3RwqDrFsfyli2P5KMfDCHrL1zDRudxTK7lH vXv37nhGDJ/kLR5ss0f8YC2e1puDD/wCy+BTerArTMHfenbCFzWt/Sdb4xv8vDugNuFrNhcPaP3N CLFCNn50g6PWoXfOTj2/ouMDfqUnHtbBLXPW0JX+9LQWHbn0ZCs6fmMLbGyOP+xBseLc/tgL8uyh OPc+n3eW+i5cf0e3dynnmkK+7lPNNNsmj+fzsMlnkXwBp/0tGO91eQ6n3oEfMCa8gUPu52ASXDHP x3KgawXscu9mDZwI09RS6DU0cCjsciyvyBIT4k98+pxGrNtjfOytJuY8M/UPflljz+kgDuQrnJT/ 8jkcqf6DN9Ur4rM8wUeO4IUHnch3/ZQj4Zx5PM2LaTFLrzBEXFpPhnG5RY9itGN+oyOZZFvPBnEu l92XkE+Olv3kh2XWyAmyjGv4odVrdGSnHMNPcyz35JYcTw6+1sol+SeXPdvz9xXevn07asJnz56N 50XWsIWv2Wsd3fEll03kqGGMaebhBbmac7Tkkpkvo2Mf+r5LAj/Ya419gR3qNbhHH7RkOvfMCi6S a//oY301FT7kwR38rOUnx11vrDFPN37Ch97o2IyH5tjeuSaKk65fXUusx0cMyBm/o+8ezu/Ezvdv a5/BwaRl7s41xtaOZ1vk8HweLnnuD5f8biXM9oyJvzwHgi1yWe9ZkBrKPZrmuAZr1A9wBW7BILgl 5+SJvYBFYRKMQY+vObEljsQ1zFHzGxOL4gOPcEQewBHN/Yi+66pjcSbGwzJxIjaM6TU8yNLKY7FY jqOFGeLQNVTc40tX+ohfMsWaHBCjYhV2GNOnMx50T67YNIYfWuPWOhfXej6At+oHOpEr5/iILOs1 c+nBFmvLSTlbnslx6/Vo3Fd5jsM2Y8nHiyy+kLtwkR6eD338+FEIjX+fPn0a96ty1hqy9fSX9/aB bJjgPsfv4z58+HDsK73I5Af605duGn/wPV50ku9o8EIHX+lFHlqYGS/1C95orDcujoolY/R1z+We 23N4MvDiS729RZd89PxFB/P2VM8/6UduOogrcS3m+AJf9jjGkz3iUo54hnvlypVRB3iG4n0lz5WW uLRPdVL4OeOQgGpcz97eE/Cblb4nqF6C3/4GA8zpfgx+qJFgS8+/9eoivTm0PvOER3DH9UJuix+5 JA7VEfAN1tk//OybWJMj7bs9lw9iyF5aJ3+tscf44in/rZdLct86887NacbFizExoeEnTsQhenEm L/QaXeli3r2Z+Bebxq0TrxodrBOb7g/kpBi1lkw6i02+UFPQ21yYxzZ0aOhEX3LkF3+4zvMfOvyN kUWv5JczdDNOf3PyEy7wrcYG/OjonW7vVcN9NPKe79jDH3ihtQ5Get/S37D0z72zvwfjOT+d4AW5 Gj50hJ/m+E7N4m9n4gGjyHMfjj89wxNjzosZ+c8n/EMv/MNd5+wLA+mgwfH2IFymi5Zf3JPCJO9N omUrH/Mj/uRmv3n7nU/M44OGv+y1+0f3teSJMbEvJtnn2oqX/bWH7g9csz0ngUk+Y3J/ol7y2ZN7 FzlZnu5bnZRdp+ESmiUueQfec29+cx8HY2CS3j0cn6o/Yb0ejbHu75zDKHUR7BFT9tC+wAf7hZ85 MaeedS4W0cpL+2c/nz9/PuLZOcxDL7/VYGKo+yTn9tt6caGPH5muXeTSA/9yVy++6WadVvyIJbEY BhnHQ0zqzeHnHC51Lae3PBaT5sgWp/Sfsdp9K1voioae7KAf3uKffuJebsgBcS+H5W7y6M8/4bk5 Ossz8mEDrLCOTnjRD0bBC7UE7Iiu9dbiQy68UC95z8i98/fv34/fvXs33j988eLF8ePHjwc/OKGR R2/4hLdaU10rf/UdG88ecvlOnWVf6d++2Es+5xO28jt6Ohq3Dh++cMzGMJg+jsN4NDAKDXwkz/7x tZgKo/RssJ4fND7nj2KDfHy8xwJzPXvgx+IG/sF9/O2v+LXvcsR1X575HM6z7jCpvF32+1YznYVL 5ufnSz4XCJf6nq36Btb0jNt4uASTeg9AfeVdDHR9/gYvYBCckptoYZGaJYxBY7/gk2bfxYNrkFxS I6k15Kzctsflb3hSPVJNEk04JW/FtHPxXc6JNXlAhrjR1Dhiyxq92MdfrsTXerzQOhaj+OMtds1Z b9wYe8NjNjgnF026JYdt5Yf8k3N4yxvn4Sp9jMcjTDUvF+jBj8bxCwfkKLuqJ/QwQ09Xc9borVeD yD1/09LzJZ8z+Kd/8+bNOFZXyXl5Sl/rqpvggrq32sy+qlXgI5mwxHq1FPl8xwfihH8d8xV9wiQ8 HdsvMvmB/4yZgzf0wV/jC3Qwk1w6VkOam31qzzT+1ejEn3AKnT0wpmej2pEfXEe9M44/fPJ81PN4 NGwQQ+4PXM/VSe5LvN/tN4b8Dd3eWZKTc96GUWtjzW2tn20RQGv6+zySXzxf8vfzvFvpcwKYE57I W7nkng3uePbkng0WhUvOHff5W+vxgE1qLrihx0sMibvy1ZjYgxViyrx4k1PypOuaMU1cmIN39hwv MW3vXWPLU704DIPCDL1YVq+wr1ykQ3WMnI9GblgDm4yLNQ1vsR++6OWLGBbX+ONn3Fo+MO+YLHhj Hn9j6NlnvTySY2Swn1/YbR0a9HSie/lFjrxQF5R7sLP7CjiAn3l0/FKNg7f8w0tDC0MePHgw8Mf3 7V+/fj3uAX0+5/tBaii/RYInephkX9RKZNKfLPWD2kuPDt6hIdszfs+8nMt5PmAX/7EtDKeT/bBG Tw76aPTO0dGDbHujpwt/8F14Jcb4hs/IsBfO821jfIQf/+MNtxzj6xkc/OEn2OvcNYAsmGQfrRGj 8sb3c137ffbd3/X2mx7zO0trebpPY/+CS+7lvC/BR97t8lvn3j+tXlIruXapaXq+BHPUUTAGFmnm jGvW6I2hgR16+IRWL6fFXjWKGIAtYsKeyzlxJjZhlhgU3+JL7KETH3hoZJT75Td+Ylz8iS25LZ4b R+ccLujJFbNoo4NxYgoftQ5csZ4sOohXa+jnnG5iW447F+vyyD2Tnt3k6umP3jFafbrix34xzWY5 jZc1cosMOtasQ1+ukvU/e/eSI7WyBGD47oRNMGGEWMld2tkI4kqIMRIICXQY8BIDGPAWEyQ4/fnq 54Ssqq6qZtbllhLb6czIyHTE78i0XehvSZ+MHzn8SfxA9/TXBrYoR4Z8vsXfxAHmbz9//vz1/fv3 3/8XysePH5djvkimORr5kna1V1xEVoxoWwxCF+e1rQ9xW38l48I+jIUyxoB+jbFjqWvgHPZph2zJ vJWeypDjWmMGHdR1Penc/cQYy6NP15MtGme2wOZiIBnaE3diKxlk0o8MfdAnXPJMybMla0p+I7f3 Aq4Tdw715VQumevGJXMyc2EciUvGFp/EQDgjdsIvz+dikTriKkkZWzEUOWIjPOPbbE3CBImv8nsc 4PdsgJ+49mxDXe27znwRK5LBp9lKnMGxbJssNs122KQybCp/1g47Yrvuc93n2SL59KEvloqr9L94 LJtl58nJN9i1+uyfjeoHmyZDP7XvWHKOL9NRPfYslsEKfuiYj5HlvPGKY/Rk99oly7E+2jdWjvkb WRhhvsQ/yS/GcY4v55fkGRPnxTXeE/DOo7UkaynigHxbjEBHdbBQ3OM7WHGRNRysslUOm+uX+pJ2 k0UPY2FsXLOurz7rn62y8o2pMXd9jYX+kkUPY6l9emKjfMf6biyNCVnqN6ZkOsYX9eTHFNcFd7Vh XOjGhshhA2Qpj63GgByJjq41W3WPtv7hPUr3f99XeN7U7wYc8uXrdH7NpV3rZ+Kl5nF+Y6F5HN6I eTDImmzjy6+MsXmb76C9S+8+oGzzPOzBEeXkYRI5kriGX7M9W34uz5b/a0sb7MR19s2uZ8zxhR1I jsnAINd9xjTaZjdsg82wI7apnjrZkvP5L3tl0/mEMnTQb/rRi77awQXy46ly2qhO7SiTHSsrP9vW HluW+DWftK8OXfkwf+YnWOnZtjz1yMAMPuA8X9YX9fgSfyBTkufYugsf5Z+4hHOxR31+r6ykDf5v q03zLHMVczeMIgfH6YABypKHPf5+/Pjx6927dwuTxCnKSJ7hkUdnOhnvxkC75BgjKZ1cv8Y6Vjnn OijXtXCOTGNDN/yLJ/qmr9hiTBzHHCxWxzV07fXDeMt3HHP0VR1yKu8YE+mtH7aNoXLOuye7f/MT v9UhVvJ9rnUT8zfv6Xg3YD6Hu04M2tWXNZd2lTEmmO29SlzyjMD6UvESlvBJzBD/iIvERL7tNdbW mOQ5h0fKYwxe2DrGCcf2+Xj8se+6YZotvy8+c72/fv262Lk5BBuMjeyFPbru+GRfYpvslXxl2DO7 YnMxiByxlfNslx3GlPoZN8VcdKfn5BG52pUXH+WJU/gG+8cM+rFhbWuLv7BbfuVea8uebfVXXfYs bjMn8IzH+xKes2OCeEdZ5TAbt2wdk4M37vVYwP8lvOP/fJGfOlaPn+Wv9Ju+ZZ//8k1r1uIMXMIk svktNimnH+TSVWzUbz+Y8zn2mwJk6BP9JPvGonGgC70w07hpm2x604F8Y+k6uW7KGK983znXNb3x FPvUs421+htzjZlrTzfyXKdsxnhoV1KOnsro67Qj9sG+MJ8s7bj2+kIn9s+P+IpncNa6xUreyfGN hWdO+eTGpf+/uyR2knCpeAnH8dz6kncFjClemMfhjn1xlHEWL4mT+hYOmyZzXLPq4ZEYyDF2YZl7 SOtPWCRf/RjBpjwD8qyD7WAS3+cP3r9h82wGY+RL6mKQfWzBJ6xgI2yuey9ZyvJpvHBOGbLwzbF6 cZCsYrg4Jw+XyOEjbNaWDdOdfWIFP5C0xc7JJ4MfW7tRT1t8Kr/gb+pPtpCpDtvnr7b8mQ8rT9b7 9+9/vX79evkNkfyfP2GVciWy+RKZxlDfYxfd+Djd8zNjhEn4GJu0ra/645r4fTe/XaJ9f+Ilz97E WtrSl45dTzqQYUz4sTHCDfpiMkbJc519i4uFxtcY0VV9/XGt5aU3nezjEVZoA0sk/axf6mpX3/QT l9isa0qmMZXf9TNW5BkbNqY8+6j/4kGy9FWf2At/4Sutdc93u/0futa6Z+wQo677dvaZrdTfmOQY p/2WLn5bi/MOk3jTWHqmiUd4gRsSDomT8ClGNZdTznP/tngjmcuJO3ACo1q3Ep8oj1f2xR5sk22w A/dVx+yOvTnPxx48eLDcd9kpn44J9uWxHdxgX+rYZz+SuM1x/FOGDuyIndFDGYkebJk85+ghkYNh 2mOjfNv9P/9KX/bJP/SFP+iDc/zT+4meb+kjf9AHsiR+xx/U4x/kmAN5Jq2ufP7L57TNRzwT8+f5 GG4rpx5m2BdrqcfX4o1jfTMGtattfk1Xfii20jecwBj+rP6si7lYIzai58OHDxeWqON6kSXO8n2d JPYyVvqsH1Ljo09iRFylP9b5E4fpR/xRnw54Lo/+xkEdefqL1Z7Xk0l+TKK/cvRSh82QwVaMRwwj Uz4bcK1dE3bjerEBdsNeYhh97Kvjnuve6xt4v/lm3VYyLzE/8awJl/jf9NN89DpvZ39d2/o6uWTf b8Pht3Vvv+V5+/btZe1IXGPs+ad1X8eYIo7y/4JaX8Kp1pDETLiDRbbmZ7hWLMXXsSlGubb8XbzL JpyXZx+P2AK7YSf22ZJ8fsD25PM792L+kh3xM7aECerRgWxt0Usb7E+/JJxia1jjWH3nHZePW/Zj l3PaYNPa5gf8jV+yezafjdMVP/gFH/E+kD9zHX6DBewds/RJn9m28upK/NpcrrgLL+Rpy3iJpfzO 4r179xYWOE+G+zj9jAV2GK/04GfKkJ8cetJb3/g+Fqhrn0xxS/3jg8rRmV7KaEvc0LwNl8gX9/Tn OR5muQ5kiX0c23cN1VePHr7XNU7+/r74rQG6a4eeyoitjKnrII8M7YlbxFnPnj1b1r3oRwesdW3o qf90L5HhGrAZesjvnle+68RG2ANbZlf0lFw314KN8BWxknu8NVvvKvnexPM3v3nG56Z/nvM8bo5D jDIe1t/87gsuGUO/KWA+bK4mlnFNjDveiE3xRoyESxiFTeZ0ztk6hwXK2+IQNmGb6yqR65ivY5/E Th2zC36PV/LYERuRTw/12SdOsS12zCb5CLtgH+ySzbJR9zQxHHkYRA7boYN9dsYmtclP7ZPjmEyc Kp4jm470opPy2uaj1mHoYrzoSLb21FHW/VRs4Hsx8ZL3f/gWH+ZbzpNXwgC8UUZf9Uk7El8mk67G hJ7GQn+bI6UX31JHO9jCN5UxrsrwQYnOYiMsy7c9W8NRbWMUnfh410Ef6UE/z+74O7n6ok/kqWNN PL6Y42GLftFfGfvFG3SzT0/3HHNEY2UeiTvawHJj6Tz5dNBH8nBUXdwWb5HdtzDacm+jr3KSuq6n 6+ZaOS+va6s/5Oqrax+TcMk+WzH+ypDBrt2/+QEuiZO8G+hdnOZvcUhckC+ey3ZyyP1mV7+9V9n7 S/1/4N778tswuIQnfBI38Ke5m/hUwiX3BgxyLSTllBebYBU2uVYSHriW4lyccL/BB9woufb8WTn2 X6yPH3yH7eRT7IeN8iv8YF/siV+xQWyhhzbw0bFy9KNLvDJH1Z76zmuf3SknP71tyZDYIj7SxT4d bNmvRNa0WXpiBB/HGwlL+Ll5C9/ly2TSn5+bG2FJ/ck/6jMfItM48Vdxm3kQBpFtDIwfudqVRwad jR0u6W9spoPYhY/Tyz4ft6VP8cmMW9TFB/GJuROuaYcMbYrT5Dn/6dOn5T1NsjFGGTYQL1w7efTT Z3wS4+mX8nTXH+WxRb+MD3nGwXgo5zwe0ZmMte7kK6//rpkxcG1rn/7kk8fm2KRrqa/ZgLJkGEcy 2ASbcW+2Puv/EuBLmCRewiXx0rmuK8WfY7jUurcxwyVrc/7PT+tLuGSOzK9xR8Ic72EYd2XM57Cp eEnZ6ikfazDBOTySZ1+eY1yLX/JdW8k5NssWpbjGhtgIe2ETbMf9l43EJ1ywj0e4qE0y1SGTLDLs u8fFKVu8xGLl7XdOefvpox4fooN9+bHJMX7yLfpJ8UZefsuH+Aa/40v8JY6IG/ikGIyP4A6ZeKcd +/qNG+RhFf8U1/BFfiOfHFzAh/yZTPWU59cS9uCZPHXEIerwb7GHd5OsMWEQeZigjLrq9eywdWt1 xSPKmF/6zu7FixfLO1DacE6/9Z/udDU2xqkxS099N1bGR7uNkfERC3mPQn0c1Hf1nNNf5R3rBzmu mbHDctfOlk3ZTzYZxpYu3XPcq/AJm9iC600fshy7LuyMf1gL8b2J/2PIMzi/b2YN1zMmz+HOMU46 hUvN44yZ+a/ncd798htM4lDxD7/GDfyQJ07CJVtcsj6OX7biDnUwx33FNWy9XB4/d235vWPnzAtt tdFaFG443/zJvQhDYgk+sAO2xNbYHLvkr+RjivPaZ09SzMA78pUhVzyEX2TaSs7RX5vJ6J7Ij7SV bfMh/oCL7Fu+fSzh392/+TJ/ks/u6c6uyeVD9uXxJXX4j77FBz7imGzc0x916EOGfHpVht+QQbbY TMyAWb6nxxBrYX7vxG8L2N69e3dZo3r8+PHyzpg5HA6J5e7fv7+s1ZhTWccyt3NeDIQ5jx49+uU7 Xu9fet9M8vtZ1uo9V/UtCyZZ6/fbBBil/dZ8cKn4KObY0rvYz9gY67bGCPs8I8Q546qv8tXFFeMs GRfjatuYGS9jRx6G23bsOrKf4l42xU7Yn3ubZMyVJ4/+6rAdPoFJ/Ig/8SvrJJhkbUksMGOG/PVc trPv++ZxxkJcKb4UM/l21/oSLuG+eRtWxCXskS8Zf2zCKszCEfeL4iWsktTn48VIri82OEeuuEoZ W8fKkVPcorx99zV20P0qLrAJPsq2nFNe4ruSeuyo+1rMypcdYxL96cn2cIwMx/bZJxna0FY2Tba4 g6/zC7apTWXVyXaxhY+LEfiWfpBLHt/k27jFN53DFP0iE0/4n3z3c37AZ7SjHB3s04ls/eRjypGH jda+xBUYhBOe3+ENvmDI/AaOrXhnzHNP73fjEN68fPlymYd9+fJlYY66eFZ9svFLHXm+7fXbwvpm zd7vyWHSkydPlvVs40EvTJewxFjiiXEyZthnbJ03HvqPLY2TOuK18jDJvrFQFq/Ic2xcjCFWY7zx MXbGUL79bMJ1wSJ52s0uKmvrWkuus2vJjtyTvf/Hh9b/H9x8h5JvTv88Fybp5+z3ZVzCb2vf3kG1 Rmce1/tL5m1Y0bM1z97M2fAJjyT78rCGLyuDU/JtXSt8Kx+D5Dkfu5Szr4z2MMJ1Jg+THLMBtiWG 4ofsyjFfZBdsR1n7Er6oj1XqYF160pUNSuoVE8W3uKId7bJRebUlzmKbUr7hvlxZtmpffT5kHoQD fISt8xPscA+3Nst3zTX0iU+Qqx7/kZ+/aYsP6R9/SY6tvvA5beoPfY1P/ik+sf5jzoNLmGJu5hhj vCvmXW3P5Ps+FxNwkX6e8WOU9xDUwRX9whBxDXaRKX7BJ78l9/Tp0yUOEzep71s7cVnxpfG0hkZm cQ6OGidbc0LzRvt4I98YGGv9NcbGUb8bC+PmOho7cbQxNg7GY13HODferrH4WF3JGHat5NunL7mu gXGW7z6a/fab3ZhkXcQ7lL438fyNT5q/xSTbc5zP7ePSeixwyTtMfnNBvOQ3h8VL1o3wA0cwA5tw Cos8A41ZfFxyjfg4tig/uaNO80GskMzdlCVXeXGW9uwnj//zQVsxDb7Y8ns2lU2yo9iTfWEU+exG W9pUhp4YhVsSWRJZbJStS/yeDbJpdZRh2+xVG+wym45v2tQOP+FD4h1+hC2OyVMWK/gzfxMX8B1+ hUv8j985z8ecI0fZ2KV9+tKJPvTlM+IN8osJ9YG/q89HzXPwxO/i+vNcEI/ENxjV2pH4DJNwBm9w ynN6cZW5nHeU8EU8ZH4mttIPfPEOlT/xVb+LgnViMHXFS/ikPD55F0B7dBczahePzN+MgXmpcYmv 1ub1oTmba2Ds2IBrEjO6fsYQU5xnM+zJeMX97gXZQfM35cl2/SXj3fWxNc7ZEnvlL95VMnfz7YRv 4MzfvK90nf8fgVNjvX1citfJK15q7RubxEzmaOILPIk12CHffcF1wCx+X4yjvDzX3LV3H1HHdVPO /Lvry3ewDePwSMIodbQnRlK+eslgV2wIq9rGG2WxAXfoTRY56lpTYpd8mgx8s481+MQO6cwubdm1 frB5x8rTD3fYv/Ldh9V3PvY5pwxmsG12zF+aY2AMPzMWZGOKctrjh3FJPq7FJr6LeXQk01ZfyFYG e8iUL488W23IN8fCF1zxvF581B9uOIclPdN3Drvmn2PM8X/SVH+WUbf/I7n6U151zCvxB19iEIZi k34aH7pLxkFflDX3M/fFecm4uVaura3xU9Y4yTPmZLgmzilv3/jhtXGTjzOuZ/cq9ZU1luS5Jq4F HcnNHtgEW+MT/dabdW5Msm5rjeQQl6av5pfXdTv7yj7WcVL9Vs7cF9e98927ldjAz/g51vBtsQwe xSbXwpzPu0yuEz6ZL3z48GGZG7ifFG8Vs4ipMMIxZpGnLXmuMRn2bXFLm8rSw3k80xZ/lLRBT3Lx SVIOo8ilNzZlb1imvkQWLuEfjpDHh8lQji9L8snBu+IldixfHna5J2NlsRTblfhADNWWYzLJ5zP5 hLJk8AU+6Zwt/8jH+Ccf0zY9bSWy8k3ynSNHe2Sab/mdSfzACCk+2JYXf/w+pb94sj6/5lDl1LG2 LSbyW2m1oXz7yvj2UQyGM/qvrxihn1gjTtJPx8ZA3zADF9SJSTiMYcazeBPj1FXWmGKKuuSTo6wx UyY22Xf92Yhzyqhj7MigA3lxkH2yKbZtndW3Wzdv3lx+VwmTzD2si/S+0vTF/O5ct3Ms2MIhLllj EnviEt4Yd/7kWtnihJgGR6x7Y5GteEeeWIlPmBP4Vst6Cv/GFJwQu7iO7i2xCnfUs+bN75Wx5e+4 gSsxCZfs4w0WkUM3XMAVbamHYxhFX+fUwS37bZXHD+XISI4tH8cebei3Ou6VYg3PsxwXC9HR/bR7 sLpkqkuWNmzzK+ODFTGDr/BJeWTWNl/gK/mq+Z86fMZ2+ld+xD9xiz50oLuy1m/Mrb59+8YMlj/z Kn+TL0vG6p81j2JYxZLjeH0u2ZNZylk3986353ViH/GR+SM+0R+L7GOAfHM8eTG7c+IWZeIUdshz bCywzZhitDHpOuFLjDJGxrxr1LhiXFyiU/cHjFOHjVkzZf/eCfDszdps/5e3NSVM8vytdyjPlUPr fp/CJXM58Wb/X5PnnMbd+PNvfowDOCHGsV4Uk+xLmMUO2JH7GN9WH4PUs96EX+QWJ8lzbItRzuMI vvD/OCauwUkMc54ujtkUH2ZzfJsN4lqxDW7glfsbmWzNsf7ku8U/7A03sIRMsvBFPc/A+8MRciZj 9Jvf2JKrjnuuMvbJUy9752dYwyetGbF9ZdUho4Qr2uIX5hu2Et/in9jFl/Jl93/H8pvX9Y0Z/WNE a0BYEj/qH9bMPGXLW8/PZgyk/ppN2ptlat/vy5mLsRN66r/xwH/9Mg76hDFzjdwYGUNllVHWe1fu F/GqOTBGGT+yjYfrY1+bnuGZS5PVdSLb2CkXnzC/WE45iU2wVe/vYZI4yZrSXOee7wSs/fLcj9dc 2jce4ijzX/ESzotDxUy+RcEJMYwYJS7hiNjVdek9ptaisKIYl+9L2JQcW0zCMNdWHNV5MsRgzuGK NjERh8Q62KSsc7aYw4bYl/uYY5zCM2zAMDKwzf2Q3fJp/CqWwR51cI1dOlYXF+zHss+fP/9eM+FH 7F1i7+yWnyhPTrESnrBrx3Ri09XDKbqrb1+b9OI3+YbyjvmXuIH/WSO2tmyuzGe1i0X6b0sX/kwG //ScXLzkGX18aY4WhzBocqh8W3ViSfmO1/m7yszyM66S//z58+U5JGbqi/iGrta0zcP0u/FtTGKF cTGuxts53LKGrv/uieQYB+NrTF1z59RzXY159wVlJLLYgWumjPGUnGM39unDRtzX2Jb3ua3DYlLv Tpq7+X8EPEeyNrJvjrLPF88h/1guGQuxpveYxJ7mxn5/WMzUmrR4By8ksQ0e4Zbndq5P7zvhhYQF fA1LcC0uqeua4pGknCRfW8VSxU9kYZMy7AYnsA6DcJJPsxk2J85RDnOcwwJb5ZVjX+yODfLn6uKM uN459ippix0qZ67gObl1Xu8D4kFscr/FDbL5CJu3zb7ZtX32bJ9vOa9tevAbie6Oqyd2Ky4gX0xl XtIzMt/70it/Ik/b6sTC5ibKeT9gxjrYIGaZf9gSn2JXvFEXiyTjIPUnz19126/ucvLin9r3/oBY yfsH+oQhxhR35eOMMTJWxkN/9M+YuCbGccY2xk85fcc1c0NjxiaUJ1dc6horoz02Qz57Ir+xk68t 8ahEbqxnE2yKPTZ/8+zadybu5X4X11r39q3Jf3Z+8xZzT+USxhvbGzduLGPtmWffmohjrAGJXfi+ WEfMZB0Kk7xLJt7BFQyKZ9iDZepK+NYWc+Kd61wcZU5ILvnkxbHmVJhkrUliq3zTOfMxLBRbidvw kP2K37q/2rL5bJS9WgdzT2XH7JCNkqcsO1aWvboPi4fyC2Vxy7nsXB5fcM/lL8o6piN52iDfObqz 89aynHeOv2gnXbSPLeLC/IW+ypGBP+TyH75DnkQe/xSL8Htxk+dwYhfMmBxqruWZXHxx3nvc1rDn 2hTOkIFHnsuR6V0Ddd++fbu8g+C5nud94kzr4DHw1atXC+M9hxPbGH/64bz4zlY/XCMxTvxuq0+S 8/pmfF0r19l4GaPes1TfeOq333rovuSaGb/Gizxj2bUkxznjbly1Zcvu2DM7b53bd+7u4d5TEidJ nh+d+zdwMWjX9hQuKWuNrnmc32Gavw+HIa0rswNxiJgGryQMscUj1w4L8EE9XMEfcYv4yTlsk4cd 5LRWhWliMaxz/cl1Tjl1sKhYie/a55fkuo+JO9gYDrBZnOK70/eb57A1PuF+ij/y2T+O4AabJoO9 sl395vdx0HlJWRwigy8oy7bJjne4ZZ/v2TqvfX2gm36RwQeqQx/lxQDiJH7MF+knJYMPiaf4I//U Z+OgvjmSdyjFS39dPJPzfiPe+LPFDfzAlt5pcq51ae9H+l1vvPFXXftYJq6SxELeuTQv8x6U95y8 22RdDtccY5x3A7yDSR9jEvf1x76+6L80Y1CMMDbK2eK0sdFH10Bd1934kxvTlMdy11i+a6UcfhlP MrRJDrmScW187bve7h/up2zTbwR4n5uPYJJ1JfM36yDWlWybw5nH8a3pi7t89Zzy5liwo9n39bxX WfGScfUek/H2jAGbsAET+Hf3+f9erNsUGxXPiIvEPHyCLbAVrFCuGAmrME28JR/HWqMyHxQnmR+K 05xrDav6ZGsbh3BC4tOO+Tf7YafmOfzMPIEdYqK61cMA5XDGlh3rHw7VR/vFLfhHvuP4TJ64TB7b xbSYo+++SWX3bNuchf1LxV/mK8qnR75AlzhnHMUWfJks/ZGwUnltKsPH5GurPvBr7zu+uHjvEY+8 0+1dyL5rwwbvN3pvsu9TcMj72t5//N/F77F4R9scVpxj7ibfN3G+r8MgczJxkvUremKSNrDMd3bk 0kGetbHWxcRFcdtWH3Ba3+mNv8amrfL6hrvKNi+zjzHGQjLu+COPHGNtPMg2VuyDDGOF07bGVVls cn3Ud2+R1MN5tu2eyR/4he9x/f/Unr95hi1G8uxInOS73Ol70++2/eO/Q2msjCkuWV8y5v6PYvcG 3MAbLIkPjsUxmCXewS1xkhjInJ098VdcKtbi284rL891FmNhjy0uYZX9nveJm5RnFxiAKz1vwyTH OIUVjsVO7Kv7Ov/AE0mcpjyeSM33nGOrGMUWlVEW79ixuaskT0zCj7SjPH4Um+GLY8m8iZ8aB/vm gDEoviSLb/EZ8uhBfz7o3s1P+SSG8RH+0/0dm5yvjGNsJQeLtYeH3o3GIM+srN9gA644Rwe86Ftd /MAmMZZv2myLb8RsylqXJtv8V5wlaUMshGN4hYHuDRhonV4s5d1x58VNYkD9wg3J2OlX/XOsP/HC mMvDHrGhZEywX308Ml4YZCyNlWP57jPG1b58+8bHdYlLxgKj6Uc2m3Bd2TKbZKPWKvDIu5N9j2vN wz3curc4aXsn4PK1JayZzF7HS7FobnEel/o/CPzmCS6JYbACH7DE/ApDMElM47phEl7gEx92jxEX 4RAGYYD6OCO+al5GDr6Riz3OaUseDsrDQjKzLbwjDz/i0mQVW/aOjLkF28Mt51svx0fMkeyX4hyW ki+p51h/sMh9GGv4Bz/hA+wXi9gwJtDP8yEsii3Yw3+UV89+z8j5n76RwYfIxhplzVdsYxH/5M/u 6erZYhie8js6kJX/la99fMEPbDKvwRgMEtOIp3AIa6wb803teA6IadiCM87hAf30TRlsE3tIeCTO wjDve0l9e6uuNrWBkfomYZyt8cIJib7yyNeOhCXFPtjtPEbSxzU3DsrouyTPmLiurpFjutJdm7bu EWIvfbOGZm1NnO2+5TqyXTZ7++J9gFu3bi1Mik1+RxGT+Ahmrf8/7+l/08/OfX+OyzFcEof2G3Hi U+8KGHPXRcILsZNrZE28tW5swhP+i0WuJZZgDy41z8Me+XiDX2IudRwXk2CBuERdMRPm4Qpf45/s jc3IEz9J6sYlPs122Ry/jTHawx9+z3fpSReJvrGTXCwk0zn6Yy7+icmwA3tqwzYWzbgrP3GO7nyG j9jHCn6GMXgjX7/I0kd9aE5h3zl1yHBsq2981tZ5/VWHDvS0FTvxR21qg7+bo2ETNuCHeIiv4hAG 4QGdcJPfy8MTW+vHOI+5Yi71PZ/EIDKxBiPUVU4Mgn/8XhtiJPNNbdg3PzTvI19f1NO2du3jN727 7mJX9wbXT5/VMYbuE8aObOOOOepjlPrGy3UzPvqpPN1w2n3GVt/6wybj7dqz7bnGbR7hN974h2dv 7uG+2xJD7eLSer3k3Jmk/6dySXmxqGdyni+4F7hH4I/UewHNsc2z8an3nHBk+jPeYFKxT5zi5/zG vc79HiOcw6TiLWUwhw2KVfJ9tqm85Dzu4AfmsKNiImxzPs4ox6f5BFtVTlvkOEdvbFLeFpvoT4Yy 2qCjOsrQC+P0w/2YjnTAAgnHnGs9wz6eqse32D2/s5WKh3CEr/ElybE6OIY9fDQuqaNPyuR72pG0 r23+yg+xRDyDB+IlvijxZfNNa0bmX7ilDJ7we36OZ3TSPv+mN7/HImtT+CQu0oYYUFl1lBEDaQN7 JPNH53AOq2zphyVk6we2qSdfH/U9NmONPkt0o6Ny2iJPnvbjI24b3+5JzuOktX7PFM1b/TYCW9QP 6/364hqxJ7bufRnP3fr2zToHH7GmJHkvgN+sf7N7Mmjj07/zu1O5ZBytffvW0PMFcaqYVXyEPa7R nTt3luvkvQ3nvOva+wT4w6f5s1io+Zh5Hz6Zx4m3lHGPNc8yP+D36mCBOviGS1jErmz5Pb9mX83J cAxPsAJnJPyQsIJf8mkcKS7HJPG5OuTgF/ujr9hMvuMYqiw/J1Mf6Kpdss0DyaCTRFZ60kW54jX1 MK6y9KNb5fkeX3NPxxl6OocvjvEbB5Xjg/lqcRJe0ZVeyebn/Jhv8zsxASbgh30+jdP4hCeYgQd0 4L/aIZ8udNAmjmAYBuABfjX/cq2UKSbRJvm4pIx4Sj3tk2tLN8zRd7piiPb1lyzn5eu7c/qkr47J 0B/l6YJHtUl/fNWeOvrAjpTDwP78Dos5nH6RZUy0y2bYPXv17M03JpL3lMRFWIRJ/b8mh7hz6Pxk 2HXfvwqXrH0bczGq39nzLNQ7rXjk/1aXzO38bjEe2ZfkYwr24BMfbx42j/k2X3aP8n9V8A8MwgN1 ncctXODL/LLYAwfMUfg2u4kR5FUnPvBNLMpPsYafs2mJjbJtvpw8ZeiBJRiCK+ZA7p2OnSMvXmiX HuW1ZqWetpWvb9rCLWUwSz8ksqT8zj4GkEkO/cjin/zeHIeP859iBzpip62+qCvusHZSvMDPxUJ8 kK/KV5+fOibfvqQNbOGnYiM66atxcB5PsABPzIOUxwH+bGztp6tjfBO/JJ/+2rRVVxn8Uo6ea+7S UxlcogPG0IuOzQGxhk7qGj9jZowkx87Rr3Leu7Ke5D0Gtmj9HBvJZ3vmB9ZV3YvN0/iB+Zt5BP8Q G3kXYPpYPJG3rX//Gx81Lm3nmLk/lH/Ztt888R6Ta2A+LS7CJvcP/HGt7IuhXD9xLja1Po5Hri02 4QXWWFsqJsIM159d83ccUAYXsEbcpLz69p3n43GIv4pflOfrknZiUn6PAbjgmF9J/Nf9M9vFPPVs laOPhBmOxTRsPNnN0SqnDL8ll37iN6xyrAwd1OF3eCFfwiHjgDvOGw9tlad9OirLLyXxAd7wXf5m y5dK6pLBf5Xjh7Z4xV/FOeIDcRF9muuQS5ayxkZ95a2DWwOyr0+uhTHXR9dAWQzCCH2gI05YJ29e hiFiMfGxNSksUUdb+qCcY3WNCV3EPdpU1zxUvyT7roV7iraxj2xss6+fztmyLVzGTTId67NkHufZ m9/OtN5vfqsP+s3u9LM1brGS95PMHfrWBJcwaR97+N30vcv87RzPzbE5lkvqiJnEqrjk9608EzVf EyM1l2vNCZPku444VWyEM2JgfMIQ1xo7xERsnJ0pw8b5r1gL15Q3p1IeU7CML9jGF/Wbv/EPzMCc mCYPD7SrDjnxSznncUiZYjF+RY9iGjK1iw98HVNs2T2Z+Wbtk6OspIytPpKDLeoqg0M4wg/iEx+T 8M15sQG/5af5S+zgX8UL/FTqPq8NLLM1RuRjExm4I/F5Wz7L99Xl053Xjnzzmjdv3ixrMGJaurt2 +m3c9I1840ZfXLHt+RY24A35za+8c23txtwPn+jlHE7ghX3r5VhCbzKNgzExPrbGVp/pS0/ticOc p5MyknEgkzzlxH44jGFYiGfWx7SpH3jH9tgZG+/7EuvbrXG3phSPbPOxbZ62Pz5as7cxk38sl5QV M/V+pfczxEzY5N6BP1gkObYW2BoTDvV+Nj5JYieMwQi2ze+xQQzEBjzvkNynvDNgX76EW1jW3Ird ZDvycQOLMAArMKLYCYu02zM/x/axR/txRh1J/XTEBzKVU779jpXlA8rpE7u2z0fFPXwn1mCE+sqR xf7xpjr2+R7eqMOf1O+ej2vK8FF+zh+xgxz39+mvdNK+vmlTohM/FyOJC8zX+Kk8vspPycQU+Xy8 OAs7xDSxoT5qUx2ylFUGW+iDQ87T2Xl+77y5n9jEu07mb/RUlw7y/PmWRTl6el6mz8ZBWeNjXPQH z7DUODhPP6yKScrVL33QhjbtYxMu0V/7jRPWsj3rFdk1u/fOpPVW6xp8wvwtLq39bTs+jk2ncgnz 1THuvcvkungWYf5mLuea4ZD7ia13L22dwyRr3OIe7xXgjDgIH7CFP/NPCU+KjczX3ItxTXmMwqTW efiz8o6xSD3xADn8nh/wSeexo3t6cRTuyMMyfJKcY5PskQy+LA/XyFFeG1hlX56ysVBflJfI5zt8 G1cwQ+InfDmdtKctvkVfx8qpU+wTA/i3cvyb76nH75XDJ/wgX+ykXe3nl/pibOgrj09aWxIDYYXy 1lus8cgTc/BR5yQ8oNPcry2+bT3ZvMycjWzsUVYdddOZTO3gEg4W28hTDl8kf96D9XzMs0Hfrfjz Hjn+6Kut/huv4iV8iYP0c07bxhBjtStmireYRCfjh3PGrPtk9zBcYu+9C+DZmzUNa9yeuW3vch/H nssYfSqXkoVLYibfy5nLiZFaxxbjYlE8wifncUsyv4tJ+IRVOCP+wQOM4cf8vZjIVlyFScVc7ERZ vqU8RsQl59SXx67EHtmXOjiAB3yZ//NvSRk64FMyycAH3LTfXNCWb2MSFtmSbRzIJ5dt83HH2pLo glXO4yXb1wd5cYPvFFM47/7e/R6DlMt3HdM9X5fvmZOkTmsw2lYuHfioNh3zS+zgr/yS3nycr/Nt efkvvjgmW1vK0VU/scVzdb/7Z61YHCLuIB9flKWvvmOQ53DiFvW0FQ+whHzHZPtGz59vfXHSWrTv fP0fmOZ9eIJ/4iPjYHzUw7biTuOoX8YDx+hlrkYP7eOp+WNcois9XXdxvTUIduvdF3ESu/c9FiaJ k/gCJvk9oG3O9mds+hMuWddzLbw3Zq7mmmGO2MizCXnWw70T3rq4mAmbxEmYZKued/jxiU+Ldfh5 cQtGyHMOv7BJPO08f8eCeFEcg0kxCi/4IPssRsAfMQO7wxxbPqushDnJJF/SnrLsvXpkaAcH6dm+ WIlds3X+rnw80A5dbMkiI6Zhobra4V+SffnYRf9kkc+f8IAf2pKHLXzOeT6HJ/K0iW/8U9zC92Ne zOCzfDlZ5NDfNg6Siy1kKG/rWD3P8nwH55sVa9vqGgNrOGSqSwdjgUfmY2Iy/KI7JmiLLOVwST39 tCZv7kamrff1/fm2DtPME+mjfKymG/a6/mTika0xkeilrvbJdZ6Oxt14SWxRjO85judu3tmznoRJ 8ch6a+vcayatj7u3b9v97DqVS8obZ2nO5bCpZxK2uOS+Ik7CpLiESTiESe4/PacTG2MT3rQuzlf5 Ij/l77hg/cd8zhYH2AxmxbLiDhzBLPc6cvgz345j+betvDjGht2n+QQZyasdLOE37D356k6OxjU2 zZf5Cnn8jjyJLniECzhDD/v8R+JX2pHsT64qSxb/EYfwXVxRBsPo6By54gO+zlfpLGmH3zlHjjy+ im2xSn5t0CH+2I8ryqunvnr6ijHiF+94W68Ss4llzJeMq/L0EdeQiQmYg590JkM8po5zYjXn6eIY X5UlT3zkXXRzRvLoo+/a0Td9jFHawhwc0oY1KvGcOSFuasNYOme8jbHrKE5vLd/6RGvcYiVxknf5 ipGmL23M2c+cY8ZmjqV7z6E66/U8Mat1PnPr/j9ez0rNv3FJcj3N7cy/xFN9g+sYp8RQkjJYhVFi p3iCS3wfl8RMmMRepBk/yY89yot31MUX++wLy7AKf/ABW8RGxTpsms3z89jB17UlJqKTez2ZdJGP SRL55prKaEMZcZm22Tm/Yff8uHtxsZC2Ygpu8FE6SPb5mzrmnnTnm97J5qfK2OoPNtGP//NVx3xS u7GFHnyPnytDPr+no7q4Qz4/potj9fmu+CbfVY9M/q99fMQt7/mIlSQcUAZrxCQxNJ1t1cEROjum G56QqZ5jbShHX8d0URa36Kp+46p/yuOysuToq0SGPNfYN8TiLno5p011sxX3TvdV1wa/XIN+n5ut e18Sl8RK048O+dB2/jCz5ngew6X1mKrf+rdr5V1X73FYEzQHl8zn8EcsZN7WehIfdu17biem8o6T eBmzrGvjC2ZgEt/HBrGRczhAJjmTV/Yl9sU282n18UI+HxSDTa7gCD/Opp3HgGL5ytNF2xIWxqf0 cB6PcAb30t1x8UixAw5MHmhL+87zkxJuKCvpk3iCr+RL8Yh8cZhj/kiO+Qn/dcwn81XzKOfkGyNc I1uShxP8FJvEONZetMm3ydUWHtBJ+eZF+bly2KGcbXGSfKyyFaPEFJzDFv2nj77pJ/n0iCt46Zwt PYwNNmlDPf3XB9fOMZnO0VE9dbBVzGTuh1H6Sk/l2Zx7p3ulNQk2pww9zOM85+kdbkyyzrr2i+34 MHsuG6Orcqm5HNn2XR/vkoltXTfxLj7hkmsrTuo5Gv/FE3N2czpxkveblMMkNqGMWMgWO/BE7CMW kTBGfuySx57iFnbhDJ/HAzYqz71PHr/Fu6kTWc7LV5Z8cjHGfnpjq7gOk9TBJbqxW23SAV/4kvhG fWyiR8zACbEEn1G3NXjn+RlfjQ1iBH7DXyX+w6/4EMaIZ/SHLG3KJ4NMW8edb59+ZGKD+to1Lva1 gRF8WBl+jAm+87dOrH1ynaObfXzBLe/7eA7H53GDnmKkWKKO8+Ze+FUZW3KLFbWpP+TTUVKXHsbO lo701b7+GX/9cA3td05/1CVfvn4ZW5wsNs5G2BW7Y5Oe17DHnt+Inczf+n+V3I8nk9Zzicv8bjt3 ObeuyqXGtTWmfi8OmyTvcriG+CR2cm3FTPxZLFScI3aSJ04y58Mpfo4L1pkwADtwQR4fxpg5T8IC tlgcM9lUvKVuczXzNuXJlOgi9qFLPMQb8ZF21FWm+Sed9IH90s15/OIH4iOy7fMtcQF9xWjy+Q8f cX/nTzhi635uX8whjuEzZOCO8srwHf7Iz8UDuIMvfJE/t0ZCjvMYxA+Nmb7Ik/g7ebYSnWJ1+eRh o/aa0/WNHPnqOSeewQ7zLXMiz9foh0fO0905cZktvlgbx7j6qj5W0JdsfcYcOtCfHrinrnGyHmR8 9B9rjBP2GAdJXXLUI4scLNO+suo4p1376rhurnnP3YqVxPrWuf2fie63mGSt231449DlbIkRV9n+ KZfUt8bk3mGdCZ/EuMVN5nX9LhY2+V7O+hG/xgFbczk+X/zUOXkYYNtaePMcPsrX2SbbZ2fmIWwL J7ANYyTsSL62HCvnnK2yYh/tS/IxLt7xaQwiI53UkY917rGSuIg+dKMnH8cl/oYN9OVn/ITvxBTl +Y/Ed/iovpCpnnJ4gh1iDNzid+RqT1n+5V0h7OC7ndMHSV118vXiC3kYw1+1oxyO0gUHMAkDmvuI M5wr1sBC+zjknDoSn8cS8Uj+bxuj9KNj5cRL+hI3taEPcYlM11kdMo2rsvTHldikf9qQ0kkda+TY pK/66VqpZ2ucXU92KUayNmq+Jtb3DMf91XvcbLrfBBAnTd+5iu9tdfZzbY7tVdaXjG3P5iaf3FPE TJ6lelbnfuO+450B8TAbwJy4w+/xBKvkmfd1DgvkK4MD4h1xjGNs4OPsTTzC950ny3mMwRrymkuS hU3k22KesuXb1w4m8HmxELvFS3GTcvFPObpol53zd74hYQXG4FP5scgxHmEA3+BffJEfOkcWvxMH OKecezoG8DPni8O0rYzYRSyhPRzRPl9XVtIfMuVpR7KvPfXplk7qGlexj8TPtS3pk3PuBfhAn34r zjwPQ/RFvNQ7AJiljjxJmfL0kb76Y9zIxVb9aA6mDTqRS45y+kR/9eQnD4/oS0+8wjN8xSV11XNN 2Y7ryRbF6dY545FnN2J9MVI88k4MHrHz6TcbX/bz5apjM8f3qlyabXuHQxI7YZO4F5/ETb6jc92L m8zd4xM2iFmyj57lia/M9bMd5eICVrjXsTP3+fyKb/FBfIpR6k0+YRLOYBDGiI+a/5nbyTMHVJ/9 Nt+jH1l4pK409eD3+Qx/p5eEKbFlxlXy+BYuKK8ufyyGka9/9KCPvjmmL/YaM2NAvnNYQ76xII/8 xke+pJzzZGur2MqW/urxX+fwAHuwyTxNfIQP8lsTUoffew5nzQy7cAcHsAJzcCbeiHf+Ye/ektzG kTAK72BiHmb/XoAX4UcvyG+2wzP9eeI40gypfCmppCplR6BBgrgRzDz4AVJlbHKuLuOD/9rXrrZc NwbS9EM6Rum3+3Gf+u+6McMgdWkHo1pHSncuYJV6jInnZ+zsLdBIbMxegn9PCZNofDrJvOpdM3tm 19PW9/jyPGpML80la27zyWST+ca3+jQTNnnXao8bc2ITLdM+U988+VuY1vcYxWYK7Y9jBL3DvrAh 3+fnQj7GF/mxPPybTdJR+IZN6sAX7JkMsufE95V1rfdv2lNWf9WJZ8qnZ/gC3xe0zee0WdCGvNLT ZI6lyR9TxOZ7/ule5BXoI21an2GSgFlC2k1dNAEf5rvqjU9i5+q1JuTL+srPtSfI4xyT8Md+kP98 d00DuUeBrws4gEOYgkvKYIu21SNNO8o4jm3K4hbmuIZB6sIsfXC/sdV4YJB+q1sb8mGfGHP0V5v6 4V2b+5PufvUDz4yXZ8f2vG8xT2ITe8MkPPJu2ZyKSfYm2DO7zm82vh6TjO2luaRO67rWdJ6pZ4tN dJN5yLP33SVb6O8zYZHvnAQcwh7rfFyS1jdObEnevnfCFZygb/g9f0yDmPfZqPmYv+ILLrHLeII3 zrGCD+AQZqmXvqLznYvpJOnaUl47fIr/SGf72nOuPZzQJ3XKr3380ZZjXJHHMc7oh7y4I5+66A5a JF2hj+5B2zSLPPijPffuOobpA9bMvTdl+CXuGBscsB/Np+XFBGNFW6iXP/Nva0Ms8tsS30vaD7Jn HWfiSulYoy4MkUcdeOEe1B1vcaX+uRfXlJFP3N6YcdU//VYvrmGOd34Ypg33INZ22sgelj5hnvEx TgJ7YT/2FLCIRjJXppXMofEonbR73Nfl0JHzf8olzDnWceq8PSf74fYKPWfv6ew1WdNhk78/4Jsl DGIjzgXMYi/SzGWCfDhGM9kHwCaMah+b39MzfJvf8m12zabF7FLAACxgn3yPj/BFXEgfqat9JGyy v4U7NBLfVrc6fC/s74b5d4kwQf32uNIq8giTSXigPLbhU+tFZTFFf9IJ2MQX+Rn9p173JmAPX+av 6nGP2qYJ5Kcp1MUn+bL86sIafo9JfNmxdPn5tfLypy204Ztt6zPBGgyHYkqs0Y7y+IMN9IyygrZc 1y/16gvuYK5Y++rUX+Pj3H3FWCz1rOgibeASnuqP9rBNP/AbP7FKmmvuV13mB3OQ5y+wIxyi3/1t w7S8PSV/h9UexDLpZVk0OfKnXJL/KTbN+rRjnqGZaGKayXsNbKKbfD9gnsIh+072xfHIMa1kTuub S0zCIlpKGrvCDMEeAS1jLYUBGMMGs0Oswgf+zD6xwJzJ79ksP+HzAmZglnyt17BPO+qXjiE4QD/4 z78Xol1+pS7l2b7y2sYznNMvvua6/PonjzL8FhvyWzzVP4wSx1j900/n6tIv9cqHS7iZFuLf6pHu PrWBE7FJXF76h7bgz+rAAX3h73iAIXggYIg4BqnTeQzCJfvg1n441n0duaM/MRF7jIN+xmD32HWx vuERNmmbDsM8/cNSbdnjck19+q8uz8I4WfezAc+PPZkfcci6jZYXrN/6DuD4zu1o29OP9viyDJtj zccuNb7qLXi+5p6+28envr00X3kfi1E0FC45xytrOGxqbxKr+htP0vg7Htmb6lwaG4wFNFB8oiv4 dGzI38VzbWVel4ZD7UOok26ypsMBPuR37f79Ij5r/cXPcKb2ta0OfWw9KF9aSb+c8xv+w5f0jT/i D56IMVW6EBPdBx8Td090H7/GFfXhhzTMwkK+S+fgh3Rcch/y2RuyNuL7mBRn6Bn9MiY0UDpEHc4x QHnaS8AP14yJOn1DKWCIsjiIdTFPP/RfH6UJ2nMu6KN2aCDtqAOL1OGaNPeln9Ix0HMwNsbR+No/ bF+b7jWnsS9zIzs0T8Yj79z6hnv6xqX8Yuv5PX7Nsb8kl6am0kb74J4/ncwezFdswzci+CT4Rlyg mYT4RFPhlHnOXiXdRD/RTu1RYUhcwCrv3DABH/CEfbZPzl75av7vmBbKx7FCOeXppfikvLpxBifY P74I+CGvoBxNpF3HYiFmya+v2pBPPbSNPtBY2udXfBMjBX3rOF6JlZMPT2gSbOCrGNA1rOLH9lz4 uOtYoxw/5s98Hhe0kd5Qh2Occ8z/lVNXOkiZ0sS1rT7/Vhx293ed8EpZPMQk/VN3/Vcn1lQfbYRz YqzUf2ztHAvVlSbUd/eK/Z6xsfcu114AG7JXKWZ37JB+p5PoefMmOzWP7n7S7/HjWpx9CS7pu3Y8 b1xiC9lD6zpaGqfEAu0Uo+gnoT0n+1HsjH4SszVzIA7xU/5O2wjsEkPwgI4X4wDfx4A0R1qEfbtO 56hHjDPqxz+6DAvVw/axUTvacA2/sAtXaDB16IM0c7W6MUnbWFgb4rjIVzEOh/gsX0tD6ac+6jft lF/Lxz/5N05gU3n0Q1vy0BTYgg14hGXWQY6lKRcztB/XtClgU5pEWcfK4wMO6V/8cs13BX6fQjtZ 32EMbmFP2k6fHcekvjVSH/4Ijukm/14KxuGbOtyLsdGuZ++ZGHvPhD30exJ7SVjEptgXO+y3CfY+ +16Snc459Vp+t/U+zb1rcenUuGvLXpP1O5toL9xc5W+Fi9mMb0boKfuReIQ/6Sd7UOkm2knAKczA Cv5nnYUFzrNPTBLwAxdiBt/mb3xZ4Gvm2TQLniiHS5jT9wzmYHU7n3XTRHyDr5i3tYNt6tEf+giD 9FGe2tIeDtAQ2MBPBVpFPfroXIwVfFAoD9/GL9yxtsIYfHBdPvWrR/0CBmiHXzt237hFb6V3lOPv yqnbtRiiXvWklcTqSYeJ1T/7o199S9D7e31Uv/axTX6/ZbGnrQ6hvSzlrQn9WwfKK+N5e57uz/PA fs8Yj8wZ5iz2wm5wqTUb22tfof3t/Q7gaVac8ulrpb00l9prMj8JbAOn2ImYtsYn2hqj8Ah3rOfs QbEvnGJvWCT0rg4j7CuZJ3HD+zr2Sd8IzuVJt2BF/tp8bA7m9/wQU9i4fDSTuHrbg8ckfeATfJVG USef5m/8hkYS8IoPOcYn9edTyiiLA1jB/+kWvj7XUbFGXuVxCh/Eyuo//1VGSO/gr75oJ8Zop/ow BxfVyd+dqy+Oubc4hl845FysHfVo195z+9D63noMJ+kdv5XBHfvs6TP1GX/8Edu7tr+tf9qQZj9J XWLX8MsYGee0J+7TrJ6/Z8JuBOs2duOdG7syJ7I9c6S9pOXR/fAozr0Ul2hjbVm3Y1PreLG9Rnwq sBd74xjlfUnflVjb4ZS9b98QYJN98amZmiftP7nmXGgd5hhL6CkBF/gsv+InfAFP+CR7p23wpL0h bEs7sX3nGEX38FE+lv9bi6kf27BIHtek4wMGqFs7peEAf3NdwBUBd3BDvzCpMvwyvqlL/XimrGNt WqPhjDbotBgW7zBH37WNWcZAHuWdC+4LZ9TtHB8EZfRJ/bSQd3rytUZUj2B8ccfvVHwPRRvJoy1l Y5J1Hi1kneZ6mklf5VWPdM+I3nRP5iLP1PNuvkonsZP2LnGJXWGS71f6ewC7bntcLsVBMT7FQzaB U+YtelostPa3D2BNJ9gbsK4zB/adrv0l5+wQH9JG7fXQR1iEIQK9Q/uYW7GGTeMTbvBvjOL/9igw CVfE9E15laW51IVR2MTf8QRD1ONc/fLRWY5rBz/k0QZu8C2+jTF8WKw9ZbSvLhxqDSiWjk/aw6DS sCSd5j7URW/wd20IyriGMc7Fgv7Li8/q1i/5HONS2gcj6CKaJ6645hxP1IVX2tE+7smHJ5iFSTQV ruGhtNZ73tthG+0lv7aUNy7uSx/do7GJ956H524uoo3oaTEe0Ulsx5xGb+OSedD8KGSH7HL5dD98 ms/lku/jJodOHWs3DUVHY5OQtjansR8xNtlzst/EtrCGLWJR+ik24UR6CA/wqX0o86mAI9JdV5d9 I8E+EP/mh9iBVfwfT7DJuXT+Kh+uCNK1WR5lpGGSNQUfkt+x9Z5zdWgv/6oe7JNX+erHLlzihxjl mpivYgDdoM98Nq2HB3GIxsAN/ZKGY+pLb2BD7KBbcAmPXNcGhqpbuuvy289uj0f9uCXGH23gkrL6 JQ1nBPoHj7wTxEp1YllpNJd9b+2oLy6qRz/aU+rZiT0fz5ht9I6EzraXxGbYj2v2mRyb/7LJyaLp C13f+Dasms/iJbk0n7c+CM1h9HXrPDbUOs/eAPuid/gu/WONJ5gjscm8iTk4ITSPmkvll+Z6+aTT PbiEV1ihfvyQVzvsXjofwAjHfMR8bv8j7YMJAp9XHkcwwHVp1YNt0tVTfdKwhsbQJqZhlzR5xYI0 deEO32+9ky6hJTCCzsASjKAB9QFnrMGcC8rwe0zi7+km9bomSHOP7SXhimPcwBXl8IPmEWOWdtWv r9rFRO/kfDeOQ7RS+qh9bRpKPu/eqtv6Th/UgfnGQcByz8rztLdo79H8ZJ0meMeLP35P0j43zcRO nJv7pv11PH2htI0fl0vpJnaRdnIsHZ+s69hS/74vBrFHjDIvmiPZpn2n9pPE2COwYdzBCnqqQL+k vbAIh5p/xYIygutYoR4xnmAIv+d/Ypzi9+Z2fhRrcAaD1JOmco3uUVYabcSX+Sa2SHNNPuUxjj9i krbl0Ra/xkL5XcMuvowtAu5I58/0C2bhk/LyxSrpGIQtaS73hzHt7YjLg03axiFp2KYOfKKPlBP0 UZrvjmghusjefGs0ZZzjVJzXB23pn/sxBphuDDwHz9YcZA2PNWzAeo0dtLfNVmjs/h6AdypY5Z0K m4o3y6LbcKfxPxfP53IrvVTfJp9Kw6lYFZv6HlPcnhP7xKZ0ER6xX1ootuCOcyyimdg6X+f31oXs HiusdzDJOQ7FJ7FyeFb++IFL6SVx6w4+pZw2BPm1m3bCC2ny4ZJy+qQfrsUmPsqH0z/pHG05Vrc6 MCtthEP4Iw2bMAhDKuNcHuUdYws9ExewBx86dz22OVYX5tA10sU4hVd906SsdDqIvqKFcEg+3HSt NRw2OXev+u1+rGuNn2dnPvF88cj+ke/ZfJNLF9lL8vxxCX+83xXT2N6n2CNgR5NJbGzafza38e1Z NZ/Lrbl0yh6s7UrvN8D2Ls2DNDk2FTCKbbJb++L2wWml9A4m4YngmM3TMRiAE3w3/cMXXJfXdYxy jmmCevmJY9dwQYxpuCDwLfN97ciTpsEi1+IXBpVfHbQK36c5pNMg1mw4gQE4Io/61IE96tBuPMO0 jtUhxCIxLTPXbOrGpZijTdeNCXbpr/q0W8AmfXSOmzQPLuGQPST6Tz04pf/StVO7yqpDOUySrp2e iedkbhDbQ/J+DZPMQ45pJHbg2yTP334S+zCH4VHfBGBSdjTjaf8zfY9vy6b5XO6JS0ftxK5ocPMj 22sPoZgtmjfT9GzXus56j8ax9hLSTvSUNUHMwBR6hV+0tsIqjMATGkZZdQnK417vAfmN+vHMmsyc 3zrGublfHY6xQyxok99jhnbFGMBH+Wv6gS/bN6YzMEAegf9WVnlp2MG3008xTLvpqcmo+oBJGIJz XVdGvUIMlx8b3WNljRvOtR5TV99J0kP67vcjvvnGL/1Ut75hq/pjq7kAizDf/NK7Cms36zX8Eexj m4fsHfmmhA1kG5hk/d+3ANPOzzGHzZ27tukvy6n5vO6FS7NP2YP5j821192cSK/3TQFGsU9a3jxq L5TWxw4caQ2GR2ye/WMNNmFKGgaH+DZ/4Xt83zWxa8rTS+1hpZtwDJ9iHw7hlDRBPr6tXszAPPzQ Bh+VHm+k5fPSrL2wyT4zBqRR+DNO8W/5+byyuOLcddyTR/2t6Rzjoj64L+1bc9FK7t39CvqpHvXH Dv3Rvj6pW5nK4qY+0kntP2Gdc+/ZBHnrnziGas/4WLP17pQm8gzb36aNPWMaCaME39969myEbjI3 SWMb53RSdjXj5dLLsmeO/fF4MuBeuHTso3M2xybZIV1kLtR3+wXmROf2NvGKzZpP5TWf0k3mVus7 PMIVHMIN87JzviDunK/wZbqAb/IZfsnnsSmeYZG6BMfqEGIWTcWn+BmmyocD8tJouFX9OEGraBMb MMO1OOY6Pgi0lFj+1lnYghHS9F0eDMEVaepRr3oEdeuDcXDNvQnuUx9bl0pLH4lpOAF/7BX1Lq51 H2ZJwyj5sFJf7C3RU3SVtgVjaWy1ZZ4wdhhuzNpH8iyPf/+/dyC0kmfunA1glvch9DJ7kZY9LXfu hzs9k3PxvXOp/pn32J9vBjDK9wN9Q4BLgvmRfcrX905smp22pmtNwP6xAT8wqXdzNBU2ucZ/+DM+ 0FRYJfCjtA6/4k+u82Xl1UdPCdYhmGi/FqNqXzoNJ10sqEc/tMFPWzeK1aXe1p36lU/XF/3CF5oD s+xb44j68Ig2wSP5Y1Tckz/+tC+ujDSsE7AOc/DGudg7tlijPVrIuMmHRXQSdjmn91zXlr7joXvT X/dtbIyR0HsMMfaYazxXe9mesTnIur5vt9kFGxFjGK75lpKtZPvZUufFy6v749V8Vvekl9jK7Jv3 KWzQWq53vdLopQJOsd3Wc7Q8G2Wf/YbFHgWbFU9W4BMtFZcwgt/gA42TPqJv+Ctt0poLj6Tzr475 Gb4J5n/coZf4HMZY07U3pW1p2taOtpWTh6/KZz2Db3imHn2tnPqVTa/hl/UajrT2cu664BiP9D/2 YlH71nQPnYMf1ozSHbeOxCHBubWab7TxyfferdHSbMqqa+6hGSfjJbgX9+pZuEccsv6mc+ld67Le r2GRwA48a3ORZ49H89tt3DJuxkdZ/PmT9Vy82vh2vJq+f09cYhOzb+wu7ojnteyHjbJZugm7aHp7 DTSTODax+f5mCkZhBf2EKTEBJ2bAAXySjz/xO7/18rt32gO/8IrPC+qSHyOUEdThHEP4DZ/EFOl8 kxZy3bFr+uYdFC6J+S4uiWOWvrsmYJp21IE53oFZa+kfLZVGwVQBt7AFh2ga2sZvQBwra++aJqKD xM7tYeMMvaSsc793e/fu3fd/JwqXjIM26TM8wyTnWGic3C9OGwM61v14Hn2P5nl5Vp6ZZ+h5ppOt y/DInMQmjloHf2ik1n7yso/5Xjd72fh23PnV2E//vjcunbK5c/aVnsImtsuOzZs0k30G6wDrAXqL zbfvxB9oJ75sfYMJ5llcwKW0iGM8EbCLDsEkv8WwTsIivqcO1xzjFzbRB3wSq+gVbaRvlMMLebEj LuEN/WCPRf8EfOLD+keP6aP0tBRfdw2bcDPNow39ov/0wdpMwAt57AVhEf7EJLzx7h6fvEtz7j2/ Y6zDJNfoJe/Z3r9///3vIslnP0s77lvo2DhhJ7a6L0yiZ8WYRBvhkP1Dz0pM/+IMvniuuJNOdnzO RuJX9j/tvLSNl0vXtAG2yW69G2arscm57+poefpJnIZKM1kzCPyEX4v5OQZgR+sxXMrn+TeGWAPR HXSOfZs0Cf/DIen8UH5ccF2aOsXY0d60a0LaSltTH+EPTaRP2sIUjNMvLJOOoeqWjov6hkk4iRWO 9a31p/btP9n7wSd9oYusvdJGGOQ7JPyV1vcArfHUhVUfPnz478ePH79rLnoJZ/VL/+oXPumf9aj1 mm8hscg8Yb4wd3hGWGROEWgl+hiLPFt8cZxmmryZx9Pejuya1/b4Ptk0n+W96aVsZtrVPO56sXsR mk/ZMzZZ2wnsHadoKD7BN/gE3xDM3dKFWIUNtAtmWX/gC6bQOPysvSd+KC1tQifQVekfGqmAPdYz 1jmYwMfVKw3H1KktazXttmYT6wt+YYp86Tr5sCn2YSEu4YYYKwRMU1abYroJm+wvWc9Zn4kxSt9a x1mfOVfeNWtAdfQNQdpJG+7PvWKS8cNUceu31mjGnCbCo75DwyJ7SDRSz432mTrZM8aomcYGTtmG PKfSs5mNl0t/awPsMNuax+fqY4sC2zWvCq3rfOuET3wBn/gFn8Ar7/BaQ/gGytoCu2grez0YQIuY 83EHF/hf/MEr2qR9FNfTMrhRUIbvqguP8E1Z+aXhkza0h0P2YTCJ7lBWXvxpL4y/S5cmYJJ61Ks/ vYdzjpvYgUnpKGzCL7yhh6RLo6HoMuyhDcUYRjeJtaMvmJxG1I/Wm8bM2KVNrd9oUXs/7WnTr8be M0gn4ZE5xTPr2LOcz/spOzh3LRua9ezxculPbOBoQ8fz6pLODgulF7NngYaindo/7T2z9Z21Al6Z q60jBNyytsCnGGUfBCessTDCsUAXtObDhbSSPF1zXTm+Wfl4Ik/cyc9d49/Wle3Nq0+6vDFOWfU5 xyLlY51zHErX6Jf+uU734BRGYQxNhTt4hU/KYJVr1oRY5Rin7ENZ66kbkzAWR3FS36zT/LYa140d fYRD9vLSolhLn7ZuM96eRRyyFjef0EqOf0f3nLORbIGNdLzxffKo5zKf1b2s484xpj6LZ79n+vFY vuy19V36CaeE1gz4xE/4R5wyh5vLMco35PzNPo8YN3DJMd5YgwnYkG5IZ+GGPJ3jC1+e/Il5sQeT 1E1juKZOHHJsXaQf6pWftsI+XJAPIzAIb3DFGpMOE+ITbmGRPSQcao1nLxublJNfPnpIOSwTaCV9 MQYFbTvGbwGDjJv3at49pE/dk3uXbuw9A5qp9Zrn1XxzfJ5/e45rf1t2y708w6Z/3wuX/tYO5r3M OrJx1yebmo+tGfIPOipWlYZT/MaaA5us7cSCNcr8LV7cwB88EfNVDOkcn9I7MUYatuTb7b8rU1CX oIwgD62izfhkL4cWwSrXrA0xKh0WnzBMOv7QP/jkWrrJOS0kn7WoenCJZmttqi/dv/04+og2au2L S9bFWG/8aCKxd204Jd3YF+Zzcjyf4R6/PBtuOebTl187l86NIxsvtK4Tz32o3uFZ5/GTmGVdQTvx IboJm/r2IC1g3m/PBKPogRgixo8447r1TGsdusK56zSQ4Fg6n+fv1kD5ujTX8UeMEViGaViEf7gU T7ApHSeWX4xBNJA1Hd5IU0+aCyf1UZrr6tE394OzYveiX4L7b3/O+Ag4RG/iujUyJhlLQRrutw/o eXh+Pafl0mNx6Oi7j8Cl4z2fOucfaanYhU24xIf4V/uy+CT0t1aK8Qmr6ISY4li6vRT6yjldUZCG PbEJ05TFInmU4/N0yDEvNtBKMQqblMcr7MAUrMIi6yZBfuf2wu1tu56+mkysfdfls5bDoRjZvYhx ybs17CkYM+vi1sqti6XhvnkgFrHBXWc9NoeOPrlc+v9eFSbhkJiPGBe+k17iV3wqv2vOp6OkYVa/ 46ITev9NI7jWOga37AXjDe7wa76OTUL+jkMxCdfwLG0iHz1lfUcf4ZhrjqvHddzCHHxq3ehYmjWa oA4so4+wUZ+0pX3tqhOTlOkdgHvou0c8wk36yDgYozhujGgiHMIn6fIYV3ZojOkiMUZNWzza6Z4/ FremLbzVddyvbNoYxCVMag3BV/gUNuVfxfZo+Rou8bfpd/aoBNeOfKKzcMv+Cp/O14uxwLG4Y+fp rdKxAItwLD1l3ZXWkk7fSGvNiD80EdbQWM7lS7upJ7bijDUrBmlH3FoWY/ElDdQYNDbGw33K0162 OK4b6+MzacyP6Xv+WDzqeb82Lh3tt/n2mN79nYrP5TUWx2vYxI+az8XYZc7nf+3r8kkBj8R8EHv4 PJbwZenK0E98eYbWgukQ9TqOE86xonP5sUKMH67TOLQOjmFea7/YQ5fhFl3kWL+wSH71xiL9w5Wp 8xwLWNMxLuGx+8Kdxqj7dK31mbhxkc9zOY71qWe1acul16CXjrbM3mPF8do1bBq70lcYQ/uI+aVg 31yQxs/xgY/TXFjGVzFLcNz3VHw8HaKskP87rgyWSZe/erFCeutH9QhYg136gEGYpU/SXMM0+ZRV h3bUq6/1D2elS0sHOq9PWGP9G5M8Axw3FkddVHpjKO4ZzePSNn5MJnnu0x5eK5emnnlJW+Z72JL/ GUv+6Rxv+DZ/rn/y82HXpLf/i1f8GxPErgsxrLzKOxZcxxJ14ApG4RLOqEeQjj2utSajjWgreaVj jbw4oy5B3fXFufa0HYPKp9/mhTkfSItRf/Isph3+SbnN+zbZNe3hNXDp3u2Qj6bh+Gh+mv/GJul4 VcArIQZMfuGBcsqI44I8jvEvNjnHmtZbeOMYg2gkQV55cE+ofnXXP3XXf7HzmRZrp/3c+7PZ/r0e hk27Wi5d7rkZVywS5hi35izdtTRWHKhcPBCXHw+cV48Yi2IMrmBbGkjccftDmIRFgrIxRl2F+qB/ 815Krz9TK63fX85+Hn0sp88sl25jV3w7358cmJySR4gb5XOORdZeYoyJTWmi1n0Y5BrdIy5/PlAb nW98G3vYcX99+0tv+ZnFBczBF/wQO3ffsUgsrxi7MEmQn47BKum4g0XVM7XO5Nsc0+qeaXu8fHpp G2CHtbl66fn2hxeN5zGOJU/lqYzngh3z+XRtxliTrpJXUH9tHfnT9VnH7M+s45hn5pvX9vj5drNj +PMYssPGZLn089g0LpeM25fJ/5+qez6bp/Kp8ylmuFZ4qh7XtPlUXb8qv9evb0OPMMbT9pdL17ep +FB8tLH5POaxfPFC+rxW+rGu43n5xLP8zFeembbH17eLHeOfx3ja53Lp57G5ha3M5/Gc9vHlHGPo K3tO1ni1Ud7i0je+vU084jOYfrBcevs26HnjUuvJa9i8PXj77dqofsfLvLdvXz3v58bLpevZirGd vjiPn/vcnlNevwrPqedcWd9J+W1gtuW7z8moc+U2/Xq2+NrGNtvR79VLaxeXsF/fS/k9cHX5Td60 s9I3Xns7ZwPTXpZL17GTvqc+9wzeYrpvzN2XPSy/e3FsHN7ive49Xd5vlkuXH1O+2LpFbB3jdyKP aL99P+Xep6094ljsPf++r01bWb30++P2lI3xxcZVTDs8EpemLprj8NSY7bXL2N5bGcfsxv0sl65j G77Hnr56b7Zz6f1499s9Zl/3fP/1dePr2P/fjGt2o+xy6fnPZfq4sZ3nf/N8Ll3mVH9OpT2n3daw 6pjHz6lzyz7fNl/TGC6XHut5vybb3L4+nm3aA/Hcp75evfR4drC+v8/83myAfvd7hPj0+fPn7/u1 NNSGHYO1gbWBl7YBLGp/0t8tdL56aefOe5s7tz+PZZOt39rzdL5ceiwbWJ/f532PNuC3lWkm/fvy 5ct3Nu3/dgR2BHYEbjUCnz59+tH0MunHUOzBjsCOwI1GwB738b9v374dk/Z8R2BHYEfgJiPw9evX H+3+658F3X/+Cf779z/B8f8EAAAA//8DAFBLAwQUAAYACAAAACEAd5NRx9oAAAAFAQAADwAAAGRy cy9kb3ducmV2LnhtbEyPwU7DMBBE70j8g7VIXFDrUJS0hDhVVcQBcWqA+zZZkoh4HWy3DXw9Cxe4 rDSa1cybYj3ZQR3Jh96xget5Aoq4dk3PrYGX54fZClSIyA0OjsnAJwVYl+dnBeaNO/GOjlVslYRw yNFAF+OYax3qjiyGuRuJxXtz3mIU6VvdeDxJuB30IkkybbFnaehwpG1H9Xt1sFKSxmyLm9erxx55 8fThv4aK7o25vJg2d6AiTfHvGX7wBR1KYdq7AzdBDQZkSPy94q2WtyL3Bm7SNANdFvo/ffkNAAD/ /wMAUEsBAi0AFAAGAAgAAAAhALMmAA8dAQAAegIAABMAAAAAAAAAAAAAAAAAAAAAAFtDb250ZW50 X1R5cGVzXS54bWxQSwECLQAUAAYACAAAACEAOP0h/9YAAACUAQAACwAAAAAAAAAAAAAAAABOAQAA X3JlbHMvLnJlbHNQSwECLQAUAAYACAAAACEAUOtSK1QEAAC1EgAADgAAAAAAAAAAAAAAAABNAgAA ZHJzL2Uyb0RvYy54bWxQSwECLQAUAAYACAAAACEA2zRHqdIAAAApAgAAGQAAAAAAAAAAAAAAAADN BgAAZHJzL19yZWxzL2Uyb0RvYy54bWwucmVsc1BLAQItAAoAAAAAAAAAIQB+Cqrw9GMAAPRjAAAU AAAAAAAAAAAAAAAAANYHAABkcnMvbWVkaWEvaW1hZ2UzLnBuZ1BLAQItAAoAAAAAAAAAIQAUty/5 NkgAADZIAAAUAAAAAAAAAAAAAAAAAPxrAABkcnMvbWVkaWEvaW1hZ2UyLmpwZ1BLAQItABQABgAI AAAAIQAs/G0LlqsBAGDgBgAUAAAAAAAAAAAAAAAAAGS0AABkcnMvbWVkaWEvaW1hZ2UxLmVtZlBL AQItABQABgAIAAAAIQB3k1HH2gAAAAUBAAAPAAAAAAAAAAAAAAAAACxgAgBkcnMvZG93bnJldi54 bWxQSwUGAAAAAAgACAAAAgAAM2EC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816;height:22580;visibility:visible;mso-wrap-style:square">
                  <v:fill o:detectmouseclick="t"/>
                  <v:path o:connecttype="none"/>
                </v:shape>
                <v:shape id="Image 33" o:spid="_x0000_s1028" type="#_x0000_t75" style="position:absolute;left:18093;top:3101;width:13792;height:17545;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F7vbf/EAAAA2wAAAA8AAABkcnMvZG93bnJldi54bWxEj81qwkAUhfeFvsNwC27ETKpQappRSiXo SqoVpLtL5jYJZu6EzJhEn94RhC4P3/nhpMvB1KKj1lWWFbxGMQji3OqKCwWHn2zyDsJ5ZI21ZVJw IQfLxfNTiom2Pe+o2/tChBJ2CSoovW8SKV1ekkEX2YY4sD/bGvRBtoXULfah3NRyGsdv0mDFYaHE hr5Kyk/7s1Fg19/bfu5i+7s6nbPjdexdvtFKjV6Gzw8Qngb/b36kA4fZDO5fwg+QixsAAAD//wMA UEsBAi0AFAAGAAgAAAAhAASrOV4AAQAA5gEAABMAAAAAAAAAAAAAAAAAAAAAAFtDb250ZW50X1R5 cGVzXS54bWxQSwECLQAUAAYACAAAACEACMMYpNQAAACTAQAACwAAAAAAAAAAAAAAAAAxAQAAX3Jl bHMvLnJlbHNQSwECLQAUAAYACAAAACEAMy8FnkEAAAA5AAAAEgAAAAAAAAAAAAAAAAAuAgAAZHJz L3BpY3R1cmV4bWwueG1sUEsBAi0AFAAGAAgAAAAhAF7vbf/EAAAA2wAAAA8AAAAAAAAAAAAAAAAA nwIAAGRycy9kb3ducmV2LnhtbFBLBQYAAAAABAAEAPcAAACQAwAAAAA= ">
                  <v:imagedata r:id="rId11" o:title=""/>
                </v:shape>
                <v:shape id="Grafik 27" o:spid="_x0000_s1029" type="#_x0000_t75" style="position:absolute;left:1307;top:3101;width:16125;height:16777;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LhDL1vDAAAA2wAAAA8AAABkcnMvZG93bnJldi54bWxEj0FrwkAUhO+C/2F5gjfdxIO10VUkUNBb jV56e2SfScju25BdY9pf3y0UPA4z8w2zO4zWiIF63zhWkC4TEMSl0w1XCm7Xj8UGhA/IGo1jUvBN Hg776WSHmXZPvtBQhEpECPsMFdQhdJmUvqzJol+6jjh6d9dbDFH2ldQ9PiPcGrlKkrW02HBcqLGj vKayLR5WwWWTn4r26Frz9fk+5D9n8zinqVLz2Xjcggg0hlf4v33SClZv8Pcl/gC5/wUAAP//AwBQ SwECLQAUAAYACAAAACEABKs5XgABAADmAQAAEwAAAAAAAAAAAAAAAAAAAAAAW0NvbnRlbnRfVHlw ZXNdLnhtbFBLAQItABQABgAIAAAAIQAIwxik1AAAAJMBAAALAAAAAAAAAAAAAAAAADEBAABfcmVs cy8ucmVsc1BLAQItABQABgAIAAAAIQAzLwWeQQAAADkAAAASAAAAAAAAAAAAAAAAAC4CAABkcnMv cGljdHVyZXhtbC54bWxQSwECLQAUAAYACAAAACEAuEMvW8MAAADbAAAADwAAAAAAAAAAAAAAAACf AgAAZHJzL2Rvd25yZXYueG1sUEsFBgAAAAAEAAQA9wAAAI8DAAAAAA== ">
                  <v:imagedata r:id="rId12" o:title=""/>
                  <v:path arrowok="t"/>
                </v:shape>
                <v:shape id="Grafik 34" o:spid="_x0000_s1030" type="#_x0000_t75" style="position:absolute;left:32494;top:3975;width:20884;height:15903;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FBk8A3GAAAA2wAAAA8AAABkcnMvZG93bnJldi54bWxEj91qwkAUhO+FvsNyCt5Is/GHUlJXaQui UFAaC8W7Q/Y0Cc2eDdlNXN/eLQheDjPzDbNcB9OIgTpXW1YwTVIQxIXVNZcKvo+bpxcQziNrbCyT ggs5WK8eRkvMtD3zFw25L0WEsMtQQeV9m0npiooMusS2xNH7tZ1BH2VXSt3hOcJNI2dp+iwN1hwX Kmzpo6LiL++Ngn44TN6n4XLaH8vDKXzuf7aBt0qNH8PbKwhPwd/Dt/ZOK5gv4P9L/AFydQUAAP// AwBQSwECLQAUAAYACAAAACEABKs5XgABAADmAQAAEwAAAAAAAAAAAAAAAAAAAAAAW0NvbnRlbnRf VHlwZXNdLnhtbFBLAQItABQABgAIAAAAIQAIwxik1AAAAJMBAAALAAAAAAAAAAAAAAAAADEBAABf cmVscy8ucmVsc1BLAQItABQABgAIAAAAIQAzLwWeQQAAADkAAAASAAAAAAAAAAAAAAAAAC4CAABk cnMvcGljdHVyZXhtbC54bWxQSwECLQAUAAYACAAAACEAUGTwDcYAAADbAAAADwAAAAAAAAAAAAAA AACfAgAAZHJzL2Rvd25yZXYueG1sUEsFBgAAAAAEAAQA9wAAAJIDAAAAAA== ">
                  <v:imagedata r:id="rId13" o:title="" croptop="14265f" cropbottom="5513f" cropright="15582f"/>
                  <v:path arrowok="t"/>
                </v:shape>
                <v:shapetype id="_x0000_t202" coordsize="21600,21600" o:spt="202" path="m,l,21600r21600,l21600,xe">
                  <v:stroke joinstyle="miter"/>
                  <v:path gradientshapeok="t" o:connecttype="rect"/>
                </v:shapetype>
                <v:shape id="Zone de texte 2" o:spid="_x0000_s1031" type="#_x0000_t202" style="position:absolute;left:1308;width:4140;height:328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3glTecMA AADbAAAADwAAAGRycy9kb3ducmV2LnhtbESPzWrDMBCE74W8g9hAbrWUkpbYiWxCS6CnluYPclus jW1irYylxu7bV4VCjsPMfMOsi9G24ka9bxxrmCcKBHHpTMOVhsN++7gE4QOywdYxafghD0U+eVhj ZtzAX3TbhUpECPsMNdQhdJmUvqzJok9cRxy9i+sthij7Spoehwi3rXxS6kVabDgu1NjRa03ldfdt NRw/LufTQn1Wb/a5G9yoJNtUaj2bjpsViEBjuIf/2+9GwyKFvy/xB8j8FwAA//8DAFBLAQItABQA BgAIAAAAIQDw94q7/QAAAOIBAAATAAAAAAAAAAAAAAAAAAAAAABbQ29udGVudF9UeXBlc10ueG1s UEsBAi0AFAAGAAgAAAAhADHdX2HSAAAAjwEAAAsAAAAAAAAAAAAAAAAALgEAAF9yZWxzLy5yZWxz UEsBAi0AFAAGAAgAAAAhADMvBZ5BAAAAOQAAABAAAAAAAAAAAAAAAAAAKQIAAGRycy9zaGFwZXht bC54bWxQSwECLQAUAAYACAAAACEA3glTecMAAADbAAAADwAAAAAAAAAAAAAAAACYAgAAZHJzL2Rv d25yZXYueG1sUEsFBgAAAAAEAAQA9QAAAIgDAAAAAA== " filled="f" stroked="f">
                  <v:textbo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a)</w:t>
                        </w:r>
                      </w:p>
                    </w:txbxContent>
                  </v:textbox>
                </v:shape>
                <v:shape id="Zone de texte 2" o:spid="_x0000_s1032" type="#_x0000_t202" style="position:absolute;left:18092;width:4140;height:328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yupsOb4A AADbAAAADwAAAGRycy9kb3ducmV2LnhtbERPy4rCMBTdD/gP4QqzGxNFRatRRBFmNeIT3F2aa1ts bkoTbefvzUJweTjv+bK1pXhS7QvHGvo9BYI4dabgTMPpuP2ZgPAB2WDpmDT8k4flovM1x8S4hvf0 PIRMxBD2CWrIQ6gSKX2ak0XfcxVx5G6uthgirDNpamxiuC3lQKmxtFhwbMixonVO6f3wsBrOf7fr Zah22caOqsa1SrKdSq2/u+1qBiJQGz7it/vXaBjF9fFL/AFy8QIAAP//AwBQSwECLQAUAAYACAAA ACEA8PeKu/0AAADiAQAAEwAAAAAAAAAAAAAAAAAAAAAAW0NvbnRlbnRfVHlwZXNdLnhtbFBLAQIt ABQABgAIAAAAIQAx3V9h0gAAAI8BAAALAAAAAAAAAAAAAAAAAC4BAABfcmVscy8ucmVsc1BLAQIt ABQABgAIAAAAIQAzLwWeQQAAADkAAAAQAAAAAAAAAAAAAAAAACkCAABkcnMvc2hhcGV4bWwueG1s UEsBAi0AFAAGAAgAAAAhAMrqbDm+AAAA2wAAAA8AAAAAAAAAAAAAAAAAmAIAAGRycy9kb3ducmV2 LnhtbFBLBQYAAAAABAAEAPUAAACDAwAAAAA= " filled="f" stroked="f">
                  <v:textbo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b)</w:t>
                        </w:r>
                      </w:p>
                    </w:txbxContent>
                  </v:textbox>
                </v:shape>
                <v:shape id="Zone de texte 2" o:spid="_x0000_s1033" type="#_x0000_t202" style="position:absolute;left:33048;width:4140;height:328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abJosMA AADbAAAADwAAAGRycy9kb3ducmV2LnhtbESPzWrDMBCE74W8g9hAb7XkkpTEsWJCS6CnluYPclus jW1irYylxu7bV4VCjsPMfMPkxWhbcaPeN441pIkCQVw603Cl4bDfPi1A+IBssHVMGn7IQ7GePOSY GTfwF912oRIRwj5DDXUIXSalL2uy6BPXEUfv4nqLIcq+kqbHIcJtK5+VepEWG44LNXb0WlN53X1b DcePy/k0U5/Vm513gxuVZLuUWj9Ox80KRKAx3MP/7XejYZ7C35f4A+T6FwAA//8DAFBLAQItABQA BgAIAAAAIQDw94q7/QAAAOIBAAATAAAAAAAAAAAAAAAAAAAAAABbQ29udGVudF9UeXBlc10ueG1s UEsBAi0AFAAGAAgAAAAhADHdX2HSAAAAjwEAAAsAAAAAAAAAAAAAAAAALgEAAF9yZWxzLy5yZWxz UEsBAi0AFAAGAAgAAAAhADMvBZ5BAAAAOQAAABAAAAAAAAAAAAAAAAAAKQIAAGRycy9zaGFwZXht bC54bWxQSwECLQAUAAYACAAAACEApabJosMAAADbAAAADwAAAAAAAAAAAAAAAACYAgAAZHJzL2Rv d25yZXYueG1sUEsFBgAAAAAEAAQA9QAAAIgDAAAAAA== " filled="f" stroked="f">
                  <v:textbox>
                    <w:txbxContent>
                      <w:p w:rsidR="00690125" w:rsidRDefault="00690125" w:rsidP="00690125">
                        <w:pPr>
                          <w:pStyle w:val="StandardWeb"/>
                          <w:spacing w:before="0" w:beforeAutospacing="0" w:after="200" w:afterAutospacing="0" w:line="276" w:lineRule="auto"/>
                        </w:pPr>
                        <w:r>
                          <w:rPr>
                            <w:rFonts w:ascii="Calibri" w:eastAsia="Calibri" w:hAnsi="Calibri"/>
                            <w:sz w:val="22"/>
                            <w:szCs w:val="22"/>
                          </w:rPr>
                          <w:t>c)</w:t>
                        </w:r>
                      </w:p>
                    </w:txbxContent>
                  </v:textbox>
                </v:shape>
                <w10:anchorlock/>
              </v:group>
            </w:pict>
          </mc:Fallback>
        </mc:AlternateContent>
      </w:r>
    </w:p>
    <w:p w:rsidR="00D52A19" w:rsidRPr="00816848" w:rsidRDefault="00D52A19" w:rsidP="00D52A19">
      <w:pPr>
        <w:autoSpaceDE w:val="0"/>
        <w:autoSpaceDN w:val="0"/>
        <w:adjustRightInd w:val="0"/>
        <w:spacing w:after="0" w:line="240" w:lineRule="auto"/>
        <w:jc w:val="both"/>
        <w:rPr>
          <w:rFonts w:cs="Times New Roman"/>
          <w:bCs/>
          <w:sz w:val="20"/>
          <w:szCs w:val="20"/>
        </w:rPr>
      </w:pPr>
      <w:r w:rsidRPr="00816848">
        <w:rPr>
          <w:rFonts w:cs="Times New Roman"/>
          <w:bCs/>
          <w:sz w:val="20"/>
          <w:szCs w:val="20"/>
        </w:rPr>
        <w:t xml:space="preserve">Fig. 1 </w:t>
      </w:r>
      <w:ins w:id="221" w:author="Sarah Lindner" w:date="2017-02-03T15:40:00Z">
        <w:r w:rsidR="00125353">
          <w:rPr>
            <w:rFonts w:cs="Times New Roman"/>
            <w:bCs/>
            <w:sz w:val="20"/>
            <w:szCs w:val="20"/>
          </w:rPr>
          <w:t xml:space="preserve">a) </w:t>
        </w:r>
      </w:ins>
      <w:ins w:id="222" w:author="Sarah Lindner" w:date="2017-02-03T15:41:00Z">
        <w:r w:rsidR="00125353">
          <w:rPr>
            <w:rFonts w:cs="Times New Roman"/>
            <w:bCs/>
            <w:sz w:val="20"/>
            <w:szCs w:val="20"/>
          </w:rPr>
          <w:t xml:space="preserve">Picture </w:t>
        </w:r>
      </w:ins>
      <w:ins w:id="223" w:author="Sarah Lindner" w:date="2017-02-03T15:42:00Z">
        <w:r w:rsidR="00125353">
          <w:rPr>
            <w:rFonts w:cs="Times New Roman"/>
            <w:bCs/>
            <w:sz w:val="20"/>
            <w:szCs w:val="20"/>
          </w:rPr>
          <w:t>recorded with</w:t>
        </w:r>
      </w:ins>
      <w:ins w:id="224" w:author="Sarah Lindner" w:date="2017-02-03T15:41:00Z">
        <w:r w:rsidR="00125353">
          <w:rPr>
            <w:rFonts w:cs="Times New Roman"/>
            <w:bCs/>
            <w:sz w:val="20"/>
            <w:szCs w:val="20"/>
          </w:rPr>
          <w:t xml:space="preserve"> a </w:t>
        </w:r>
      </w:ins>
      <w:ins w:id="225" w:author="Sarah Lindner" w:date="2017-02-03T15:42:00Z">
        <w:r w:rsidR="00125353">
          <w:rPr>
            <w:rFonts w:cs="Times New Roman"/>
            <w:bCs/>
            <w:sz w:val="20"/>
            <w:szCs w:val="20"/>
          </w:rPr>
          <w:t xml:space="preserve">commercial </w:t>
        </w:r>
      </w:ins>
      <w:ins w:id="226" w:author="Sarah Lindner" w:date="2017-02-03T15:41:00Z">
        <w:r w:rsidR="00125353">
          <w:rPr>
            <w:rFonts w:cs="Times New Roman"/>
            <w:bCs/>
            <w:sz w:val="20"/>
            <w:szCs w:val="20"/>
          </w:rPr>
          <w:t>high resolution laser scanning microscop</w:t>
        </w:r>
      </w:ins>
      <w:ins w:id="227" w:author="Sarah Lindner" w:date="2017-02-03T15:42:00Z">
        <w:r w:rsidR="00125353">
          <w:rPr>
            <w:rFonts w:cs="Times New Roman"/>
            <w:bCs/>
            <w:sz w:val="20"/>
            <w:szCs w:val="20"/>
          </w:rPr>
          <w:t>e</w:t>
        </w:r>
      </w:ins>
      <w:ins w:id="228" w:author="Sarah Lindner" w:date="2017-02-03T15:41:00Z">
        <w:r w:rsidR="00125353">
          <w:rPr>
            <w:rFonts w:cs="Times New Roman"/>
            <w:bCs/>
            <w:sz w:val="20"/>
            <w:szCs w:val="20"/>
          </w:rPr>
          <w:t xml:space="preserve">. </w:t>
        </w:r>
      </w:ins>
      <w:ins w:id="229" w:author="Sarah Lindner" w:date="2017-02-03T15:42:00Z">
        <w:r w:rsidR="00125353">
          <w:rPr>
            <w:rFonts w:cs="Times New Roman"/>
            <w:bCs/>
            <w:sz w:val="20"/>
            <w:szCs w:val="20"/>
          </w:rPr>
          <w:t xml:space="preserve">The area shaded in blue represents the PL scan in image 1c. </w:t>
        </w:r>
      </w:ins>
      <w:del w:id="230" w:author="Sarah Lindner" w:date="2017-02-03T15:40:00Z">
        <w:r w:rsidRPr="00816848" w:rsidDel="00125353">
          <w:rPr>
            <w:rFonts w:cs="Times New Roman"/>
            <w:bCs/>
            <w:sz w:val="20"/>
            <w:szCs w:val="20"/>
          </w:rPr>
          <w:delText>a</w:delText>
        </w:r>
      </w:del>
      <w:ins w:id="231" w:author="Sarah Lindner" w:date="2017-02-03T15:40:00Z">
        <w:r w:rsidR="00125353">
          <w:rPr>
            <w:rFonts w:cs="Times New Roman"/>
            <w:bCs/>
            <w:sz w:val="20"/>
            <w:szCs w:val="20"/>
          </w:rPr>
          <w:t>b</w:t>
        </w:r>
      </w:ins>
      <w:r w:rsidRPr="00816848">
        <w:rPr>
          <w:rFonts w:cs="Times New Roman"/>
          <w:bCs/>
          <w:sz w:val="20"/>
          <w:szCs w:val="20"/>
        </w:rPr>
        <w:t xml:space="preserve">) </w:t>
      </w:r>
      <w:del w:id="232" w:author="Sarah Lindner" w:date="2017-02-03T15:43:00Z">
        <w:r w:rsidRPr="00816848" w:rsidDel="00D376A4">
          <w:rPr>
            <w:rFonts w:cs="Times New Roman"/>
            <w:bCs/>
            <w:sz w:val="20"/>
            <w:szCs w:val="20"/>
          </w:rPr>
          <w:delText>Optical i</w:delText>
        </w:r>
      </w:del>
      <w:ins w:id="233" w:author="Sarah Lindner" w:date="2017-02-03T15:43:00Z">
        <w:r w:rsidR="00D376A4">
          <w:rPr>
            <w:rFonts w:cs="Times New Roman"/>
            <w:bCs/>
            <w:sz w:val="20"/>
            <w:szCs w:val="20"/>
          </w:rPr>
          <w:t>I</w:t>
        </w:r>
      </w:ins>
      <w:r w:rsidRPr="00816848">
        <w:rPr>
          <w:rFonts w:cs="Times New Roman"/>
          <w:bCs/>
          <w:sz w:val="20"/>
          <w:szCs w:val="20"/>
        </w:rPr>
        <w:t>mages</w:t>
      </w:r>
      <w:ins w:id="234" w:author="Sarah Lindner" w:date="2017-02-03T15:43:00Z">
        <w:r w:rsidR="00D376A4">
          <w:rPr>
            <w:rFonts w:cs="Times New Roman"/>
            <w:bCs/>
            <w:sz w:val="20"/>
            <w:szCs w:val="20"/>
          </w:rPr>
          <w:t xml:space="preserve"> of the sample surface </w:t>
        </w:r>
      </w:ins>
      <w:del w:id="235" w:author="Sarah Lindner" w:date="2017-02-03T15:45:00Z">
        <w:r w:rsidRPr="00816848" w:rsidDel="00D376A4">
          <w:rPr>
            <w:rFonts w:cs="Times New Roman"/>
            <w:bCs/>
            <w:sz w:val="20"/>
            <w:szCs w:val="20"/>
          </w:rPr>
          <w:delText xml:space="preserve"> </w:delText>
        </w:r>
      </w:del>
      <w:r w:rsidRPr="00816848">
        <w:rPr>
          <w:rFonts w:cs="Times New Roman"/>
          <w:bCs/>
          <w:sz w:val="20"/>
          <w:szCs w:val="20"/>
        </w:rPr>
        <w:t xml:space="preserve">of 100 nm CVD-grown </w:t>
      </w:r>
      <w:proofErr w:type="spellStart"/>
      <w:r w:rsidRPr="00816848">
        <w:rPr>
          <w:rFonts w:cs="Times New Roman"/>
          <w:bCs/>
          <w:sz w:val="20"/>
          <w:szCs w:val="20"/>
        </w:rPr>
        <w:t>nanodiamonds</w:t>
      </w:r>
      <w:proofErr w:type="spellEnd"/>
      <w:r w:rsidRPr="00816848">
        <w:rPr>
          <w:rFonts w:cs="Times New Roman"/>
          <w:bCs/>
          <w:sz w:val="20"/>
          <w:szCs w:val="20"/>
        </w:rPr>
        <w:t xml:space="preserve"> spin-coated on an Iridium substrate</w:t>
      </w:r>
      <w:ins w:id="236" w:author="Sarah Lindner" w:date="2017-02-03T15:45:00Z">
        <w:r w:rsidR="00D376A4">
          <w:rPr>
            <w:rFonts w:cs="Times New Roman"/>
            <w:bCs/>
            <w:sz w:val="20"/>
            <w:szCs w:val="20"/>
          </w:rPr>
          <w:t xml:space="preserve"> illuminated with diffuse white light. The white bars are the horizontal bars of the cross markers which serve as a coarse orientation on the sample surface, the white dots are </w:t>
        </w:r>
        <w:proofErr w:type="spellStart"/>
        <w:r w:rsidR="00D376A4">
          <w:rPr>
            <w:rFonts w:cs="Times New Roman"/>
            <w:bCs/>
            <w:sz w:val="20"/>
            <w:szCs w:val="20"/>
          </w:rPr>
          <w:t>nanodiamonds</w:t>
        </w:r>
        <w:proofErr w:type="spellEnd"/>
        <w:r w:rsidR="00D376A4">
          <w:rPr>
            <w:rFonts w:cs="Times New Roman"/>
            <w:bCs/>
            <w:sz w:val="20"/>
            <w:szCs w:val="20"/>
          </w:rPr>
          <w:t>, the big black spot is an artifact</w:t>
        </w:r>
      </w:ins>
      <w:r w:rsidRPr="00816848">
        <w:rPr>
          <w:rFonts w:cs="Times New Roman"/>
          <w:bCs/>
          <w:sz w:val="20"/>
          <w:szCs w:val="20"/>
        </w:rPr>
        <w:t xml:space="preserve">. b) Photoluminescence </w:t>
      </w:r>
      <w:proofErr w:type="gramStart"/>
      <w:r w:rsidRPr="00816848">
        <w:rPr>
          <w:rFonts w:cs="Times New Roman"/>
          <w:bCs/>
          <w:sz w:val="20"/>
          <w:szCs w:val="20"/>
        </w:rPr>
        <w:t>scan</w:t>
      </w:r>
      <w:proofErr w:type="gramEnd"/>
      <w:r w:rsidRPr="00816848">
        <w:rPr>
          <w:rFonts w:cs="Times New Roman"/>
          <w:bCs/>
          <w:sz w:val="20"/>
          <w:szCs w:val="20"/>
        </w:rPr>
        <w:t xml:space="preserve"> of a </w:t>
      </w:r>
      <w:del w:id="237" w:author="Sarah Lindner" w:date="2017-02-03T15:35:00Z">
        <w:r w:rsidRPr="00816848" w:rsidDel="00AA626A">
          <w:rPr>
            <w:rFonts w:cs="Times New Roman"/>
            <w:bCs/>
            <w:i/>
            <w:sz w:val="20"/>
            <w:szCs w:val="20"/>
          </w:rPr>
          <w:delText>50 × 50</w:delText>
        </w:r>
      </w:del>
      <w:ins w:id="238" w:author="Sarah Lindner" w:date="2017-02-03T15:35:00Z">
        <w:r w:rsidR="00AA626A">
          <w:rPr>
            <w:rFonts w:cs="Times New Roman"/>
            <w:bCs/>
            <w:i/>
            <w:sz w:val="20"/>
            <w:szCs w:val="20"/>
          </w:rPr>
          <w:t xml:space="preserve"> 8x13</w:t>
        </w:r>
      </w:ins>
      <w:r w:rsidRPr="00816848">
        <w:rPr>
          <w:rFonts w:cs="Times New Roman"/>
          <w:bCs/>
          <w:i/>
          <w:sz w:val="20"/>
          <w:szCs w:val="20"/>
        </w:rPr>
        <w:t xml:space="preserve"> </w:t>
      </w:r>
      <w:proofErr w:type="spellStart"/>
      <w:r w:rsidRPr="00816848">
        <w:rPr>
          <w:rFonts w:cs="Times New Roman"/>
          <w:bCs/>
          <w:i/>
          <w:sz w:val="20"/>
          <w:szCs w:val="20"/>
        </w:rPr>
        <w:t>μm</w:t>
      </w:r>
      <w:proofErr w:type="spellEnd"/>
      <w:r w:rsidRPr="00816848">
        <w:rPr>
          <w:rFonts w:cs="Times New Roman"/>
          <w:bCs/>
          <w:sz w:val="20"/>
          <w:szCs w:val="20"/>
        </w:rPr>
        <w:t xml:space="preserve"> area on the sample. </w:t>
      </w:r>
      <w:del w:id="239" w:author="Sarah Lindner" w:date="2017-02-03T15:36:00Z">
        <w:r w:rsidRPr="00816848" w:rsidDel="00AA626A">
          <w:rPr>
            <w:rFonts w:cs="Times New Roman"/>
            <w:bCs/>
            <w:sz w:val="20"/>
            <w:szCs w:val="20"/>
          </w:rPr>
          <w:delText>Red circles</w:delText>
        </w:r>
      </w:del>
      <w:ins w:id="240" w:author="Sarah Lindner" w:date="2017-02-03T15:36:00Z">
        <w:r w:rsidR="00AA626A">
          <w:rPr>
            <w:rFonts w:cs="Times New Roman"/>
            <w:bCs/>
            <w:sz w:val="20"/>
            <w:szCs w:val="20"/>
          </w:rPr>
          <w:t>Bright dots</w:t>
        </w:r>
      </w:ins>
      <w:r w:rsidRPr="00816848">
        <w:rPr>
          <w:rFonts w:cs="Times New Roman"/>
          <w:bCs/>
          <w:sz w:val="20"/>
          <w:szCs w:val="20"/>
        </w:rPr>
        <w:t xml:space="preserve"> correspond to </w:t>
      </w:r>
      <w:proofErr w:type="spellStart"/>
      <w:r w:rsidRPr="00816848">
        <w:rPr>
          <w:rFonts w:cs="Times New Roman"/>
          <w:bCs/>
          <w:sz w:val="20"/>
          <w:szCs w:val="20"/>
        </w:rPr>
        <w:t>nanodiamonds</w:t>
      </w:r>
      <w:proofErr w:type="spellEnd"/>
      <w:r w:rsidRPr="00816848">
        <w:rPr>
          <w:rFonts w:cs="Times New Roman"/>
          <w:bCs/>
          <w:sz w:val="20"/>
          <w:szCs w:val="20"/>
        </w:rPr>
        <w:t xml:space="preserve"> that might contain </w:t>
      </w:r>
      <w:proofErr w:type="spellStart"/>
      <w:r w:rsidRPr="00816848">
        <w:rPr>
          <w:rFonts w:cs="Times New Roman"/>
          <w:bCs/>
          <w:sz w:val="20"/>
          <w:szCs w:val="20"/>
        </w:rPr>
        <w:t>SiV</w:t>
      </w:r>
      <w:proofErr w:type="spellEnd"/>
      <w:r w:rsidRPr="00816848">
        <w:rPr>
          <w:rFonts w:cs="Times New Roman"/>
          <w:bCs/>
          <w:sz w:val="20"/>
          <w:szCs w:val="20"/>
        </w:rPr>
        <w:t xml:space="preserve"> centers.</w:t>
      </w:r>
    </w:p>
    <w:p w:rsidR="00D52A19" w:rsidRDefault="00D52A19" w:rsidP="00D52A19">
      <w:pPr>
        <w:autoSpaceDE w:val="0"/>
        <w:autoSpaceDN w:val="0"/>
        <w:adjustRightInd w:val="0"/>
        <w:spacing w:after="0" w:line="240" w:lineRule="auto"/>
        <w:jc w:val="both"/>
        <w:rPr>
          <w:rFonts w:ascii="Times New Roman" w:hAnsi="Times New Roman" w:cs="Times New Roman"/>
          <w:bCs/>
        </w:rPr>
      </w:pPr>
    </w:p>
    <w:p w:rsidR="00D52A19" w:rsidRDefault="004D07A4" w:rsidP="00D52A19">
      <w:pPr>
        <w:autoSpaceDE w:val="0"/>
        <w:autoSpaceDN w:val="0"/>
        <w:adjustRightInd w:val="0"/>
        <w:spacing w:after="0" w:line="240" w:lineRule="auto"/>
        <w:jc w:val="center"/>
        <w:rPr>
          <w:rFonts w:ascii="Times New Roman" w:hAnsi="Times New Roman" w:cs="Times New Roman"/>
          <w:bCs/>
        </w:rPr>
      </w:pPr>
      <w:ins w:id="241" w:author="Sarah Lindner" w:date="2017-02-03T15:02:00Z">
        <w:r w:rsidRPr="0087262E">
          <w:rPr>
            <w:rFonts w:ascii="Times New Roman" w:hAnsi="Times New Roman" w:cs="Times New Roman"/>
            <w:bCs/>
            <w:noProof/>
            <w:rPrChange w:id="242">
              <w:rPr>
                <w:noProof/>
              </w:rPr>
            </w:rPrChange>
          </w:rPr>
          <w:drawing>
            <wp:inline distT="0" distB="0" distL="0" distR="0" wp14:anchorId="28654A1B" wp14:editId="50D8B78A">
              <wp:extent cx="2705100" cy="2028826"/>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_Ir27M_f200_xy04x13y88_D09_t30_highP_fit_notitle.png"/>
                      <pic:cNvPicPr/>
                    </pic:nvPicPr>
                    <pic:blipFill>
                      <a:blip r:embed="rId14">
                        <a:extLst>
                          <a:ext uri="{28A0092B-C50C-407E-A947-70E740481C1C}">
                            <a14:useLocalDpi xmlns:a14="http://schemas.microsoft.com/office/drawing/2010/main" val="0"/>
                          </a:ext>
                        </a:extLst>
                      </a:blip>
                      <a:stretch>
                        <a:fillRect/>
                      </a:stretch>
                    </pic:blipFill>
                    <pic:spPr>
                      <a:xfrm>
                        <a:off x="0" y="0"/>
                        <a:ext cx="2707494" cy="2030622"/>
                      </a:xfrm>
                      <a:prstGeom prst="rect">
                        <a:avLst/>
                      </a:prstGeom>
                    </pic:spPr>
                  </pic:pic>
                </a:graphicData>
              </a:graphic>
            </wp:inline>
          </w:drawing>
        </w:r>
      </w:ins>
    </w:p>
    <w:p w:rsidR="00D52A19" w:rsidRPr="00D50D05" w:rsidRDefault="00D52A19" w:rsidP="00D52A19">
      <w:pPr>
        <w:autoSpaceDE w:val="0"/>
        <w:autoSpaceDN w:val="0"/>
        <w:adjustRightInd w:val="0"/>
        <w:spacing w:after="0" w:line="240" w:lineRule="auto"/>
        <w:jc w:val="center"/>
        <w:rPr>
          <w:rFonts w:cs="Times New Roman"/>
          <w:bCs/>
          <w:sz w:val="20"/>
          <w:szCs w:val="20"/>
        </w:rPr>
      </w:pPr>
      <w:proofErr w:type="gramStart"/>
      <w:r w:rsidRPr="00816848">
        <w:rPr>
          <w:rFonts w:cs="Times New Roman"/>
          <w:bCs/>
          <w:sz w:val="20"/>
          <w:szCs w:val="20"/>
        </w:rPr>
        <w:t xml:space="preserve">Fig. 2 PL spectrum of a </w:t>
      </w:r>
      <w:proofErr w:type="spellStart"/>
      <w:r w:rsidRPr="00816848">
        <w:rPr>
          <w:rFonts w:cs="Times New Roman"/>
          <w:bCs/>
          <w:sz w:val="20"/>
          <w:szCs w:val="20"/>
        </w:rPr>
        <w:t>nanodiamond</w:t>
      </w:r>
      <w:proofErr w:type="spellEnd"/>
      <w:r w:rsidRPr="00816848">
        <w:rPr>
          <w:rFonts w:cs="Times New Roman"/>
          <w:bCs/>
          <w:sz w:val="20"/>
          <w:szCs w:val="20"/>
        </w:rPr>
        <w:t xml:space="preserve"> at room temperature.</w:t>
      </w:r>
      <w:proofErr w:type="gramEnd"/>
      <w:ins w:id="243" w:author="Sarah Lindner" w:date="2017-02-03T15:47:00Z">
        <w:r w:rsidR="00D50D05">
          <w:rPr>
            <w:rFonts w:cs="Times New Roman"/>
            <w:bCs/>
            <w:sz w:val="20"/>
            <w:szCs w:val="20"/>
          </w:rPr>
          <w:t xml:space="preserve"> </w:t>
        </w:r>
      </w:ins>
      <w:ins w:id="244" w:author="Sarah Lindner" w:date="2017-02-07T14:41:00Z">
        <w:r w:rsidR="00EF3DFA">
          <w:rPr>
            <w:rFonts w:cs="Times New Roman"/>
            <w:bCs/>
            <w:sz w:val="20"/>
            <w:szCs w:val="20"/>
          </w:rPr>
          <w:t>B</w:t>
        </w:r>
      </w:ins>
      <w:ins w:id="245" w:author="Sarah Lindner" w:date="2017-02-07T14:40:00Z">
        <w:r w:rsidR="00EF3DFA">
          <w:rPr>
            <w:rFonts w:cs="Times New Roman"/>
            <w:bCs/>
            <w:sz w:val="20"/>
            <w:szCs w:val="20"/>
          </w:rPr>
          <w:t>lack: experimental results</w:t>
        </w:r>
      </w:ins>
      <w:ins w:id="246" w:author="Sarah Lindner" w:date="2017-02-07T14:41:00Z">
        <w:r w:rsidR="00EF3DFA">
          <w:rPr>
            <w:rFonts w:cs="Times New Roman"/>
            <w:bCs/>
            <w:sz w:val="20"/>
            <w:szCs w:val="20"/>
          </w:rPr>
          <w:t xml:space="preserve">; red: fit to experimental data, which yields the following values: </w:t>
        </w:r>
      </w:ins>
      <w:ins w:id="247" w:author="Sarah Lindner" w:date="2017-02-03T15:47:00Z">
        <w:r w:rsidR="00D50D05">
          <w:rPr>
            <w:rFonts w:cs="Times New Roman"/>
            <w:bCs/>
            <w:sz w:val="20"/>
            <w:szCs w:val="20"/>
          </w:rPr>
          <w:t xml:space="preserve">ZPL center </w:t>
        </w:r>
        <w:r w:rsidR="00D50D05" w:rsidRPr="00D50D05">
          <w:rPr>
            <w:rFonts w:cs="Times New Roman"/>
            <w:bCs/>
            <w:sz w:val="20"/>
            <w:szCs w:val="20"/>
          </w:rPr>
          <w:t xml:space="preserve">wavelength </w:t>
        </w:r>
        <w:r w:rsidR="00D50D05" w:rsidRPr="0087262E">
          <w:rPr>
            <w:i/>
            <w:sz w:val="20"/>
            <w:szCs w:val="20"/>
          </w:rPr>
          <w:t xml:space="preserve">λ = 738.55 </w:t>
        </w:r>
        <w:r w:rsidR="00D50D05" w:rsidRPr="0087262E">
          <w:rPr>
            <w:rFonts w:cstheme="minorHAnsi"/>
            <w:i/>
            <w:sz w:val="20"/>
            <w:szCs w:val="20"/>
          </w:rPr>
          <w:t>±</w:t>
        </w:r>
        <w:r w:rsidR="00D50D05" w:rsidRPr="0087262E">
          <w:rPr>
            <w:i/>
            <w:sz w:val="20"/>
            <w:szCs w:val="20"/>
          </w:rPr>
          <w:t>0.01nm,</w:t>
        </w:r>
      </w:ins>
      <w:ins w:id="248" w:author="Sarah Lindner" w:date="2017-02-03T15:48:00Z">
        <w:r w:rsidR="00D50D05">
          <w:rPr>
            <w:i/>
            <w:sz w:val="20"/>
            <w:szCs w:val="20"/>
          </w:rPr>
          <w:t xml:space="preserve"> </w:t>
        </w:r>
        <w:proofErr w:type="spellStart"/>
        <w:proofErr w:type="gramStart"/>
        <w:r w:rsidR="00D50D05" w:rsidRPr="0087262E">
          <w:rPr>
            <w:sz w:val="20"/>
            <w:szCs w:val="20"/>
          </w:rPr>
          <w:t>linewidth</w:t>
        </w:r>
        <w:proofErr w:type="spellEnd"/>
        <w:r w:rsidR="00D50D05">
          <w:rPr>
            <w:i/>
            <w:sz w:val="20"/>
            <w:szCs w:val="20"/>
          </w:rPr>
          <w:t xml:space="preserve"> </w:t>
        </w:r>
      </w:ins>
      <w:ins w:id="249" w:author="Sarah Lindner" w:date="2017-02-03T15:47:00Z">
        <w:r w:rsidR="00D50D05" w:rsidRPr="0087262E">
          <w:rPr>
            <w:i/>
            <w:sz w:val="20"/>
            <w:szCs w:val="20"/>
          </w:rPr>
          <w:t xml:space="preserve"> </w:t>
        </w:r>
        <w:proofErr w:type="spellStart"/>
        <w:r w:rsidR="00D50D05" w:rsidRPr="0087262E">
          <w:rPr>
            <w:rFonts w:cstheme="minorHAnsi"/>
            <w:i/>
            <w:sz w:val="20"/>
            <w:szCs w:val="20"/>
          </w:rPr>
          <w:t>Δ</w:t>
        </w:r>
        <w:r w:rsidR="00D50D05" w:rsidRPr="0087262E">
          <w:rPr>
            <w:i/>
            <w:sz w:val="20"/>
            <w:szCs w:val="20"/>
          </w:rPr>
          <w:t>λ</w:t>
        </w:r>
        <w:proofErr w:type="spellEnd"/>
        <w:proofErr w:type="gramEnd"/>
        <w:r w:rsidR="00D50D05" w:rsidRPr="0087262E">
          <w:rPr>
            <w:i/>
            <w:sz w:val="20"/>
            <w:szCs w:val="20"/>
          </w:rPr>
          <w:t xml:space="preserve"> = 5.09</w:t>
        </w:r>
        <w:r w:rsidR="00D50D05" w:rsidRPr="0087262E">
          <w:rPr>
            <w:rFonts w:cstheme="minorHAnsi"/>
            <w:i/>
            <w:sz w:val="20"/>
            <w:szCs w:val="20"/>
          </w:rPr>
          <w:t>±</w:t>
        </w:r>
        <w:r w:rsidR="00D50D05" w:rsidRPr="0087262E">
          <w:rPr>
            <w:i/>
            <w:sz w:val="20"/>
            <w:szCs w:val="20"/>
          </w:rPr>
          <w:t>0.03 n</w:t>
        </w:r>
      </w:ins>
      <w:ins w:id="250" w:author="Sarah Lindner" w:date="2017-02-03T15:48:00Z">
        <w:r w:rsidR="00334A80">
          <w:rPr>
            <w:i/>
            <w:sz w:val="20"/>
            <w:szCs w:val="20"/>
          </w:rPr>
          <w:t>m.</w:t>
        </w:r>
      </w:ins>
    </w:p>
    <w:p w:rsidR="002460D7" w:rsidRPr="002460D7" w:rsidRDefault="002460D7" w:rsidP="002460D7">
      <w:pPr>
        <w:pStyle w:val="Listenabsatz"/>
        <w:ind w:left="284"/>
        <w:jc w:val="both"/>
      </w:pPr>
    </w:p>
    <w:p w:rsidR="00D52A19" w:rsidRDefault="00D52A19" w:rsidP="00D52A19">
      <w:pPr>
        <w:pStyle w:val="Listenabsatz"/>
        <w:numPr>
          <w:ilvl w:val="0"/>
          <w:numId w:val="1"/>
        </w:numPr>
        <w:ind w:left="284" w:hanging="284"/>
        <w:jc w:val="both"/>
      </w:pPr>
      <w:r>
        <w:rPr>
          <w:b/>
          <w:bCs/>
          <w:sz w:val="24"/>
          <w:szCs w:val="24"/>
        </w:rPr>
        <w:t xml:space="preserve">Double Bowtie </w:t>
      </w:r>
      <w:proofErr w:type="spellStart"/>
      <w:r>
        <w:rPr>
          <w:b/>
          <w:bCs/>
          <w:sz w:val="24"/>
          <w:szCs w:val="24"/>
        </w:rPr>
        <w:t>Nanoantennas</w:t>
      </w:r>
      <w:proofErr w:type="spellEnd"/>
      <w:r>
        <w:rPr>
          <w:b/>
          <w:bCs/>
          <w:sz w:val="24"/>
          <w:szCs w:val="24"/>
        </w:rPr>
        <w:t xml:space="preserve"> - FDTD </w:t>
      </w:r>
      <w:r w:rsidRPr="00ED324F">
        <w:rPr>
          <w:b/>
          <w:bCs/>
          <w:sz w:val="24"/>
          <w:szCs w:val="24"/>
        </w:rPr>
        <w:t xml:space="preserve">Numerical </w:t>
      </w:r>
      <w:r>
        <w:rPr>
          <w:b/>
          <w:bCs/>
          <w:sz w:val="24"/>
          <w:szCs w:val="24"/>
        </w:rPr>
        <w:t>S</w:t>
      </w:r>
      <w:r w:rsidRPr="00ED324F">
        <w:rPr>
          <w:b/>
          <w:bCs/>
          <w:sz w:val="24"/>
          <w:szCs w:val="24"/>
        </w:rPr>
        <w:t>imulations</w:t>
      </w:r>
      <w:r>
        <w:rPr>
          <w:b/>
          <w:bCs/>
          <w:sz w:val="24"/>
          <w:szCs w:val="24"/>
        </w:rPr>
        <w:t xml:space="preserve"> and Fabrication</w:t>
      </w:r>
    </w:p>
    <w:p w:rsidR="00D52A19" w:rsidRDefault="00D52A19" w:rsidP="00D52A19">
      <w:pPr>
        <w:ind w:firstLine="284"/>
        <w:jc w:val="both"/>
      </w:pPr>
      <w:commentRangeStart w:id="251"/>
      <w:r>
        <w:t>FDTD</w:t>
      </w:r>
      <w:commentRangeEnd w:id="251"/>
      <w:r w:rsidR="00082453">
        <w:rPr>
          <w:rStyle w:val="Kommentarzeichen"/>
        </w:rPr>
        <w:commentReference w:id="251"/>
      </w:r>
      <w:r>
        <w:t xml:space="preserve"> numerical simulations were performed using </w:t>
      </w:r>
      <w:proofErr w:type="spellStart"/>
      <w:r>
        <w:t>Lumerical</w:t>
      </w:r>
      <w:proofErr w:type="spellEnd"/>
      <w:r>
        <w:t xml:space="preserve"> software to characterize gold double bowtie </w:t>
      </w:r>
      <w:proofErr w:type="spellStart"/>
      <w:r w:rsidRPr="00FB2207">
        <w:t>nanoantennas</w:t>
      </w:r>
      <w:proofErr w:type="spellEnd"/>
      <w:r w:rsidRPr="00FB2207">
        <w:t xml:space="preserve"> on a gold substrate. The </w:t>
      </w:r>
      <w:proofErr w:type="spellStart"/>
      <w:r w:rsidRPr="00FB2207">
        <w:t>nanoantennas</w:t>
      </w:r>
      <w:proofErr w:type="spellEnd"/>
      <w:r w:rsidRPr="00FB2207">
        <w:t xml:space="preserve"> have a gap of </w:t>
      </w:r>
      <w:r w:rsidRPr="00FB2207">
        <w:rPr>
          <w:i/>
        </w:rPr>
        <w:t xml:space="preserve">g = 150 nm </w:t>
      </w:r>
      <w:r w:rsidRPr="00FB2207">
        <w:t>(</w:t>
      </w:r>
      <w:commentRangeStart w:id="252"/>
      <w:r w:rsidRPr="00FB2207">
        <w:t xml:space="preserve">taking into </w:t>
      </w:r>
      <w:commentRangeEnd w:id="252"/>
      <w:r w:rsidR="008E7A45">
        <w:rPr>
          <w:rStyle w:val="Kommentarzeichen"/>
        </w:rPr>
        <w:commentReference w:id="252"/>
      </w:r>
      <w:r w:rsidRPr="00FB2207">
        <w:t xml:space="preserve">account the diameter of the </w:t>
      </w:r>
      <w:proofErr w:type="spellStart"/>
      <w:r w:rsidRPr="00FB2207">
        <w:t>nanodiamonds</w:t>
      </w:r>
      <w:proofErr w:type="spellEnd"/>
      <w:r w:rsidRPr="00FB2207">
        <w:t xml:space="preserve"> of around </w:t>
      </w:r>
      <w:r w:rsidRPr="00FB2207">
        <w:rPr>
          <w:i/>
        </w:rPr>
        <w:t>100 nm</w:t>
      </w:r>
      <w:r w:rsidRPr="00982CB8">
        <w:t>)</w:t>
      </w:r>
      <w:r>
        <w:t xml:space="preserve">, side length of </w:t>
      </w:r>
      <w:r w:rsidRPr="00AF29E6">
        <w:rPr>
          <w:i/>
        </w:rPr>
        <w:t>L</w:t>
      </w:r>
      <w:r>
        <w:rPr>
          <w:i/>
        </w:rPr>
        <w:t xml:space="preserve"> </w:t>
      </w:r>
      <w:r w:rsidRPr="00AF29E6">
        <w:rPr>
          <w:i/>
        </w:rPr>
        <w:t>=</w:t>
      </w:r>
      <w:r>
        <w:rPr>
          <w:i/>
        </w:rPr>
        <w:t xml:space="preserve"> </w:t>
      </w:r>
      <w:r w:rsidRPr="00AF29E6">
        <w:rPr>
          <w:i/>
        </w:rPr>
        <w:t>2 µm</w:t>
      </w:r>
      <w:r>
        <w:t xml:space="preserve">, and a thickness of </w:t>
      </w:r>
      <w:r w:rsidRPr="00AF29E6">
        <w:rPr>
          <w:i/>
        </w:rPr>
        <w:t>t</w:t>
      </w:r>
      <w:r>
        <w:rPr>
          <w:i/>
        </w:rPr>
        <w:t xml:space="preserve"> </w:t>
      </w:r>
      <w:r w:rsidRPr="00AF29E6">
        <w:rPr>
          <w:i/>
        </w:rPr>
        <w:t>=</w:t>
      </w:r>
      <w:r>
        <w:rPr>
          <w:i/>
        </w:rPr>
        <w:t xml:space="preserve"> </w:t>
      </w:r>
      <w:r w:rsidRPr="00AF29E6">
        <w:rPr>
          <w:i/>
        </w:rPr>
        <w:t>60 nm</w:t>
      </w:r>
      <w:r>
        <w:t xml:space="preserve"> (see Fig.3a). Upon excitation with incident light, an intense electromagnetic </w:t>
      </w:r>
      <w:r>
        <w:lastRenderedPageBreak/>
        <w:t xml:space="preserve">hotspot is formed in the </w:t>
      </w:r>
      <w:proofErr w:type="spellStart"/>
      <w:r>
        <w:t>nanoantenna</w:t>
      </w:r>
      <w:proofErr w:type="spellEnd"/>
      <w:r>
        <w:t xml:space="preserve"> gap</w:t>
      </w:r>
      <w:r>
        <w:fldChar w:fldCharType="begin"/>
      </w:r>
      <w:r>
        <w:instrText xml:space="preserve"> ADDIN ZOTERO_ITEM CSL_CITATION {"citationID":"2e19cu4lrv","properties":{"formattedCitation":"{\\rtf \\super 12\\nosupersub{}}","plainCitation":"12"},"citationItems":[{"id":578,"uris":["http://zotero.org/users/2301619/items/IK6NDKUS"],"uri":["http://zotero.org/users/2301619/items/IK6NDKUS"],"itemData":{"id":578,"type":"article-journal","title":"Integrated plasmonic double bowtie / ring grating structure for enhanced electric field confinement","container-title":"Nanospectroscopy","volume":"1","issue":"1","source":"www.degruyter.com","abstract":"AbstractMetallic nanoparticles and nanoantennas have\nbeen extensively studied due to their capability to increase\nelectromagnetic field confinement which is essential in\nnumerous applications ranging from optoelectronics\nto telecommunication and sensing devices. We show\nthat a double bowtie nanoantenna has a higher electric\nfield confinement in its gap compared to a single bowtie\nnanoantenna, which is expected to give better fluorescence\nenhancement of a single emitter placed in the gap. We show\nthat the electric field intensity can be further increased by\nplacing the double bowtie inside a ring grating structure\nwhere the excitation of surface plasmon-polaritons (SPPs)\nis achieved. We perform FDTD simulations to characterise\nthe double bowtie nanoantenna and study the effect of\nits dimensions on the electric field enhancement in the\ngap. Our proposed integrated structure with gratings is\nshown to increase the electric field by a factor of 77 due\nto a double cavity effect. Next steps would be to study the\nfluorescence enhancement of emitters placed inside our\ndouble bowtie / ring grating nanocavity to see if the strong\ncoupling regime can be attained.","author":[{"family":"Rahbany","given":"N."},{"family":"Geng","given":"W."},{"family":"Blaize","given":"S."},{"family":"Salas-Montiel","given":"R."},{"family":"Bachelot","given":"R."},{"family":"Couteau","given":"C."}],"issued":{"date-parts":[["2015",8,28]]},"accessed":{"date-parts":[["2015",9,4]]}}}],"schema":"https://github.com/citation-style-language/schema/raw/master/csl-citation.json"} </w:instrText>
      </w:r>
      <w:r>
        <w:fldChar w:fldCharType="separate"/>
      </w:r>
      <w:r w:rsidRPr="00D52A19">
        <w:rPr>
          <w:rFonts w:ascii="Calibri" w:hAnsi="Calibri" w:cs="Calibri"/>
          <w:szCs w:val="24"/>
          <w:vertAlign w:val="superscript"/>
        </w:rPr>
        <w:t>12</w:t>
      </w:r>
      <w:r>
        <w:fldChar w:fldCharType="end"/>
      </w:r>
      <w:r>
        <w:t xml:space="preserve">, which is expected to excite a </w:t>
      </w:r>
      <w:proofErr w:type="spellStart"/>
      <w:r>
        <w:t>nanodiamond</w:t>
      </w:r>
      <w:proofErr w:type="spellEnd"/>
      <w:r>
        <w:t xml:space="preserve"> containing SIV centers aiming to enhance its fluorescence emission. </w:t>
      </w:r>
    </w:p>
    <w:p w:rsidR="00340823" w:rsidRPr="005359E8" w:rsidRDefault="00D52A19" w:rsidP="00D52A19">
      <w:pPr>
        <w:spacing w:before="240"/>
        <w:ind w:firstLine="284"/>
        <w:jc w:val="both"/>
      </w:pPr>
      <w:r>
        <w:t xml:space="preserve">Unlike a single bowtie that is sensitive only to the polarization along its principle axis (C2 rotational symmetry), a double bowtie features a C4 rotational symmetry and therefore focuses both parallel and perpendicular polarizations. For that, a circularly polarized light with a wavelength range of </w:t>
      </w:r>
      <w:r w:rsidRPr="00ED324F">
        <w:rPr>
          <w:rFonts w:ascii="Gabriola" w:hAnsi="Gabriola"/>
          <w:i/>
        </w:rPr>
        <w:t>λ</w:t>
      </w:r>
      <w:r>
        <w:rPr>
          <w:rFonts w:ascii="Gabriola" w:hAnsi="Gabriola"/>
          <w:i/>
        </w:rPr>
        <w:t xml:space="preserve"> </w:t>
      </w:r>
      <w:r w:rsidRPr="00ED324F">
        <w:rPr>
          <w:i/>
        </w:rPr>
        <w:t>=</w:t>
      </w:r>
      <w:r>
        <w:rPr>
          <w:i/>
        </w:rPr>
        <w:t xml:space="preserve"> 400 - 1500</w:t>
      </w:r>
      <w:r w:rsidRPr="00ED324F">
        <w:rPr>
          <w:i/>
        </w:rPr>
        <w:t xml:space="preserve"> nm</w:t>
      </w:r>
      <w:r>
        <w:t xml:space="preserve"> is chosen to illuminate a gold double bowtie </w:t>
      </w:r>
      <w:proofErr w:type="spellStart"/>
      <w:r>
        <w:t>nanoantenna</w:t>
      </w:r>
      <w:proofErr w:type="spellEnd"/>
      <w:r>
        <w:t xml:space="preserve"> on a gold substrate, which efficiently excites both the horizontal and vertical components of the structure. The index of refraction of gold is taken from Palik</w:t>
      </w:r>
      <w:r>
        <w:fldChar w:fldCharType="begin"/>
      </w:r>
      <w:r>
        <w:instrText xml:space="preserve"> ADDIN ZOTERO_ITEM CSL_CITATION {"citationID":"ni2lsis2v","properties":{"formattedCitation":"{\\rtf \\super 13\\nosupersub{}}","plainCitation":"13"},"citationItems":[{"id":681,"uris":["http://zotero.org/users/2301619/items/MGZMHEP2"],"uri":["http://zotero.org/users/2301619/items/MGZMHEP2"],"itemData":{"id":681,"type":"book","title":"Handbook of optical constants of solids","publisher":"Academic press","volume":"3","source":"Google Scholar","author":[{"family":"Palik","given":"Edward D."}],"issued":{"date-parts":[["1998"]]},"accessed":{"date-parts":[["2016",8,30]]}}}],"schema":"https://github.com/citation-style-language/schema/raw/master/csl-citation.json"} </w:instrText>
      </w:r>
      <w:r>
        <w:fldChar w:fldCharType="separate"/>
      </w:r>
      <w:r w:rsidRPr="00D52A19">
        <w:rPr>
          <w:rFonts w:ascii="Calibri" w:hAnsi="Calibri" w:cs="Calibri"/>
          <w:szCs w:val="24"/>
          <w:vertAlign w:val="superscript"/>
        </w:rPr>
        <w:t>13</w:t>
      </w:r>
      <w:r>
        <w:fldChar w:fldCharType="end"/>
      </w:r>
      <w:r>
        <w:t xml:space="preserve">, and that of the </w:t>
      </w:r>
      <w:commentRangeStart w:id="253"/>
      <w:proofErr w:type="spellStart"/>
      <w:r>
        <w:t>nanodiamond</w:t>
      </w:r>
      <w:proofErr w:type="spellEnd"/>
      <w:r>
        <w:t xml:space="preserve"> </w:t>
      </w:r>
      <w:commentRangeEnd w:id="253"/>
      <w:r w:rsidR="004B02B3">
        <w:rPr>
          <w:rStyle w:val="Kommentarzeichen"/>
        </w:rPr>
        <w:commentReference w:id="253"/>
      </w:r>
      <w:r>
        <w:t xml:space="preserve">is chosen to be </w:t>
      </w:r>
      <w:r w:rsidRPr="00ED324F">
        <w:rPr>
          <w:i/>
        </w:rPr>
        <w:t>n = 2.4</w:t>
      </w:r>
      <w:r>
        <w:t xml:space="preserve"> at </w:t>
      </w:r>
      <w:r w:rsidRPr="00ED324F">
        <w:rPr>
          <w:rFonts w:ascii="Gabriola" w:hAnsi="Gabriola"/>
          <w:i/>
        </w:rPr>
        <w:t xml:space="preserve">λ </w:t>
      </w:r>
      <w:r w:rsidRPr="00ED324F">
        <w:rPr>
          <w:i/>
        </w:rPr>
        <w:t>= 660 nm</w:t>
      </w:r>
      <w:r>
        <w:t xml:space="preserve">. The electric field intensity in the </w:t>
      </w:r>
      <w:proofErr w:type="spellStart"/>
      <w:r>
        <w:t>nanoantenna</w:t>
      </w:r>
      <w:proofErr w:type="spellEnd"/>
      <w:r>
        <w:t xml:space="preserve"> gap is then measured as a function of wavelength to identify the antenna resonance. The spectrum is given in Fig.3b where we observe that the resonance shows two peaks; an intense peak </w:t>
      </w:r>
      <w:r w:rsidRPr="005359E8">
        <w:t xml:space="preserve">coinciding with the </w:t>
      </w:r>
      <w:proofErr w:type="spellStart"/>
      <w:r w:rsidRPr="005359E8">
        <w:t>SiV</w:t>
      </w:r>
      <w:proofErr w:type="spellEnd"/>
      <w:r w:rsidRPr="005359E8">
        <w:t xml:space="preserve"> emission wavelength (</w:t>
      </w:r>
      <w:r w:rsidRPr="005359E8">
        <w:rPr>
          <w:rFonts w:ascii="Gabriola" w:hAnsi="Gabriola"/>
          <w:i/>
        </w:rPr>
        <w:t xml:space="preserve">λ </w:t>
      </w:r>
      <w:r w:rsidRPr="005359E8">
        <w:rPr>
          <w:i/>
        </w:rPr>
        <w:t>= 739 nm</w:t>
      </w:r>
      <w:r w:rsidRPr="005359E8">
        <w:t>), and an additional mode at a lower wavelength (</w:t>
      </w:r>
      <w:r w:rsidRPr="005359E8">
        <w:rPr>
          <w:rFonts w:ascii="Gabriola" w:hAnsi="Gabriola"/>
          <w:i/>
        </w:rPr>
        <w:t xml:space="preserve">λ </w:t>
      </w:r>
      <w:r w:rsidRPr="005359E8">
        <w:rPr>
          <w:i/>
        </w:rPr>
        <w:t>= 710 nm</w:t>
      </w:r>
      <w:r w:rsidRPr="005359E8">
        <w:t>).</w:t>
      </w:r>
      <w:r w:rsidR="000168D1" w:rsidRPr="005359E8">
        <w:t xml:space="preserve"> </w:t>
      </w:r>
      <w:r w:rsidR="00340823" w:rsidRPr="005359E8">
        <w:t xml:space="preserve">The resonance spectrum of the antenna </w:t>
      </w:r>
      <w:commentRangeStart w:id="254"/>
      <w:r w:rsidR="00340823" w:rsidRPr="005359E8">
        <w:t xml:space="preserve">alone </w:t>
      </w:r>
      <w:commentRangeEnd w:id="254"/>
      <w:r w:rsidR="004B02B3">
        <w:rPr>
          <w:rStyle w:val="Kommentarzeichen"/>
        </w:rPr>
        <w:commentReference w:id="254"/>
      </w:r>
      <w:r w:rsidR="00340823" w:rsidRPr="005359E8">
        <w:t xml:space="preserve">shows only one peak at 739 nm. </w:t>
      </w:r>
      <w:r w:rsidR="00C93FC6" w:rsidRPr="005359E8">
        <w:t>Th</w:t>
      </w:r>
      <w:r w:rsidR="005D4BE0" w:rsidRPr="005359E8">
        <w:t>us</w:t>
      </w:r>
      <w:r w:rsidR="00C93FC6" w:rsidRPr="005359E8">
        <w:t>, t</w:t>
      </w:r>
      <w:r w:rsidR="00E93EB6" w:rsidRPr="005359E8">
        <w:t>he</w:t>
      </w:r>
      <w:r w:rsidR="00340823" w:rsidRPr="005359E8">
        <w:t xml:space="preserve"> additional peak is attributed to the presence of the </w:t>
      </w:r>
      <w:proofErr w:type="spellStart"/>
      <w:r w:rsidR="00340823" w:rsidRPr="005359E8">
        <w:t>nanodiamond</w:t>
      </w:r>
      <w:proofErr w:type="spellEnd"/>
      <w:r w:rsidR="00340823" w:rsidRPr="005359E8">
        <w:t xml:space="preserve"> that is slightly shifted from the center of the gap, </w:t>
      </w:r>
      <w:r w:rsidR="00E1369F" w:rsidRPr="005359E8">
        <w:t xml:space="preserve">corresponding to our </w:t>
      </w:r>
      <w:r w:rsidR="0074726C" w:rsidRPr="005359E8">
        <w:t>experimental conditions</w:t>
      </w:r>
      <w:r w:rsidR="00340823" w:rsidRPr="005359E8">
        <w:t xml:space="preserve">. </w:t>
      </w:r>
    </w:p>
    <w:p w:rsidR="00D52A19" w:rsidRPr="005359E8" w:rsidRDefault="00D52A19" w:rsidP="00D52A19">
      <w:pPr>
        <w:spacing w:before="240"/>
        <w:ind w:firstLine="284"/>
        <w:jc w:val="both"/>
      </w:pPr>
      <w:r>
        <w:rPr>
          <w:noProof/>
        </w:rPr>
        <mc:AlternateContent>
          <mc:Choice Requires="wpc">
            <w:drawing>
              <wp:inline distT="0" distB="0" distL="0" distR="0" wp14:anchorId="0FD433A5" wp14:editId="5ACDFBFC">
                <wp:extent cx="5307965" cy="2314575"/>
                <wp:effectExtent l="0" t="0" r="0" b="9525"/>
                <wp:docPr id="3" name="Zone de dessin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201385" y="295847"/>
                            <a:ext cx="2770666" cy="1980628"/>
                          </a:xfrm>
                          <a:prstGeom prst="rect">
                            <a:avLst/>
                          </a:prstGeom>
                          <a:noFill/>
                        </pic:spPr>
                      </pic:pic>
                      <wps:wsp>
                        <wps:cNvPr id="11" name="Rectangle 11"/>
                        <wps:cNvSpPr>
                          <a:spLocks noChangeArrowheads="1"/>
                        </wps:cNvSpPr>
                        <wps:spPr bwMode="auto">
                          <a:xfrm>
                            <a:off x="3106385" y="15"/>
                            <a:ext cx="9455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710 nm</w:t>
                              </w:r>
                            </w:p>
                          </w:txbxContent>
                        </wps:txbx>
                        <wps:bodyPr wrap="square">
                          <a:spAutoFit/>
                        </wps:bodyPr>
                      </wps:wsp>
                      <wps:wsp>
                        <wps:cNvPr id="12" name="Rectangle 12"/>
                        <wps:cNvSpPr>
                          <a:spLocks noChangeArrowheads="1"/>
                        </wps:cNvSpPr>
                        <wps:spPr bwMode="auto">
                          <a:xfrm>
                            <a:off x="4111808" y="15"/>
                            <a:ext cx="94488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739 nm</w:t>
                              </w:r>
                            </w:p>
                          </w:txbxContent>
                        </wps:txbx>
                        <wps:bodyPr wrap="square">
                          <a:spAutoFit/>
                        </wps:bodyPr>
                      </wps:wsp>
                      <wps:wsp>
                        <wps:cNvPr id="13" name="Connecteur droit avec flèche 13"/>
                        <wps:cNvCnPr>
                          <a:stCxn id="11" idx="2"/>
                        </wps:cNvCnPr>
                        <wps:spPr>
                          <a:xfrm flipH="1">
                            <a:off x="3562350" y="308599"/>
                            <a:ext cx="16588" cy="7391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flipH="1">
                            <a:off x="3790950" y="248660"/>
                            <a:ext cx="387868" cy="218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 name="Image 30" descr="C:\Users\rahbanyn\Desktop\UTT\Saarbrucken\DB schematic labelled.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9389" y="477299"/>
                            <a:ext cx="1613711" cy="1351502"/>
                          </a:xfrm>
                          <a:prstGeom prst="rect">
                            <a:avLst/>
                          </a:prstGeom>
                          <a:noFill/>
                          <a:ln>
                            <a:noFill/>
                          </a:ln>
                        </pic:spPr>
                      </pic:pic>
                      <wps:wsp>
                        <wps:cNvPr id="28" name="Zone de texte 2"/>
                        <wps:cNvSpPr txBox="1">
                          <a:spLocks noChangeArrowheads="1"/>
                        </wps:cNvSpPr>
                        <wps:spPr bwMode="auto">
                          <a:xfrm>
                            <a:off x="0" y="39917"/>
                            <a:ext cx="414655" cy="329565"/>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wps:txbx>
                        <wps:bodyPr rot="0" vert="horz" wrap="square" lIns="91440" tIns="45720" rIns="91440" bIns="45720" anchor="t" anchorCtr="0">
                          <a:noAutofit/>
                        </wps:bodyPr>
                      </wps:wsp>
                      <wps:wsp>
                        <wps:cNvPr id="29" name="Zone de texte 2"/>
                        <wps:cNvSpPr txBox="1">
                          <a:spLocks noChangeArrowheads="1"/>
                        </wps:cNvSpPr>
                        <wps:spPr bwMode="auto">
                          <a:xfrm>
                            <a:off x="2266694" y="38375"/>
                            <a:ext cx="414655" cy="328930"/>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wps:txbx>
                        <wps:bodyPr rot="0" vert="horz" wrap="square" lIns="91440" tIns="45720" rIns="91440" bIns="45720" anchor="t" anchorCtr="0">
                          <a:noAutofit/>
                        </wps:bodyPr>
                      </wps:wsp>
                    </wpc:wpc>
                  </a:graphicData>
                </a:graphic>
              </wp:inline>
            </w:drawing>
          </mc:Choice>
          <mc:Fallback>
            <w:pict>
              <v:group id="Zone de dessin 3" o:spid="_x0000_s1034" editas="canvas" style="width:417.95pt;height:182.25pt;mso-position-horizontal-relative:char;mso-position-vertical-relative:line" coordsize="53079,23145"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1pFWSTwYAAD8aAAAOAAAAZHJzL2Uyb0RvYy54bWzsWdlu4zYUfS/QfxD0 7lj7YowzSOS4HSBtB7O8FHmhJdomIpEqRcdOi/5P/6M/1ntJynbspJPpzKR5SAA7pMTl8vKcu/nV 601TOzdUdkzwseufeK5DeSkqxhdj9+OH6SBznU4RXpFacDp2b2nnvj79/rtX63ZEA7EUdUWlA4vw brRux+5SqXY0HHblkjakOxEt5fByLmRDFHTlYlhJsobVm3oYeF4yXAtZtVKUtOvg6cS8dE/1+vM5 LdUv83lHlVOPXZBN6W+pv2f4PTx9RUYLSdolK60Y5D9I0RDGYdPtUhOiiLOS7GiphpVSdGKuTkrR DMV8zkqqzwCn8b2D0xSE35BOH6YE7fQCQusrrjtbgA5gydEaLoNCu2XlCD5WG9A62uzTtwKz1EpS 1y7SPGqNhsjrVTsAxbREsRmrmbrVlwwaQKH4zVtWvpWmU/5881Y6rALQwb1y0gC43jRkQR3o21Pg GJwB3eHRArOatVNW13hr2LaiAjY+jUFzbxNRrhrKlQGipDVILXi3ZG3nOnJEmxkF8eSbynedEkig QMRWMq40UuhGXXYKd4eWwcofQXbmeXlwPihirxhEXnoxOMujdJB6F2nkRZlf+MWfONuPRquOXoqS 1JOW9cD1oyPh78WbpZCBnIauc0M0QVBTWqD+vxYRHqGGUNZOlu+AVDAO2kpSVS6xOQdF2ucwePtC a32naLyDroVrm61/EhVog6yU0MrYzGWD64Binc3YDYAMYRa7zi208ziLUkNU1FSJ79PUS5IE1AoD /DzzkiDDEbB3v1IrO/UDFY2DDbgFEFrvRG7gSGZoPwQ35gKxgM97IW0TukgPsE5dDxHoPU7PaJvu 4/X7JWkpSIPL7uEYYGJwjJokfFEDln08lh33HlSn9d7CxV93DhfFEobRMynFeklJBWLp8cM7E7Dz KK2Hvpf0WvfjuxrPoziGZ1rhoZclhmRfQd9kVPO7F9A/uY8guZdfZBdZNIiC5AIIMpkMzqZFNEim fhpPwklRTPyeIEtWVZTjtX45P7TaRc2q3mJ0cjEraml4M9V/FoDdbtgQeboTo+cULrbjfO4HkXce 5INpkqWDaBrFgzz1soHn5+d54kV5NJnePdIl4/TLj+Ssx24eB7FmxZ7QyPG9s3n67/hsZNQwBa67 Zs3YzbaDyAiBeMErgC0ZKcJq095TBYq/UwVAqL9oDVtEqkG82sw22sCHPQdmoroF67EGdz12u99W BDyMvpn2DAzJlGleI9zNQNgEO0Dcp2JwcA+Dg156YPq3ZnDk+37mQciFZvGIwVGWgatEk/nC4AOU vzD4mzI46jnw7Bkc9gwuBOfghulKOpUUTDnkhpbOvP77L0hNHH9rk4DVBbd+WRUbbkJScOWswkBF G07rjs243h2j4cJgBdZk7Y/oufGJDYDCOAnCGNhqyBrnOS5k3AYGQH4SZ0Bz5HIa5n5s3P6D0Q8E ZIQtlsoeSkiz2QOxkHHI1nY76rbFSA1jDH0Y454PbHWnbmsw6vjuHZ2bs5s9dCZHt66SlCVEzL24 ejROM/GjnegZo44p4EMT7XitEp3lbXd9xGTaz9A7C662kxvGhbxvd7XpRZ6b8da32HPvfA5GkE/s dKJHQnZLQgtZG1gah/tvWEwh6rJYDKIsSWzW3AfjYZZmiQVjAO4n0Y7n4dDwBYz7FHgyMGJeAx8b OELrKId5Xml9eJDWY7+iXQkJejG6+thBzelKkuWM8Ft+NaHdtRLt1ccPH67eEyJnclVeU3h+7phS koKT12RG65pWJy1foClDjWD69RxKBBA5vpQIoBaDd/K4ZDXIwyzXDjJK0+DYQfphCtmzqRCEkLt6 xhc/6CMfXSHo89NdycC6xF52cAHYhM8T5R1Q/LCVg1+hyAoscRQYZ+ocph6O2pwLjB5s1vRtygg2 aslz/6BqE/lREvc1BCjrfMpRfNaN3Elnt1fz2VmqrkYcBDfbRFQ7tp2vd6SAyhIcF+rf0FgK+bt7 Nzl16jccijK5H0UwTOlOFKcBdOT+m9n+G8JLWGrsKtcxzUJBz8Q1XGCmO//fM90AmGdqVc8BcUEA xcAc4iCMlrMwPch87+Iuy8GTYJj2dSzBU+AuQXmfO+6ANPAbQgs2DzRrf1HBn0H2+9De/93n9B8A AAD//wMAUEsDBBQABgAIAAAAIQAubPAAxQAAAKUBAAAZAAAAZHJzL19yZWxzL2Uyb0RvYy54bWwu cmVsc7yQwYrCMBCG7wv7DmHu27Q9LLKY9iKCV3EfYEimabCZhCSKvr2BZUFB8OZxZvi//2PW48Uv 4kwpu8AKuqYFQayDcWwV/B62XysQuSAbXAKTgitlGIfPj/WeFiw1lGcXs6gUzgrmUuKPlFnP5DE3 IRLXyxSSx1LHZGVEfURLsm/bb5nuGTA8MMXOKEg704M4XGNtfs0O0+Q0bYI+eeLypEI6X7srEJOl osCTcfi37JvIFuRzh+49Dt2/g3x47nADAAD//wMAUEsDBBQABgAIAAAAIQDyTjWV3QAAAAUBAAAP AAAAZHJzL2Rvd25yZXYueG1sTI/NTsMwEITvSLyDtUjcqENLTQlxqoBUDtwIf+K2TZYkwl5HsZMG nh7DBS4rjWY08222na0REw2+c6zhfJGAIK5c3XGj4elxd7YB4QNyjcYxafgkD9v8+CjDtHYHfqCp DI2IJexT1NCG0KdS+qoli37heuLovbvBYohyaGQ94CGWWyOXSaKkxY7jQos93bZUfZSj1fC6nEpV PDdfSr28FXeXo8H7m53WpydzcQ0i0Bz+wvCDH9Ehj0x7N3LthdEQHwm/N3qb1foKxF7DSl2sQeaZ /E+ffwMAAP//AwBQSwMECgAAAAAAAAAhAJRafvySsAAAkrAAABQAAABkcnMvbWVkaWEvaW1hZ2Ux LnBuZ4lQTkcNChoKAAAADUlIRFIAAAKbAAAB3QgGAAABJXyCHgAAAAFzUkdCAK7OHOkAAAAEZ0FN QQAAsY8L/GEFAAAACXBIWXMAACHVAAAh1QEEnLSdAACwJ0lEQVR4XuzdB3gURRsH8PROQu+9I72D gNKx0eWjKwooCIpUsSBI71Wa9F5UOoJ0EBWQ3ntvgfTe/9/N3IRLSCAJXHJ3e//f86w3M3cxZG/u vXd3Z2dsQEbFHWpkadqhEU9vwcbGVrfxfXiRNO2ZcN0OPXH4T2zYd1K10PPY1YzMYnfo5MmTVcm8 WOwOnTFjhiqZF37kjcwid2hwcLAqmR+L3KGrVq1SJfNjkTvU1tZWPrZq1Uo+mhOL3KFZs2aVj/Xq 1ZOP5sQid+iGDRvk4927d+WjOUnTDi2QLw/8vB/gsX+oaqHnpbmH2tg4PDuWb968uXwkA4v8yJsz 7lAj4w41MovfoR9//LEqmQeL36FOTk6qZB4S7dDxo75H3bp1sWHHXtVi/u7cuaNK5sHiemjOnDlV yTwl3qGxUXjjjTdUhV7Fczs08tmJB3NTvXp1VTJvFvGRX7hwoSol78qVK6pkeol2aGiADzLlr6Bq yfNwtIODk4uqmYf8+fOrkumluYdWLp4bbpm8VC39BQYGqpJlsIiPvCV5tkOrVqmMVh92UDXz8OTJ E1WyHGbdQ9966y1VSllUVJQqmZZmPvJZsmRRJdNiDDWyRDv0xo0bzzZ6NWbbQ0+cOKFKlsVsd6ib m5sqpd6sWbNUyXTMdofOnj1blVJv/vz5qmQ6adqhcVERqkQvkqYd2qRWFdjYunFI+Eukac9cPH9O lcxXyZIlVck02NWMTJM79NChQ6qU8cxyh06ZMkWVLI9mP/JxcXGqlLFea4da2snfeGFhYapkfGbV QzM6HUuPXmw2OzQmJkaVMtbgwYNVKfXEGzF8+HAULlxYtRhoNoYaS1pHSZvFDnV0dFQly5fmHdrp g7eQNXcxWR46dCgiIgzH9+Kj4O7ujiNHjmDs2LHIli2bjIvZs2dXr0jMVB/z9JTmHWqr20G29g6y LL7lrX173it95B89eoSoSH3PvHLtlnxMycOHjxAdFSnLFy5fk48pEb8nJlp/8e3shdSNDnmg+z1R 6vecOnNRPqbk8ZOniFa/5+TplM9XxGcH4uHu3ZuyHByqT8VeaYce278Z128/wvxVG1VLCqLC8Nvy 2Thx7hpGzXj5sJqEvANDsPvQCXz5/VjVkrJC+fPgyJkbGDt3tWpJ2cXjf2HnX2fw1U+pO0EdEeaL +jUq4ucx+gwhwk+3U2NeY4fefvBYlYA1v21SpZc7dfGqKgFLVq5VpdSbv3iZKr3cX8cMkyPMmb9I lV7u7sOnqgT8PDflk9SxsdGqBOzcpr9nKjAkXD6+0g6lF+MONTLuUCMzqx0aHRUlh9SIb9ygwADV anDwyEn4+PjIcvyj+MYVue75W96yHi8qUv9NL17n4+MryxnB7Hrowyc+eOAXitx588n6qMG94Ojs Jm+fETs04W00Ykfev3FcPl7Q7dCx8/RfEKZk0R/5nG5OKJDdXdUMomOTOYsUlzFHZYyhRsYdakTc mUaU6p159+oZVaIXSXPP/Obb7+Tj6dOn5aM1e3781Ct/zE25M19lJF560MTO/OGHH1TJtDSxM69f v65KpqWJnSlEqsNHUzLazrxw4YIqmUbmzJlVyXQ00zPNAXemEXFnGhF3phG98s6cOe57+VikaFH5 aA47MyQkRJVM47V6pmeOQqqkv0HV1OnJ119/rUqmYfEf80uXLqkSUKJECVUyDYvfmR07dlQlwM/P T5VMw+J3poeHhyqZnsXvzM8++0yVTM/id6YY3mguXroznV1cUz0ufdu2bapkvVLsmaeOpO4GJ1P1 zOfFxsaqUsZ76c4U89PZO6RumkdT7MyrVw0j7eIVKVJElTLeS3emmJuuUvU3Ve3lMnJnvuz+dlN+ QlL8mEdG6MchpsRcPuamlOLO9L6nH378vHZdPoWruyHHy6idacqYmJIX7szLFwzjxAPDks6o0LB6 WVXSY89MRc9MrYzYmQcOHFCll+vdu7cqZSyL2pmp9f33+tODGU2TO9NUXrgze37wFob2/xzHDqbu lhXuzJfszM9b1Ef7lo3w36HNquXl0ntnmssEfS/zwp355OH9Z/POefskHV/+vPTemWm9D7NUqVKq lHE0GzNDQzN+fSV+ARkRd6YRvfbOvHz5snw0x505cOBAVcoYRuuZZ8+eVSXj2717tyqZt9femRMn TpSP6dkzXV1dVcm8WUTMPH/+vCql3avM7fmq+AVkRFaxMzNqIKzZ70xjzaJlZ2enSunHaDsztZeE 0yo+9Uov7733niq9PrPumRl5Ld4YC1vxC+g5CSfFSi0x4YB4M8xyZ7799tuqZF7EYNqVK1eqWlLs mUZktJ0pRn/cu3dP1fTE/BgFChTAsWPH0KRJEzg7O8uFQOMvjO3duxe5cuWSZSE1PXL16tRPCBVP /P602rQpdfM3JWS0nZncHGrWtj0vzTtTzOMmPNQ9xsWm7mx4RLh++q/7Dx/q8sjUDSoQvyc6JhZ3 7t/XT86WCiHBQfLx7r0Huv+m7mdC1c/cuSPm10x9jnvp3Cn5GB0dgyeP9fskzTvzj/1Hn/3KP/+9 iG5f6u8/f5kKtRuqErBk4340/1/aFlUe+/Nq1Gn4rqq9mLOz4QTJ18Om4o1KNVTtxWrUfw8b/9YP wOj82WDkL5L6cfIjv/4Ih3b8Kstin6R5Z96/o5+9cO9fqR90Gh2hv8Xkjz0H5WNqXLqoP9mxafsu +ZgaQf76+Yx27f9bPqaGn49+nbhtO9O2fvLyxfNUCbhxWX8f6SvHTEqKO9OIuDONyGx3ZvxQQnHo 5uubeG63+DNLfqJdlePnf7tz9az8GdGacDhicHj6L+NoVjtz8i+r8M+lR1g87Se0+6AZKhbOIdvj 54KztbOT5Z3/nEWH3iNl2/McnN2RxSsT+nRpiY8HjMTYBVuxcsvudDvLlZBFf8xjk5n7LSYy/ZZr SAljphFxZ5LZSrfO2ejNSvJxy+pfsHvPXgyftUrWiVIrXTpn6XKV0Lh+Pbz/QXNdYqK/4hL/KOTO nRsFCxbkZuXb0qVLVY9Inkm+1q312oeLi4sqkfD8JYvnsXNmIDH7TlCQ/iw/sXOalQ0bNsjFv0iP ndOMGGvMn1awc5qJhLfhValSRZWsm1l2zvS8HcZcPXz4UJUMo2WsHSOnmXj+huStW7eqkvVi5zQT zy8XbQ6z0JsaO6eZ+OCDD1RJb86cOapkvdg5zQSP1JMySeeMfyOOXH38bFyVja29fBSssXMmx9QL 3JiaSTpnfIf835djMGLg57JcoUFb+Siwc+plypRJlawTv9bNwIQJE1QpsdGjR6uSdWLnNANlypRR JUqIndMMvGzRVzGRpLVi5zQDy5YtU6WkrHkgCDunGfD391elpEy9gJwpvVLn3PPHDlVKzDvQONPY WlPnTGmaIHGPqLVi5DQxb29vVXqxjJzl0pwYpXMG+RhG1BiDtXTOhLNAvcyHH36oStbFKJ3T2Jfe tNg5xeLH8V/RXbt2RfPmzWU5tazx8uZrdU5xpSd+S4uI8FC0bNlS1ZCoLGitcxpjTs86deqokvV4 rc7p6u6JHJk90KBWRdWSegun6uc2sbHVz06WsIMfOnQId+/e1US0KKrW4X9da9euVSXr8cqd8/3G dZA9Z1588cUXsNNFhqEjp6hn0i46OlqV9LQSOdu2NYwXMAZzXmQyPRgl5zQ2azpaTwtrGwiS5s4Z FR2Da8f2oUz59LsJSwud82WXJF+Vn5+fKlkHRs50kl7r6v3www+qpH2v1DnFUqGCWC5USO2Soall 6Z0zfh2w9LBkyRJV0r5X6pzLZk1E9+7dE23GVKFCBbkohaVKz84p3LlzR5W0jV/rRpYRy+Ray/hP dk4j69GjhyrR62LnNLLKlSurUvqyhtNK7JxGllFD3KzhWrtJOueBHRtQLF8eWS6R20s+urobIoGl H61nlM6dO6uSNpkscjappT+Jn91NPw2Lo4vhpPXFi/pVvSxNyZIlVSnj/Pzzz6qkPfxaN6Jq1aqp EhkDO6cRhYWZZoEjrZ5aYuc0kqdPn6qSaWhx6hp2TiPp0qWLKpnW8wO3LRk7pxGINXPM0XvvvQd3 d3dMnjxZtSRWpEiRl96WbGrsnK/pvljgXSMaNWpksrw5Oeycr6Bjx46qpF2BgYFo3769qpkGO2ca zZo1S5WsixjoLCKruHP0yZMnqvXViJ8fOXKkvATbq1cveb9Yctg5yWxZXecU16QbNmyINm3aYPny 5ar1xVq3bp2qWTnI+EzeOW1snNSj4Vcl1znFIlI3b96UW8IFpeIdPHhQlVIv4c8cPXoUhQsXlgc4 rq6uL7zTUSwBmFbr169XpdRbsGCBKqXe8ePHVSn1xowZo0qpt2XLFlVKva+++kqVUs/knTM6Mlx2 TOu66ZWMIUO+1n+auUKVgJE/r9Z998bicWA4qjbRHy3uPHxGPr6uv05eehYRv/xxmviOx+0nQShV valsW7PtkHw0hvfr6Qe2dOz1jXw8f8cH+UrXkOUZy4xzz9WcZb+pEtDvx0ny0S8sGtkK6C9n/jDF OPcb7fhbv//F7AIdPx8kyw8DwuGRvYAs9/xG/7tfWVQY+g36ThbXzNFH8qol88H75ilZ/rJra/ko HP7T8M2VAZ0zFsER0br+GIPQ6FjMXv2HbH3gF4qG7XrL8ua9x+Tj67pw/Z7skOExcRg2Vf/GXX0Y gKqN28ny4l93ycfXNX5oH1UCeg0dJx9PXHuMktUay/L4ucaZvePO02D5eO6uP36cNE+Wn4REIV8p /QCU/iONM2Lpxn3DpdnPB+lnarnjF46s+fWjsDr2GS4fX0dEmK98XDxFf3dp7bKF8eDyv7I8+HPD qbv/9m9TpQyKnESvgp2TzBY7J5ktds50cu/hq5079XnB1OYLl6cuj50yRXcgqBHsnC/w6N5N+ejq kUU+5ilRGW8UyiHL3/bT3x5cu6F+sdV9Z27Dwc4G4pa0rG4Osu3gkZPPzu0WzKP/uUpvNkZsdBT6 jV6EmmULyjMLmcXrdQdx8a99p103REdGYOXO/2RdiH8ui1cmREZFo1yxfLLukVn3/42LgY2jO6J1 /9+Nu/6S7e5ZcstHS8fO+RLxnSL+0dPDTZ5strGxk/XYmGg4eeqn1v6oVUN80r3ns9eKzvl2pcLo /lmvZ207/zkrHzv0Hom/dvyGKtVrJPkdF27pI+7YeYZTKvbqOdE5hT5d9GM6Px6gP7Ieu0C/dvvK LbvlY/Hy1eWjpdP/1WQSaRm+ltpbhbV0SzE7J5ktdk4yW+ycZLbYOclspVvnLFhGPzDCxSsnyqhT H0RpkS6dM1eBorrOWVXV9AJCI1WJKHWM3jlbNq2Lpk2bwtkt8RR+gWH62dkWLVokb7XlZt1bvnwp f5um29d6gdL6r3VbO3u4OhhWOEtp9DNZh8ePH6vSi2X4AZE1d05rWwTrZdg5zUypUqVUidg5zYi4 rJg7tzYGZBgDO6cZOXv2LHx99bcqEDunWREzFFvDPO+pxc5pRuLnd3+Ve8K1iJ3TjJQoUUI+FitW TD5aO3ZOM5I5c2b52Lu3/nZoa8fOaUZcXFzkI+dl0mPnNCMJF7fNiPUzzR07pxlZuHChKgHTp09X JevFzmlGjh0zTLnj5aVf1c6asXOaETFzcLxp07Rzb/mrYuc0IwnnHOUAEHZOMmPsnGaCR+dJsXOa ievXr6uSwalT+olTrRU7p5nYtGmTKhnUr19flawTO6eZ6N+/vyoZiGUBrZnJOqedvRNKltXffels bwsnV8MbYY2d85133lElA2sfeGzSyFm/SsJbEuIQGqU/fWKNnTNLFv00igmJ8Z3WzKSdc+Pyuaqk 5xsULh9F52zevLmmlmZOSXLD5Hx8fFTJOpmkc4rR3ne9g/B2df1yJOVrvo8vP/lQlgVrjJxvvfWW KhlER4uFVawXD4jMxMCBA1WJ4rFzmokdO3aoUmK7d+tnIrZG7Jxm4s6dO6qU2Oeff65K1oed08yV Ll1alawPO6eZK1u2rCpZH3ZOM5Dc8tzxJk6cqErWh53TDLxsRNK5c+dUyfqwc5qBW7duqRIlxM5p BpYvX65KybPWk/HsnGagUKFCqpQ8a42sr9U5XZzsUblaDRQtUgh5CxRRra9PdE5ryrVsbQ2zOidn woQJqmRdjBs544zz9WNtkTOl24Dd3NxUyboYrXMuXfmbKr0+a+ucKSlcuLAqWRfmnCbWqlUrVXqx vXv3qpJ1ea3OWaFcWbzxxhvInjUzyldqoFpfnzV1zsWLF6sSPc9okTN+LXBjsJbOGRISokops8ZJ Fl6rczra28ojTbGFhOsXuDIGLXfOmjVrIiIiQpazZs0qH1Mj4Qx01sJokdOYc5lrtXMmPGVUtGhR PH36VNVS5urqqkrWw2idMzg49V9RKdFi5+zSpYsqvZqpU6eqkvV4rc65cflMmWuKzdG5oGpNnUlj R2LPgb9l+d99O7Blxx5ZFrTWOY3xrRIQEKBK1uO1OqfolHevX5LlbEVryMfUCPN/KB/vXNZPtyLe upjIEMSn/FrrnPFzvb8uazsoeq3O+XYV/Sjtzt2/QKFKTWQ59eJQskItVdZ7GqBPDUTnvHv3Lu7d uyfrpLdq1SpVsg5Gyzn1Uv/1NWXRr6oE3PAOwd3LJ1VNW5EzNcsyp5Y4iLImr9E5Y2Gr+1rv8nF3 NGrwFpxdjHf9V0udM/60kTG0bt1alayDkSOncWilcxp7NNGJEydUyTqwc6YjDw8PVTIea1obM82d 8+6VUxg5KX0nmNJK55w8ebIqGc+L7m/XojR3zmx59YOKew8ZLh/Tg1Y6Z3rcXtGwYUNV0j5+raeT hw/153KNzZqO2Nk500l6DdR48OCBKmnfK3fO3kPGysdJc9fJR3vXtF2+fBktdE4uS/36Xr1zfjNO Pg74ST8BrIOH8b5utNA5Dxw4oErGt23bNlXSNnZOC5Q9e3ZV0rZX7pwip0q4fdbnG/XM6xOds3bt 2qpmeR49eqRK6WPo0KGqpG2v3Dlv3LiR7GYMlh45jTUK6UWCgoJUSdteuXOmJ0vvnBmxHHV4uH5x By1j50wHc+cmXiUkPfTs2VOVtIudMx0EBwerUvqxhokW2DnTQUYMztiyZYsqaRc7p5G9bJZiY9P6 CCV2TiPbsGGDKqU/rU+NyM5pZBm5JKLWZ58zaecMDA6Tj89/PVly5/T09FSl9Ofv769K2mSyzmlr a491u47Ksn+Ebnt049ntcZbcOZs1a6ZKGUPL5ztNGjnjO2e8hLcGW6qMvn03W7ZsqqQ9ZtE5xfFt RIivJiKnr6+vKmWMCxcuqJL2mLRz+gToT1Y/fvQAV27clmXBkjunKWh1qhqTds4XsdTO+eTJE1XK WCmtxmGp2DmN6NdfDbOYZKRNmzapkrawcxpRnTp1VCnjhYXpT8tpCTunEWXkOc7nVa9eXZW0g53T iJo2bapKplGiRAlV0gZ2TiM6ePCgKpmGuNJ2//59VbN87JxGEhkZqUqmtXPnTlWyfOycRuLg4KBK prdmzRpMnDhR1SwXO6eRGHMeTmMRM0NXrlwZjRs3xqlT+inOE9q3bx8+//xzVTM/Zts5jbnoVnob Pjz9JjXLCGKueXMcfsfIaQSW3jnj+fj44MMPP1Q102PnfEXia7xq1aqqpi2XL1/G5s2bVc102Dlf 0cqVK1VJu+rXr2/S5WXYOV+Bu7u7KlmHjMpHxQdBDAEsUKCAPPvx6aefqmdejJ0zgSlTpqiS9RED qcVsJsY4l3r48GF510CZMmWwceNG1ZoYI2caicW7KPXE/tqxYwcuXryoWlKPnTMNcubMqUqUEdg5 U0lL16wthVV2zt27d8v5P9u3b5/i0ahYEePNN99UNcpIZtE5Jy7dhj9/X6pqwC+//IKBAwfKxFvc H/OiDiRuixUdWRw9Dxo0CMeOHZPbjz/+KO9KzJQpE5ycnGBvby/LXbt2VT+p9/vvv8vHXr16JTv5 lrGW88uo0UoZNX9SRq0kZ1aR0ycwVD6+KHKK0d43b95M9qBk1KhRqpR6zx8l1q1bF0OGDJGde/ny 5ao1sXnz5qlS6h06dEiVUu+3335TpdTbvn27KqXe/v37VSn1krtOn5JX6dDm0znjYhGZIEAGBgZy 46Z6w4ule+ds+nZtVK/bQNWIUi/dO6cYwS0m+X+kwvj5M6eezZ905fJlXc5pvKn+zp46oft/68sX z5959nuuXbuKGCNdqhNfR/LvUQsXXL54DrHq99y8cR3RRpwm8fjx46oEnDt98tnEFLdv3USUEZc3 TPh7Lp47/Wwf3rtzG5FRxvk9Z87pz4XG6P7dN2/q5zGI032jXrh0VZaFhP8OId07547lhqsuEwd3 k485MnvgzGF9DlWhWH75+LqyZXKSjx80b4XlkwbJcpG8OfDo+klZblSzgnw0lqnzV2LHCv3irBVK FkJkgP50VIf3jfMt0bGx/qY2Mbxw0pBPZLlw7syICdPPOtLv0//Jx9dVvFAe+VggmweWTNav5FGh qK4tWj990OihfeTj6yhaIA/ylNGvoPJ++x7y8WFAOIqVqyHLc9bvg62NrSwXKl1FPgrp3jmLF9FP CiB2spe9/te1alAeH72nH/WzeOIA+fi6xP8/WhccbZw8kddV/3u+6NgEA7s0luUtS4w3ejy3h6N8 LJdPfx1+RP+PMGmAvrP8tdVwZuJ13L96Ep0/+hidP+uP3DmyyrY+nVth6cSvZfnMX8Y5eu/V6T34 BwTA0cEBlUroF+YdPbgnti4ZL8s3z6T9gC858Z1zw+7/5OOnQydi0E8zZDlvqSoo+kYtWXZyMYxt SPfOWbhQAfno7uyAEX304wlzZ/PE8X36Uz1VyxhnAa74Acw5vNwwd0QvWS5eMBceXP5Xlt+tV00+ GkO3fvoxnhvmjZCPVd8oinDfm7LcrY1xZqLL7OEqH2uWK6Lbb+1luUT+bIgK0adHQ3snPnX2qlYu 1p+hcHW0x5yR/WS5WqkCiInUT4MzdcRA+fi64jvn/7r3l4+3/cJRtkZ9WZ6weDtsbO1lOU/BMvJR SPfOKcycOVOVdJFygeF0za9rjTs0bVaC37N88S+qBGz6Xb+Gp7FExsRnf8Dq5YtUSZfCbDHuzMeJ 9tv82aoE7N25VZWMI+HvWb7I8P78c+DPZ3nu6zp38YoqAZu3/6lKur9rxWpVSvzvEDKkcxK9CnZO MlvsnGS22DnJbLFzktli5ySzxc6ZDmbM0J9cTqt5c35WJRLYOV8g/pp//HjT+Ov0YnICISoqSj7G twuhYfppawwzmsQhPEI/CVh0dBSiIg3T2oifi4jUtUVH4/6dm/L/5+XhontN0uVd3HPor9yIn4n/ /eIatfj/C7Ex0c/+Hbkya2dxLXbOF7CxsYWf9z1kyV8afnfPyLY+3+kv6ZWuUB0jBuqXnS6dL7N8 3P3vaUSEh2Dh2m2yc8bFRGDbnr8QERaCBWv/QJH8ORAdE4cS+fTLt7zXoRfCQ4ORrWhFPLh7U47K F51TfCYyu+kvj8YLDNHPbFy+ViNdf4xFj8Hj0KlVM4SEhSOHhxPCdB8Aezs7+ZonN9I+HtNcsXO+ QOv6lVCjRG7Uq1oK7q76QSWi01WpWg3FylSS9QPn7qBxy844/892fPzxx3LrO+g7+bp/9m571vb9 T2Nl5xT6fdpWPsYTnfPxA/0Aa9E5heb1DbON+N2/ghg1oGr7/iPyse0nA2XnFDo00g+eyOtmPjPh GQs750sUKl4Gvncvou9IcUkvDrnzFUCFcmWQI38x+bydnX4kjWDv6ILm7zbGwf/OP/tad8vkhWYN 6+LYxdtJOqeIzCWLF0XWIhXw9NF9fNH3y2Q7p+D91E8+pqZz7t2wUD5qATuniSzZfADBQQH4cfoy 1fJijvb6r+zUcM2kH8GkBeycJhNn1AHDWsTOSWaLnZPMFjsnEVEaMXASEaWRRQbOU2fOqZJeRJAP Ro8ejfsPU57ghIjodVlU4Fw3fzy+/XEECpYxXNvL4e6I+Ak2IoN94OTiZrTbBYmIkmMxgdPW3lE/ /tHndqLAaWOrn3ggnhhw8TRAP40KEVF6sIjAeWDPLqxbt05ua5bNR/b8xfDrr/q5V4vl9oRfmD7n 9Ht4Ay5umWQ5ITFX7Zkz+rHCRGTdvL29X3vmf4s7xymyzvg7ZeKJulgL4/n2eGInnT59WtXIGrz3 3nuqRJSYmF3X6gLnq2DgtD5iYc1XWXmCtI+BM5UYOK3PW2+9BRcX/Y2CRAkxcKYSA6d1EeusiVUl J0+ejLNnz6pWIj0GzlRi4LQuYmHEn376CZGRkShevLhqJdJj4EwlBk7r0rdv32erylarVg2hofqV gIkEBs5UYuC0LjVq1JDZphASEoKPPvpIlokEBs5UYuC0LkWLJl6lMkcO/YyTRAIDZyoxcFoPMWu/ GIqU0ObNm7F27VpVI2vHwJlKDJzWQxyiV6qkn6Q/ITc37SwrQq+HgTOVxE5ydnaGq6sr/Pz0k/2T NgUEBKBfv36qZjBixAhcunRJ1ciaMXCmEjNO67F161YcPnxY1QzCw8NRpkwZVSNrxsCZSgyc1uPL L7/ElStXVC0xcbVdXGUn68bAmUoMnNYjf/78CAwMVLXERED99ttvVY2sFQNnKjFwWg9Hx8RLfz+v fPnyqkTWioEzlRg4rUdKV8+zZMmiSmStGDhTiYHTOogRE4ULF1a15PXo0QPRXDTcqjFwphIDp3XY v38/pk2bpmrJ27Nnj5w1iawXA2cqMXBahyVLluD8+fOqlryYmBjegmnlGDhTiYHTOnz66aeq9HLP 35JJ1sVqAmdcTDhcM2VVNWDApx9iwrI/ZblBlRI4dP6eLJ//7yA8M2eT5YQYOK1Dnjx5VOnlOnTo gHv39H2GrI/VZZzeV47AztYGxUpXVC26P8A28fII+uWBE8+/yMBpHZycnFTp5S5cuIA1a9aoGlkb qwmcgT4PMX7yDFUDnt67CkdnfcB0sjP8CXExUbBzdEbMc4tdip109epVVSOtKleunCq9nJjYOLmJ QMg6WFXG6eP9EC3ebYKixUpi0cr1qlUnLg4TRn4v52Ac/ONo1ZgYM07t8/X1RefOnVUtZTlz5lQl sjZWd6j+qhg4te/gwYOYOHGiqqWsWbNmePTokaqRNWHgTCUGTu37/PPPUxyKlNCff/7JddetFANn KjFwap9YlC2tRNZJ1oeBM5UYOLWvSJEiqpR6Hh4eqkTWhIEzlRg4tU3cDeTp6alqqdemTRtVImvC wJlKDJzaJtYZqlevnqql3oYNG7By5UpVI2vBwJlKDJzaFhwcjEGDBqla6omfe5VDfLJsDJypxMCp bSJzPHDggKqlDVe/tD4MnKnEwKltnTp1wo0bN1QtbcqWLStXxiTrYdLAGR0Zjv27d2D9+vU4c/6i ajVPYieJu0q++uorREVFqVbSinz58r1y8Pvjjz/w999/qxpZgwwNnDcunUXWzJkxauJ0xMTEqtbE QvyfokPblsiRvzgiomNUq+kx49S215kmTizs1rhxY1Uja8BD9VRi4NQuMXnxuXPnVC3t4uLiOJ7T yphV4Jw36QfUqv2uqpkXBk5t8vf3R/v27VXt1XXs2PGFa7GT9pgmcMbF4u/Dh3E4me3vf4+rF5kX Bk7tMWamKMaBfvjhh6pGWmdWGeem5XPww4wVqmZeGDi1x8vLS86raSycZs56mCxwim/7hFtMdCQ6 fFAfrjlLqVeYFwZOy/SiwDh79uxXHn70ImKmpKNHj6oaaRkvDqUSA6dlefDggRxfKdy5cweZM2fG rl27ZN3b2xsfffSRLBuTWGtdDGsi7TOrwDn8y85wcDTPjsfAaTnE0r1iiFByRNCMD6jpoXTp0i/8 3aQdZpdx+j59qkrmhYHT/ImMskuXLqpmGuLwf8GCBapGWmWSwBkXEwkHO1ts2HkAvy2cjCnLt+Pa lYtwdbBFcEiYepXxOTk6YO3mXfDRBeeyRfKi2+DJsn3+pOHIWbg8nj71QeM6VfDhFz/K9oQYOM2b CJqbNm1SNdOJjY2Fs7OzqpFWmSRwxkSGwd5W/2NhQb5yOV4hKjQAtqqc3kYN+RydvhwpyzY2dvIx nvj3+AVHqJoeA6f5OnToEL7++mtVM72mTZvi7t27qkZaZNJD9f/+PSQfY6Kj8MWnXdFvyA/yCnt6 eqd2Wbzz4Se636MadOIDdzwbG13mGxGtanpiJ3355ZcYO3as3CZNmiSzCzKt8PBw9O7dW9XMg+gX 3bp1UzXSogwNnHs2rkCefAWxa9+hFwbImOgIzJ42AZ6eXggKT5z1vY5/d66WAdLOzu7Z5uaRST53 6/JZGSybNnsXtrb2OHnlnmxPiBmn+RFXzitUqKBq5iVbtmyqRFpksowzJiYaD+7ewrQJY/DNN99g 9brfEBwSku4Z56ti4DQvYqmLypUrm21/mT59Ok6ePKlqpDUmPVS3JAyc5qVBgwZmfapETD1YrFgx VSOtYeBMJQZO81KnTh1VMl/Zs2eX52BJe9I5cMYhV76isvT3nq14v+2nslymfBX5aEkYOM3HZ599 hjNnzqia+RJT1a1atUrVSEvSPeMUF3tadvhY1YCLJ/9BaQZOeg329vaqZN7E+VdXV1dVIy3J0EP1 vh82k7fDpXbrM2yu+knTY+A0D3v37n12z7klEBc+uayG9vAcZyoxcJoHFxcXeUXdklSqVEmVSCsy NHB+3qI+en8zTtWA9i0bYcBPhqzyv0Ob4eChPydqbhg4TU/McmSJkwV36NBBzpxE2sHAmUoMnKbX pEkTVbIsT548Qe3atVWNtCDDA2eBwiXkvbxiy50jKwoVK/OsXqt6ZbMOnGJAMzMH03nzzTdVyfKI O4kiIox3JxyZFs9xphIzTtMaNGgQjh07pmqW59KlS3KGeNKGDA2cY/p/hrfeeivV2+hZa9VPmh4D p2m9zrrn5iJTJv3cCGT5mHGmEgOn6dy7dw/vvfeeqlmumTNnYvv27apGloyBM5UYOE1n6dKluHbt mqpZtsKFC6sSWTIGzlRi4DSdggULykkztKB79+6a+VusGQNnKjFwmk7evHlVyfIFBQWZ7RyilHoM nKnEwGkaYrLi5s2bq5o2FC1a9IXrvZNlYOBMJQZO0/j2229x/vx5VdMG8WWQHuu6U8Zh4EwlBk7T EOuUa5G4dfTy5cuqRpbG6gJnTHQ0smfxxLpdR1QLcPrffXKqsgEDB8HdxQF//J10rkcGTtPIlSuX KmmPl5eXKpGlsarAeeSvA/KxSa0qusB5VJaF5Fa5DApLfOWTgTPjidnTzWnZX2M7e/YsPv1UP7k3 WRarPFRPGjifX1fdFgEhie8r/uWXX+Dm5ibv/hCbp6cn7z1OZ1999RWOHz+uatrUrl07+Pr6qhpZ CqsMnI11gXPtn4ZD9Y3LZ8PJ2R3/HDmK0oVyYfDExeoZA2acGU98OWmdWHBOC7eTWhteHEolBs6M JWahcnZ2VjVtu379OiZMmKBqZAkYOFOJgTNjXbhwAaNHj1Y17WvWrJnFzWxvzRg4U4mBM2P98MMP VnXuTyzsVqBAAVUjc8fAmUoMnBnLw8PD6iaNPnr0KD755BNVI3PGwJlKDJwZq2TJkqpkfbJmzapK ZK4YOFOJgTPj7NmzB6NGjVI16zRu3DgsWrRI1cjcMHCmEgNnxilSpIgqWTdxqoJ3F5knBs5UYuDM GK1bt8aVK1dUjYQPPvgAu3fvlmM+yTwwcKYSA2f6ExdH1q9fr2qUnL///hu5c+fG//73vyR3rp07 dw5DhgyR832Ki2viDreEd7uJTWTzYrP2UyGvi4EzlcROOnMm6eQfZBzivvSqVauqGmWUp0+fykBb rVo13L17V7VSShg4Uyk+4+Qg5fTBK8nmQXyB9ezZU07nJ2arp+QxcKZSfOCk1ycGe/v4+MhDc7Fe uqurKwICAtSzZE4ePXokD+2/++47Jg0JMHCmEgOnceTLlw+BgYGqRpZEfOHNmTNHnmP19/dXrdaJ gTOVGDhfzz///CPvxybtEEcMmTNnllf8rYn44j927BgDZ2owcL46sbyvtWcoWufn5ye/GMVUgG+/ /bZFBdPIyEj89ttvcjkTsZCeGIkg1r/v06cP9u3bh5s3byIkJES9Wo8ZZyoxcKadWMlRDIEh6yb6 gTjEb9u2LWrUqCE3EZjEJoKU2LJnz55ka9iwIRo3bpxoa9GihVzAT2zTp0/H2rVr5Xbo0CEcOXIE GzdulM+J1+bJk+dZEKxevbr8/WLGrYsXL6p/2atj4EwlBs60EctC1KxZU9WItIWBM5UYOFNvwYIF mDFjhqoRaQ8DZyoxcL5cVFQUSpQogW7duskykZYxcOpEhgWjUulisHdwQJGSZRGZzHC1jAic4lzQ +fPn8ccff2D79u3PthMnTsjf/fDhQxmUUgpM4mS3WI5h586d6NChgzzHM3PmTPWsfvKIsLAweT6o fPny8l7oV/nbTp48KS8GiH+zqYl9oqV7ucV7qKVxk6LPaekLlYFTxzbh8sBxsbCxc0BETJxq0BM7 6dSpU3JAsAhgly9fxq+//oqBAweibNmysLOzk/cH58yZU87kXaxYMRm04reWLVvKq8tZsmSBo6Mj KlWqJA9n79y5Iz8k8UQ5rR1MfMDSGjRE0Dx48KCq6YlhFuXKlUPz5s1VS1Lbtm2Tf+d///2nWl5O /C0ZsRqouDiQEfe5i/38/BXW9CC+MDNqhc+MGFcrPjtbtmxRtfQlbq5IbwycOjY2TqqkJ9ZZ9w0M UzW9uXPnyrtcpk6dmq7be++9h759+yb7nDE3MdP4F198kexz8du8efPkkAwR6Lt06YJZs2Yl+7qX bWIyCrF2eHLPGXMT++yjjz5K9jljbmK/tW/fPtnnjLn16NED/fv3T/Y5Y27i/X3//feTfc6Y24AB A9C9e/dknzPmJhKZt956K9nnjLn99NNP8vPxOiw+cPb437v4cpj+UHbVvInIVbSiLBMRpReLD5xE RBlNE4Ez0P8J7B2ckCNHDv2Wq5BsjwwPhaO9PQYM/QHlShRE1UYfynbExSBX1kz430c90eqdt+Hh lUPfbibiooJhb2eHH34ajaJ5s6Jm0/ayPTYmBq6ODujT/xtUL1cCpao3lu2Ii9O9Ljveb9MZXdq+ BzcPT327mcifL++z9yZnzlzydMoD/3D5nKezEz7t/TXqVy+PgmVqyDahQokCaPBOK/T6uB1c3NxV q3nwv38ZtrY2GDthCgrm8kKzdoZF2pydHPH1kO9RqXRhVG/UWrUCdSuXRs23mqBf725wcnFVrebh 9tm/5bWCYSPH6T4n+dGm6+fqGcDVxQm9vx6MulXLoUy1BqoVeL9+NZSrWheDv+4FRyfzWUO/47t1 kLt0LVXTc3N1xmdfDUSDN6uieAXDcxWK5EG9d1qje5cP4eyeRbUCE7//Gq4e2TFp3Cjd+2wHv/Ck F/o0ETgbVyyI4cN/QJFCBdDo3ebwCwqW7YWzOOH8lVuyLNSrWArr/ziMb7q3wNIth1QrMLZ/NwwY abhybVpxMrBcvXwO7dq0RM8vvkJwqP6cbfn8HvjrP8O8ou2avInZK7dh6tBPMH7+WtUKLBj/DTr1 /lbVzMelk4fh4plT1YCGlQpiw84DqgZ81aUlhk9fhrUzvkH/EdNUK7Bx8TQ0adVN1Uzv9oWjyJWv EP7cvQf9e3+EJq0/ku0l8+bAzr9OyrLQqWUTLN70F/5cNQ1d+gxVrcCBzStQ5U3zufc/bw4v3ReZ 4SJgrbKFcej8A9SvUhqrt+5TrcCAHh0xYdEWHN2xEu/+71PVCpw6uA1FS1dSNdOIDg/CY58ARIT5 IE+Z2qoVaN2wFuat/UPVgJGDPsPwub9j7thB+OjLH1QrsG39UpSr10aXbQUgW8HSqhWICvHRBdHM qmagwUP1OOTJ7oUbj4OQ38sBF6/fVu1A/YqlsWbrQQz65H2s2fGvatV9wwzqjq9+NHxQTSo2Un+B Kzi+I+uyyXzZ8Tg4GmXyuuGfE+dUu+7btWkdzFy6CZOGdMXUxRtUK7Bk0vdo32OIqpmHgEdXkSVX QTlLT7x65fNj627DF1j/j1rjh0mLsGrKIHwzZpZqBbYsnYFGzbuqmull9XLX9S/D1eyyRXPhjm84 iubOjj3/Gr7YurRqhvm/7ceOFZPxST/Dh/SvratRuaY6WjATU0b/AHcPD0ycsxidW9bH6dv+qFep JNbvMLw/gz7rhNHzN+Df7UvRolNP1Qqc+WsHipQsr2qmFRHmmyhwNq9fA4t/36VqwJghvfHdjHX4 edQAdB/wk2oFdvy2AqVrt9Ad7fkhV5E3VCsQo/v/ubgnXTtKE4Hzyy4foGSF6li5cgVqVyqjy7b0 3+5hIUFwcrDHxKkz0bH1eyhbvaFsj4mOhKe7KwZ//xOG9OsFz+x5Zbu5uHBkFxxdvfDLoiVo+0FD vPVBZ9keEx0NV92h4JjxU9GjSzsUf6OabI+NjUGuLJ7oO/BbjPi2P1y9sst2c9KwVgUcPGP4Eovn 6eaCH0eNx5c9P0KBooYOW1SXvXXv0x8TRg2DUzId15TW/TIRXtlzY+GS5ejWsXWCf3csXBztMW7K DHTr0BJlqr6t2nWHhcULoNOnvTF10mg4OLvrXmk+9v62ELnzF8GKFbpMuGwJ9Oj/vXoG8HBxxE9j J6PXJ51QqJQhq6xXuTRatu+GWdMmws7RGeayin64LtDlLpP4UD2TqxN+HDMJX372MfIVNvSx4gVy o/sX/TFmxA9wy2Q4VP+h36copvtsLV+yEG7O9rh4N+kQKV4cIiJKIwZOIqI0YuAkIkojBk4iojRi 4CQiSiMGTiKiNGLgJCJKIwZOshjixoCDRwx35hibj/fDRNMUenm44MItb1VLWcOab+Cf01dUzTiO 7FiJ/iOmqhqZCwZOSpPpw3qh6jv6WwwFD1cn9B48WtX0wS3+7iB7XVnU47eDp67Ldk9nW/x3zRCQ Dm5fq3veUZbv3byc6GfeqPmObBfk/0MFzjC/+4le9/7/DPdXF86bHSO/H5LgeXv1jP7WvIQ/N2Xm L/AsWBZxEQGJ2gUROMeM+PZZm73Li+cAqFEiBw6eNdzem8XLA98P/CrJ/1No37Ipxs9b8azdwdkD sXFhiV4bnWBK2VGDeuCDjoa/j0yPgZPSJi5WBsvb3oH4c908DJm+RgZIoX3jKpg4d4UsC7ExUbh0 4RxWLluEBm9WR7Ey+jtPosL8YWvvhJiYWESG+sPO0QWxsXF4eOWYrt0RX3zRR841KbbmjWqjRLUm 8udEQBGB88yR/bCxtX32GrHVrloWtRt9IF9XJH8OrNv5jywLfT9ujQ69R8qy+H8kdPnITmRTUxE+ fnA30fMicB69eEfVgPffroIxc39XNYMwv3uwcXBBlO7viZfFKxPWb9+vakCvji3Q9pOBstypVTM0 7/KlLAvtG1bDd9MNcw3kdXPAyi0JluiNi0ry7ybT4rtBaRZ49zSqNWgBG13wi4qJw+zx36JZu08T fLij4WivyyovGG6x/PHrT1A4wf3MRw/tgH2Wosif1U3e5y3EhvvJ/4cIqPGuHj+IU+cvy7J4TgTO x7cvyXJolOF1B3dtw5XrN2RZBM6d/5yVZaHfp22fBU53BxvsO3dfloU+H7790sCZ8FC9ef2qGDvP MCfAM9HBup+zRVik4cZDETi37z+iarrf06VlosD58QD9v0fo0KgGxi7YqmpJA2ds2FPY2LmoGpkD Bk56JWuWL8S23YdVDZg8eTJCQ/UBMN6Yn4ahe/ceWLV+oy64hOleMxUxCZYJWbloDg78m/Sc5a4/ NuGznj3w9cDBuP3wqWrV/467Dx6rGvDHlg1yZvL+g7/D/ce+qhVYMH82bj54omrA3p2bsXW3YVKX R/duYfq0qfh983Yc27kCRSsbJtxYMHsKuvfQT2Axc8Y0PA0wLLWxYd1yHDl9VdUSWzTpO3T8apSq AbNmzcCNOw9VDdizfRM279RnoNs2/YYd+w0Z8db1K3HkrP40hjBvxlRcSDA5TeM3K2H5FsMsUmR6 DJxkVa6cOgJ7ezuZWYqt8BtV1TOv7+zBDegz2JBJGkPZ3B44e+2uqpG5YOAkIkojBk4iojRi4CQi SgMGTSKiNGDQJCJKAwZNIqI0YNAkIkoDiwuaD25eRkhY4kHV61cuxez5S1WNiCj9WFTQvHP1nByc fPKi/m6KuNgY5PByx6iJMzB/xgQ4unrIdiKi9GJBQTMWOXPkQIkcbrqgqb/v+MHVoyhbp7ksC+2a 1sXPyzepGhGR8VlE0BTTkNWpVBpHzt9CQQ+7Z0Fzxg89MHr2SlkW1s8ZjbZdDbPKEBEZm0UEzd/m jMCP0xbJcsKgObx3S8xdvVOWhd3rZuHdNp1VjYjI+Mw+aAb5PpDnMZs2bSo3Zzsb1KpTF4dPXsHi 8QPw0wzDBaAV03/E/3rop+SKJ7JUFxcXFCxYkBs3btzg6KifDPtVmX3QjAwPwbp1655t2Z1tMH7q LNx77AufB1dRqFwd9UqxHEF5rNhsmBBWEEHTyclJ1YjI2mXNmlWVXo0FXQjSy+tqixMX4ucijEOl UoVRu0FTtG/9LrLlyqfaDRg0iSghqwuaIgiK7RldOSQ4GE98/RO3Kwya1ickJASrV69WNaLErC5o phWDpvW5dOkSihcvrmpEiTFopoBB0/qcPn1aXjwkSg6DZgoYNK3PnDlz5AcjODhYtRAZMGimgEHT +nTq1Anjxo3Dxo0bVQuRAYNmChg0rU/z5s1x+/ZtdOjQQbUQGTBopoBB0/qID4W4gl64cGHVQmTA oJkCBk3rI+74iImJQd68eVULkQGDZgoYNK2PnZ2dfOzbty9iY2NlmSgeg2YKGDStj5hrQNi+fTuW LFkiy0TxGDRTwKBpfTw89JNR+/j4oEyZMrJMFI9BMwUMmtYlOjoaWbJkUTXAzc1N9gGieAyaKWDQ tC4iuyxVqpSqATlz5pRX0oniMWimgEHTupw9exaffvqpqgFjx47FhQsXVI2IQTNFDJrW5eTJk/Kq ebz79+9j5syZqkbEoJkiBk3rsmXLFvz++++qBkRERKBYsWKqRsSgmSIGTesyfvx4PHnyRNX0MmfO rEpEDJopYtC0LuIc5vNBs2rVqoiKilI1snYMmilg0LQuCS8CxZs9ezZnPKJnGDRTwKBpXWrVqqVK Bn5+fujWrZuqkbVj0EyBCJrOzs5wdXVF6dKlVStpVYUKFVQpsZIlS6oSWTsGzRQw07Qu8bdQPi9P njyqRNaOQTMFDJrWJeEtlAn17NlTlcjaMWimgEHTuojbJpMjxm4mHL9J1otBMwUMmtalfPnyqpSY r68vZzwiiUEzBQya1uWDDz5QpcREP3B3d1c1smYMmilg0LQeYjaj9u3bq1pSYkZ3MXUcWTcGzRQw aFoPsQLlV199pWpJlStXTo7ZJOvGoJkCBk3rsXbtWixatEjVkho4cCCuX7+uamStGDRTwKBpPVas WIHly5erWlLiVsoTJ06oGlkrBs0UMGhaj6FDh+LIkSOqltSDBw+wYMECVSNrxaCZAgZN61G/fn0E BASoWlL+/v7o0qWLqpG1YtBMAYOm9ahXrx6CgoJULamwsDCO1SQGzZQwaFqPFw1sjxcbG8u+QAya KWHQtB6pmZQjV65cqkTWikEzBQya1kG8z6lZ1uKNN95AZGSkqpE1YtBMAYOmdUjt+9ypUydcvXpV 1cgaMWimgEHTOojbIwsVKqRqLzZnzhxs2LBB1cgaMWimgEHTOoileqtUqaJqL3b8+HG5YiVZL6sI mjHRkciZ1RMFCxWBjY0Nft2+Vz0DfNO3O9w9vJDVywOtP+qtWg0YNK1DeHg4WrVqpWovJjLSzp07 qxpZI6sIms1rF8eC9TtkOSoyQgZOITjQB45uhh1QqnBe/H32lqrpMWhaBzE+c+LEiar2crVr11Yl skZWETRF4BObEBbyFDa2+nkRN/4yBv1HzZJl4edRA9Dt6x9VTY9B0zrcuHEDS5YsUbWXy58/vyqR NbKqc5rZXB1llrnst+2yPuKLVpi1YpssC7vXzcJ7bbqqmh6DpnX477//sH27vl+kRKxMStbL6i4E xcbGIGeWTDh/yxsTBnXClIWGdV+2LZuCFh0SL6AlgqZYwrd58+bPtmXLlqlnSStGjx6Ns2fPqtrL VaxYUZXIGllF0Fy2ZCEePTVMxPBmlXJYtmkfzh78DS0/GaRagYGftsWwSfNVTY+ZpnXo168fLl++ rGov17VrV87gbsWsImhO/eZjlKvdRJYfXD8nD9FjdcEwOioCtrryrYc+iAgLhb2tDcKiY+Xr4jFo WofGjRvj/v37qvZykyZNkudAyTpZzYWgxXNnoFjRomjZthOe+gWqZ4B7t67hrdo1Ua5SNZy5fFO1 GjBoWgdHR0c57Cg1du3ahenTp6saWRurO6eZVgya1sHBwQFRUVGq9nJXrlzBhx9+qGpkbRg0U8Cg aR3s7e1VKWUiuObNm1fVyNowaKaAQdM6iBESqSX6hJeXl6qRtWHQTAGDpvbFxMTAzc1N1VInLUGW tIVBMwUMmtongqaHh4eqpY64cCQm+SDrw6CZAgZN7ROrTNaoUUPVUqdhw4Z48uSJqpE1YdBMAYOm 9l28eFEOWE+L77//HteuXVM1siYMmilg0NQ+cd/5oEGGO8NS459//sGff/6pamRNGDRTwKCpfWIm 9r17DXOspoY4NB86dKiqkTVh0EwBg6b2zZw5E3fu3FG11BHzb7711luqRtaEQTMFDJraN3bsWBkE 00JccecUcdaJQTMFDJra16FDB1VKPdEvUrPkL2kPg2YKGDS1r3r16qqUNkWKFFElsiYMmilg0NS+ N954Q5XSplq1aggMNMyYRdaBQTMFDJra96rv7xdffIGTJ0+qGlkLBs0UMGhqX7Zs2VQpbZYvX47V q1erGlkLBs0UMGhqX65cuVQpbcQwJY7VtD4Mmilg0NS+qlWrqlLacTJi68OgmQIGTW0TC6SJFUZf FVemtD4mC5r37t3F+vXrsWHjZgSEhKlW8xMfNL/66iusXLlStZJWiKDZokULVUs7jtW0PhkaNG9f PYc3a1SWq0Fmy54ddevWxZu1ayGLlydsbO3Q8aMeuk4co15tHuKD5rlz5zgVmAadP38e3377raql XaFChVSJrEUGBc04fNK+OarWeBMXr91WbUltXLscBfLmwuyl61SL6fHwXNt+//13zJ+feK37tGjZ sqUqkbXIkKAZGxMJ36DUrfQnnD5xXJVMj0FT28QtlGmdrCMhkaX6+PioGlkDXghKAYOmdhnjvRVj NXfu3KlqZA3MJmguWbIEIZGxqmY+GDS168aNG1i4cKGqvRpxTrRz586qRtbAbIJmzZo18SgNh/AZ hUFTu8Sg9uDgYFV7dblz51YlsgY8PE8Bg6Y2hYeHI1OmTKr2esRyvqKfkHXI8KB5//ZNHD58ONkt IpqH55Qx5s6d+1oXgBIqV64cAgICVI20LsOD5uJpo+RUXPFb6dKl5LjNoiVK4iEPzymDvOokHcmZ MGECrl69qmqkdWZzeJ7FKzPML89k0NSix48fp3nJ3pcRS/nOmzdP1UjrzCZotn2/Prb9fVHVzAeD pvaIAel+fn6q9vrERMS1atVSNdK6DA+aIgg9v106cxQO9nZ4HBSpXmU+xL+PQVM7xPvp5eWlasYh /p9cZM16ZHjQnPzdl7C1tU20Obm4Y9LPrzdeLr0waFqe2NhYeZ48R44c2LJli2rVM8bYzOQULFhQ lUjrzObw3FwxaFoesVDapUuXZLl3796oXbs2wsL0M2llz54dISEhsmxMYqak27dfPK8CaYfZBE0R nMxxpBuDpmURM6kPGzZM1fTEAHZ3d3ccOHAg3aZy27ZtW7pksGR+zCZo2tvb444/z2nSq7t79y4a NmyoaomJQ3aRdfr7+6sW4xLzcr7K+ulkecwmaIpsIFYXoMwNg6ZlePr0qTyPGRVlurG+PK9pHczn nGZcLCKjzGsCYoFB0zKIweoxMabtP6+6QBtZlgwPmjHRUcibzUtmBc9vdwPS6/A8DmdP/IsPW7XC gKHDEBxqWF4jNDgQA77sjY8+6QW/wKQXCBg0zZ+YIWvFihWqZjpt27ZVJdKyDA+aU37sh7wFiuOJ 7nDKydZOTuA69acBaNjyY/UK49u9ahqy5S+Ox0+eYvfWtbC1c5DtsTHRcHGwx+5DR3D+xGG55Mbz uQqDpvnz9PRUJdOaOXMmjh83nwm0KX1keNDs1u59bDx0TpbrVC4JnzD9zZPN6lWDb2i0LBtbv897 4PLN+6oGVH6jGA6dvYnrJ3ejbnNDsO7xYVOMm504Y2HQNG+nT5+WwcocnDx5Ep9//rmqkVZleND8 aUBPjJqzRpa7/+8DLNl8SJa/7NIam1UwTU/RUZFwdrBDlC5WT/nmY4yft1Y9A2xaMAGtOvVWNT0G TfPm4OBg0os/CUVERKBw4cKqRlqV4UEz1PeBPH/Zf8xcHN+/Cc6uHpg/f65sC45K36vnYaHB8vf8 c/qKrA/v3RKzV+6QZWH3upl4t03iWbjjg6YYzhK/BQUFqWfJlE6cOIGPP06/0zqvQowHJW3L8KAp hIcG4ehZfeA6f/wwGjRogHOXrst6evG9f03e3x4YbLjYs2bG9/h+8gJVAxZM+Baden2janoiaIpJ ZseOHftsE4dhZHr58+eX4yPNSb58+dLljiMyHxkSNGNjoxCRhtEgD+4Zzj8ag9+D63DPkjPJ1fGA pw+QJV8pVQOqlS2GLQcSB0QenpsnMYHwe++9p2rmQ8ytKe5vJ+3KoEwzFtXKl0KvL4fA1//Fh7YX z5xAg7rV0a3PUNViHLa6Q3JHR0fY2dk92/48pr83uWWTeihQpDgqli2J8tXqyraEGDTNk7jzR5xD NDdXrlzB4sWLVY20KEMPzw/v3oDsWTPL84rlylfAF198gc8/64nSxYvItuKly8E/JONvpRS32L3o bCqDpvkRg9gbN26sauZFLHtRt27SL1/SDpOc0wwLC8X+ffvwzTff4Pthw3Hq3GVERprfUhcCg6b5 qVevntnOKCQCuouLi6qRFpkkaFoSBk3zI06vmDNxMUj0G9ImBs0UMGial4cPH5r90hLvvPMO7t27 p2qkNQyaKWDQNC9i3spDh/Q3RJgrcR/8unXrVI20hkEzBQya5qVbt27PZmE3V2Kc5meffaZqpDXp GjQ/7dgGNWrVxhP/YFlfOeM73HtiWXfTMGiaF7EomqmngEuNMmXKqBJpTboFze2r5+HCrUey/Gbl 0rj10BdzRvTErceBss1SMGial5IlS6qSeXvdDxaZr3QLmrs3LMap64aT4UULFcSMYd0ZNOmV3bp1 C507J54bwFw1b95clUhr0vHwPA4TRwzCU78AfU0XfJrUqYLrD/V1S8GgaT6mTJmCvXv3qpp5W7Ro EXbv3q1qpCXpek5TCxg0zUf9+vXl3VuW4ObNm8w2NSqDgmaMXLg/LZu5YNA0H+IikKUQwT1nzpyq RlrCTDMFDJrmw9wHtT9PTCloblPX0etj0EwBg6Z5uH//PmbMmKFqlqFfv3548OCBqpFWZNjhua2t PcLVEr0hAU9RpUoVWY6Xw8MBd/wzfoajlDBomoe+ffta3OTP586dw6+//qpqpBUZFjRtbAxBM9jv sZwKLqFcnk7puITvq2PQNA9ixcnISPPrHy8TGBiISpUqqRppBYNmChg0TU+8B/b29qpmOcS/283N TdVIKxg0U8CgaXre3t6oXr26qlmWokWLms1qmWQcDJopYNA0vYMHD8rZjSzRmDFjsGfPHlUjLcjA oGmDxk2aoGnTpmjU4G1ZF+X4zcne1qyDJoeOmM4nn3xisSs8+vv7o3///qpGWpBBQTMW3bt3T3Hz DTW/wBQfNGvXro2ePXuqVspIrq6uFjGz0YuULVtWlUgLMihoWi4enpte4cKFVcky5c6dW5VICzIo aMbJtaDTspkLBk3TEvdwd+rUSdUsk/j38/SOdmTYOc233norTZu5YNA0renTp1v8bEFi6QuxBAZp Aw/PU8CgaVodOnRAaGioqlmmp0+fok6dOqpGlo5BMwUMmqYl1jjXgixZsqgSWToGzRQwaJqWWENc CwoWLGjxGTPpMWimgEHTtCxpDs2XmTBhglyugywfg2YKGDRNy9Lm0HwRMSJk4sSJqkaWjEEzBQya piMGtA8YMEDVLJs4NM+bN6+qkSVj0EwBg6bpHD9+HMuWLVM1yyb6UebMmVWNLBmDZgoYNE1HHM4e OHBA1Sxf+fLl4efnp2pkqRg0U8CgaTriJoe7d++qmuVbtWoV1q9fr2pkqRg0U8CgaTricDYiIkLV tOHTTz9VJbJUDJopYNA0HRcXF1XSjly5cqkSWSoGzRQwaJqGmODCzs5O1bRDTDFIlo1BMwUMmqbh 6+uLMmXKqJp2LFmyBBs3blQ1skQMmilg0DSNy5cvY+jQoaqmLUWKFFElskRWFzSvXLmiSga+Tx/j 9r2HqpYYg6ZpHDlyBNu3b1c1bcmWLZvmLnBZE6sKmr9MHw0nZ1dV09EFxOpli6Nh0+b4sHlT5C5U XD1hwKBpGtOmTYOPj4+qaYv4Mjh8+LCqkaWxiqAZGxuDhrUr48169RMFTd+H15G7RFVVAxrUKI81 2/9SNT0GTdNo3bo1goODVU1bgoKCUKpUKVUjS2MdQTMmBvcePUHQk7uJguaCsV9j2LTFqgYsnzoM /+sxSNX0GDRNQ6wLFBlpfquTGotYNyg2NlbVyJJY1eH580FzeO+WmLvmT1UDdq+bhXfbdFY1PQZN 0/Dw8NB0UJkxYwZ27NihamRJrDpo/jz8c4ybu0bVgF/njkGbrl+qmp4Ims7OzsiUKdOzbfDgwepZ Si9av8Is+lWDBg1UjSyJVQfNe5f/RdXG7VQNaP9OPcxcukHV9JhpZrzw8HBUq1ZN1bRLzOZOlseq gmbgc0EzLjYG2TK5YviEGVi1eDYcnJLetsegmfHOnj2L3r17q5p2idncjx07pmpkKawqaEZHReDo c500OioSv65ZiTkLliAyKuna1AyaGU8sebtw4UJV066AgABUr15d1chSWFXQfBUMmhlvyJAhuH79 uqppmzhHLmaoJ8vBoJkCBs2M9+6771rNcJxJkyZxwTULw6CZAgbNjFesWDFV0r4nT57wKrqFYdBM AYNmxhNDvKyJOEQny8GgmQIGzYxXsmRJVbIOX3/9NY4ePapqZO4YNFPAoJmxxP7u0KGDqlmHqKgo LoNhQRg0U8CgmbH8/f3x008/qZr1ENPFhYWFqRqZMwbNFDBoZqzNmzfj999/VzXrIWY+ypcvn6qR OWPQTAGDZsZq3749Ll26pGrWZcWKFXKMKpk3Bs0UMGhmrEKFCiE0NFTVrE+FChVw+vRpVSNzxKCZ AgbNjCWmhLN2bm5unGvTjDFopoBBM2M5OjqqkvU6ceIEqlY1rChA5oVBMwUMmhnn/PnzmDhxoqpZ t4EDB2LLli2qRuaEQTMFDJoZp1atWlZ9PjMh0e+8vLzw9OlT1ULmgkEzBQyaGUMM8C5TpoyqUTyx lpAYu0rmg0EzBQyaGWPcuHGckDcZIvMWV9Rz5coFX19f1UqmxKCZAgbNjJE9e3ZVouSEhITIMZx5 8uTB+vXrVaueeE60tWzZUg6QF1ffxSQg8Y9iy5Ejh1x3qWzZsrh79676SXoVDJopYNBMf+JD/9VX X6kavYwYirRgwQJ522X+/PllIOzevbsMmt7e3upVLyZOg4gJQsTPiruvKO0YNFPAoJn+3nzzTTx4 8EDVKKOICZBFFrp4sWHtf0oZg2YK4oOmjY0N13NJByJzcnBwUDXKaKJ///fff7J/9+3bV7XSyzBo piA+aHIdl/Sxa9cu7NmzR9XIlI4cOYLMmTNzrGwKGDRTwMPz9CWG1IjzbGQ+lixZIoPntm3bVAsl xKCZAgZN4xIB8vLly/KD+fbbb+O9995Tz5C5EVfrxRX4ixcvqhYSGDRTwKBpPM2aNZP3lg8fPlyu +U3mT/T/Vq1aoUCBApxERGHQTAGDpnEcPnwYTZo0UTWyNGI4kxjrKe6Jt3YMmilg0Hx94jZAcR81 L6ZZvk2bNskbEf7++2/VYn0YNFPAoPn6xABsTsShLeJc9FtvvYXAwEDVon3i9IQYTywukr0OBk16 qbZt22L58uWqRloSHR0t16ifO3euZs53is+7uFgpvuTF6IF33nkH9vb2chN/6/vvv//a8YBBk17o +PHjaNq0qaqRVm3duhXu7u4oXLgwvv32W4uaWOTOnTvyzqgaNWrISVHE39GmTRvMnj1bTgb95MmT JEPieHieAgbNVyMyD1dXV5mNkHUQ77n4ovzmm2+QN29eeQfd5MmTcfPmTZOenhG/+8KFC/KI56OP PkK5cuVkcHz33Xfl7FqHDh1K02kGBs0UMGi+GjEphDVfLCA9ka2JCUXEmFyRzYlZlkRGKq7EizGg 4otVXFhKuJUuXRqNGzdOsg0aNEhmsmJbu3bts03cyST62tKlS9GnTx/Url1b/n/FpCYlS5aUv1tM CCNmwjfG2vIMmilg0Ew7kV2KzkqUXsT0dvHbypUr5Vr5Dx8+VM+mLwbNFDBopl2xYsU42zhpFoNm Chg00+bff/+Vt98RaRWDZgoYNFNP7CsXFxde/CFNY9BMAYNm6ohAKZZb2L9/v2oh0iYGzRQwaKZs zpw5cvDvqVOnVAuRdjFopsDSg6YYfyaGW4hhGOK2t/bt26Nr1664deuWesWrExMIi6Eja9asUS1E 2mf1QXPjyl9ga2Mrp/ufuWitajXIiKApBgU/evQI//zzD7Zv3/5s2717txznJoZSJHdnQnKePn0q x61NnTpVjnkT03rdu3dPPas/jBb1nj17yvOPs2bNSvPA48jISDRv3hzt2rVTLaaVUUNNMoroC1qi tb/HqoNmeGgwbO3s9ZW4WOTM7IHrjxLP8yiCprjnVExQMHToUKxatQoHDhyQQUysopjWix7i9SL7 O3funDwHKAJylixZ0LBhQ/zyyy9y7e/4befOnRg7dqycUk0sPiYG68YvySp+zs7OTgZ7URYBULSL uzBEIHzZkB9xN0S8+/fvy/rChQtTdf/w48eP5Zo+ly5dUi2mJ/aLltja2qqSNojPj5ZYddDcv342 ug8ep2rA+G96os9341VNLz7T9PPzkxnNjRs35Lk7cffBBx98IHegCFgeHh5y6YaiRYvKLKxDhw7P NjHQWzwnXiOyP3HXgji0ff4e3ZMnT6pS6ogg9yrTrYl/R0Lib/zjjz9k0D19+rRqTSw8PFz+vXXq 1JGZZmocPXpUldKX2KcZQcwJmhEyaqE5cftgRhB352SEjHp/rDpojvqyDaYvMaz9/OeaGfigXTdV 00vr4bkILuLwV9xvG7+l9vBX3K+bEZ4PmvHE3zps2DCZ+TZq1Eiuiy2+ICpXrowWLVrIrDQtxBya GSGjgmZGZUwZFTQzKqPNqKCZUe+PVQfN0V+11QXNTaoG7FwtguYnqqYnAolYokGcI0zvzdPTM9l2 Y2/iSyC59vhtxowZcqtUqZLMoqdPn57s61LaxIcluXZjb+L0QnLtxt5EMEuu3dibOO2SXLuxN3Fq J7l2Y28Ztd/ECI7k2o29ve6XgEUHzb82zke3AaNVTZd5DvwE/YZPUTUDkSmK85DcuHHj9rqTflh0 0IwID4GtnQPEWcHYmCh4ubvgnm+I/kkionRg0UFT2Lf9V3i4u8LWwQkrf9uqWomI0ofFB00iooyk iaAZ4O8nB+DGb5HRhvGKjx89lLNRh4aFqxY9f9+nsj0gMEi1mJM49e8+gZDQxP/uJ96P5b87OCTx eZlA3T4Q7X7+5rUeeXhYaKL3Rm6PvdWzgM/TJ/LfHRiU+LRKUKC/bPf1M78p6uLiYvHw/m2cPH0W YeERqlXv6RNv+b4FhyZ+f0KCAnFC9/c89TG/pSTExdL7d2/i/IVLiIxKPG7Z10f/OQkMTvz+hIUE y7/nyVMf1WIenj5+oPv0JObn6yP/hoCgYNWiFxwYINt9nhs6GB0ViYvnz+Dew0dy3zxPE0Gzask8 8nbA+O3Y9aeyfdiAnvDImhfjRv0IOzt7hKtYumXVPDg5u2DqtGmwt7HBoTO39U+YieZvVUGJctUw Ytg3cvB+/EjOWWO+hb2LFyaMHQlbWzsEqhuM/tr5u/z7Jk+ZBidbG2z9+7z+CTPwx6+LE703mT0z IVNe/QTH636ZAhsbZ0yeMBY2trZ4HKwfP3r2v4PyyvCESVPg6mCDpdv+le3monhuL5SvXhc/fjtI Xin3C9QHlFmjBsDVKxfGjBwu3x+/QP2H9NaVc/LvGTd+Ejyd7TBhsWGYnDnIk8ULhUuWx8jh38HO 3gFP/fX/7nW/jIOje1aM1/U38f7cfPBYtj95eFcOdxo1djyyeThj8IQFst3UwoOewMHeFgnvu/tj 5XQ4umXGhHFj5Htw+tIN2f7kzkXY6uqTpk6T7Yt+3y3boyPCdX3OHl8OGIpq5UqgRNWGsj0hTQRN Wxs7VUrMxtYwXm7XhuUoVaW+LHu5OCJSBdBHN84ia46MGV+ZGj53zqOgrgPH27BiDn5euUWWbRL8 nccO/oFseUvLcm5PZ4RG6b8R/R/dhItb8uM4TS3Q+w7cPLMiRt25JDptVLT+K+HKmaO6D6h+vGax nB4ICNNnPCH+j3V/txndYRMTBic3r2fZzM8jvsSwn8Xtu3GwtXdEhMrUzhzZh9yl35TlSoWz4foD fUYWGRog/+6U793KGJdPHIJnlhyqBlw98y+qNGkvyzbiizlUn0nfvXYWXvnekOW3KxTEkbNXZTk6 MgyOukAVkzQhy1A/9e8Bj8w5USJPtkRBUwREnyB91u/vfRde6jOTxdUB56/pkyVxZ2H8Z2vxpMH4 etRsWRbvaZ7smXHzceKjN8sPmjHhyJ6vKFq+3wx5CxTCzwv0y81G+t9FgdJVZFkI8bkLd90HVrCx SzyI1sbOCRGmfteVWWMG4YvvJmDK6BFyXZVNO/bJ9thwH2QvUFyWhYjgp7B31A/at7FRt5IqogOE RJjfnJjlSxTA3v8u6yvRIbqjgNzPgk9MeJDs4IJ4THhYJOq+Kgs1B9UrlsG3P43Hju2b4aY7Ynnk G4jAR9eRPW8h9QrdoZ+vCPaGvyc80vBRdnF2wj2fxIeKpnJ41wbkLVZN1XSHt4/u6/69zggPeAR3 L8PtrZGhid8fvyDDDR85snrhyj3TnnbYslE/XrtiwRzPgmZEoDccnAyf9eioCPmFJYgvhND4zEnX C7NlckWI7vu7SrGsOHPpmmoH3q9dHovW7VA1PYsPmleP70WFanVUDShRIBsWbD4En1snUK66IbWO CfWDi3smWXZ0NXyzCiKTMZcgM7hHezg4OuLQ0dMICw5E3myZsP/0TYQ+uYbCpQxfAogKgZ2Doyza Ouj/rngyyAQlPhdqagEPLiBXsYqqpvvnBz1EjrzFVE0nNlL+u0U3trF1ThI07z9N/WqD6Ur376pf 7Q0UK10BbVp+oAuALnisC5r3r/6H/EVKqRfpgkyIv+EDqvtSi8+oBXdXF1y6bTiva0oxkSLLssHx 0+fh5+eLyiVy6/vPgyvInD23epV4XRgcbOP/HlsEhxm+xPLkzIpjF26qmmklDJr+j2/CycUwkF0M S3S0E39DHOx0RwVRCdL9vNk98SgwCoW8bHHlhmGCnG6t6mDaLytUTc/ig+bzDu74HdlylUak7y0U Lmv4Bg31va87NMwiyzYOie8IsLHTHVYluHhkSiP6dUOjlh+pGnD88C545C2D2LAnyFXI8KGMCvGF vYPKNBOchhBEpw4KN69Ms6CuU27ZYzg3GRcdDM8Ep0Vi1YdXEI/PB82nZvIlsHfzChQrV1PVdF/a 50/AwbMAAh5eRa78RVSrOK3wJNHfE3/YLri6OOHuE/O5AOn35BFKFyuAEuUq4dFDXaZplxnhfg+R KYvh9tbIsKAEXwI28A82XOjKqcs0L97VX0cwtYRBMzzAG466L7V4MVGRhr/Bzh5h6pSWCKLZPd0Q FB2HioUz4/wV/XlPoWWdiliwZruq6Vl80Jw+ciB69PtO1YCVcyeiSpMOsmzrYNhhB7b/ioKlasiy u6PhHJnf/SvwypZL1Uzv5L4NeKNKXVXTfUi3rkGpN1vJso2dITie/ncv3LIUlOVsbobD82Cfe3B2 dX922GsO4mIiYW9ni6jnToGI0wjRasKSGxdO6IK/fvam/JmdEaOCZkSwr/yQmsvfs2P9YpSu/Jaq AXdvXIaNo7hHP1aX+bvo/kb9l++ls0fgla+CLJfOmwlPAvRBMjoiGHa6jC3WTP6g8JAAfPf9MFUD 9m9ahBafDNaV4uRFyFB1BPbgznW4ZCksyzWK58SFW/psLDY6Ek72uvfRPHKOREFT/A0ygQjTtwQH +uj+Bv0pFA97G1y9/UCWI8N0R20qmM4e0Qej5himmMyny6Kv3PNTNT2LD5oxuk7oZG+LEeMnY9KY EXBwdn12kad/9/+hbNW3sGThfPmau+o80vLZE+GZLR+WLV+BPNm9sGbnP7LdXJQsnA9de3yB+XNm 6oKNA4LVHzR6cC8ULl0FyxYvgJuTHa481L+Z29YugpNrFixZthxF8mbHnLU7Zbu5eHT7iq7zJp3E Yu6E75CrYGmsWLoYnq4OOHFV34n/2b1J93pnLF6yDKWL5sPI2UnnSTWdGGT3csNHuvfnl3mz4az7 8O3/76J8ZljfrihT5U0sXjAf9rrAeP2h/jzfheOH5N+/YNESVClTFF/+NEu2m4vM7k4Y8O0ITBw7 Eg6OTvBX5ytnjOiHIqUrY6muvznpDmvjD8Hv3zivy9hsMe+XRXizSll0/Wq4bDcHFQpkT3QhaMGE IShYopzub9B9RnR/w74jZ2X7pf/2w9HFC4t1n5kS+bNj3NxVsl1cFHJ2dMC4SVPRrUNrFC9bXbYn ZPFBM97q5QuwYu1vqmZw5fwZzJw5EyHhCXelLsP0vifbn/ia51K1/x7cg9nzflE1g9vXLsl/d0BI 4sNVcTgo2h94P1Et5iMiLBSnz11QtcQe3L4h/92+gYlnkooOC5Tttx+Y5wS4+3Zuw8+z5yPyuYzx 5rULun/3LIQ890RcZAh+1v09V2/fVS3mZcPaFVi1Zp2qGdy7dU2+D4EqW3smJgI/z5qJc1duqQbz cOn8uSRHJQ/u3lJ/Q+JTViH+PrL95t2kk2AvW/wLdu79S9US00zQJCLKCAyaRERpwKBJRJQGDJpE RGnAoElElAYMmkREacCgSUSUBgyaRERpwKBJRJQGDJpERGnAoElElAYMmkREacCgSUSUBgyaZBF8 H97C/IVLVS39RKplKa5dOodFi9P2+/7Zuz3Jqqev49al0zhyUj/tHJkPBk2yCJeO7EC2fEVVLX00 qvUG/jyhn+rs95Xzkb9Q6n+fz4MbyF+snKoZT1YvT1Uic8GgSWkSFWWYV1EsSfF8PT5TE2JiouHj 44OgBGtmR0dH69oTT/Mdo2uLn8FdiAgPkz+XcMmL5IKmmKdTvC6huNhYROn+f4JY7zosPOmCbJER 4fBVa11H6/794reIf1eV0vmwSxc0xWqZImjmU0HTV/f/eX498OfVKFcENx7rZ2cX66KL/58g1t0J TbA2esJ9FhQYkGj9en/x2ucy1YN//IryDfQrEZB5YNCkNIlf90b4bfFMuZxARJQ+4C2c/C0a/O8r WR78eQf52mebq35lwz2bl+vq+rWN4mVzd8TJG/rJkxu/WSnRz91/qg+4zwfNetXeSPS6+PB67OAO ZMpXCp6uTs+e+3rETPUsMLRPR8PP2bqhTKEsCNTFtxa1yj5rHz13rT7TLFwSXu4uz9oXbdCvDJpE bBhsnTOrCnDuyJ8oXqoMXJ0cn/1s135j5HOhAfq1g5o3ePPZcxPnr0ODaiWe1QeN/lm+VoiLjZZt QRGGLxUyLQZNSpP6Ncpi7vq9styq8ZvIkS0rrj3QL6qVzdUB97x9Efj4BmzsneAXqF9eJNDfV64R dP7GI8REhcs1cu6rpUdiQp/Azll/CLpmxnfIUaAkQlS2dXjX73B21y+GlzBojuzfHUVKVUB4hD6L 3LJ+GRycXGXg/O+vP2WQ+ffUJfncuRNHZF3we3pPlu899BYpH/ZvWS3rImiKrFhmmidvIlZlmmIN o8s39Wvh/Pn7kmf/n+eN698FH3T8TNWAC0d3y9eePKtfrvjYQf2/SeTXoQFPZXnmAv3yCncv/Svr a/84LP/9u9YvgHvWvIlmH/dwsMHGXcnPIk4Zj0GT0uTXRdNQurJ+4TcXB1tsWT4VXQeOR2xUKByc 3XWHtoaP+6MH97B39y6MGzVCBsoTF/SL8zfTZVXfT5wry40rF8VP0xbKsou9HRo0a44+ffo82+KD TcKgWbJQbtRv+kGS19157CeDpoubfoE2ISIsRD4nTBnyCd5u1V2W43k528mgKVQpnV8XNA3nNHPn N6xj7vtYrAee/MelavG8+H7yAlXTB81M2QzL30aE+MlVEMUKGPFBMyxB4pjw/xv06ApcPLKLmP5M y9pF0feHiapGpsagSWkSExEEBxcPxESHoOAbNfHg1lXY2Llhy8q5qFKnqXxNdGQY3J3s4O6RCcWK l8A7H7SEgy4gxgfNmDBfXXbphdho/eL9Pmp5Xjs7OzRq+i4+/vjjRJs4I5gwaBbI6YmG7zRP8rpH T/RB002tby9Ehoc+C0qDu32A1p9+I8vx8mdxeWHQTHghyNf7xUGzRJ6cukPslaqmD5rZ8uhXChUi Q/VroCcMmgkzyZSC5ifNa+CTgT+pGpkagyalmZfucHHhlO8xdNwc3WFuDJwc7NC0fm3sOHZNPj9r zBAULlleloXY6DAZNI6du65agLxZ3fHH1g2wdTesfV6pgCfaf2YIauKiyeKly2U5YdB8s2pZdP58 iCwL4nVzFq1ARGTUS4Pm1WO7dAFedxivIpK4YCOeexY0S+XD7lP6wJ6WoPl+7TfQa9AoVTN+0Cyf xwMT5q9XNTI1Bk1KsxXTf5Qf9BOX9SsrFsuTNdEH//Rf22Bja4s2Hbrio84d4e7qLJ/fdfikegUw Y9Qg2Opec+a2/nyoEBUeJF9XsWoNfPXVV8iTMxsKldSvHZ4waAY8vq1/XeVqutf1Ra7sWZA5T8ln 5zRfFDTFlfX8ubIja/ZcqFOnDpwcHXT/BkPQrFepBIqXrYZNe/5NU9A8vXctilWqp2rGD5ri+VOX 9BkwmR6DJqVZcIAfJk+e/OyDf/zQDsxfbDg8Ff45sAc9unfHt9//iHuPfLBi4Vzs//u4elYXwKLD df+PKYhNGB10QgL9MGbkcHTX/ezSlYYlZX0e3sTseYbzhoH+Phg9Yph83ap1v6tW4NG9W5g+w3C1 PCY6Sv5bE9r02zpMnToNj32D4KALSCpm4vH92+ip+/8tXLsVVy+cwfxfDL8vLCQoyf8nIQdd8I33 9OEt/DzXsPyyuPg1Rfez0bo/NUoXxBPuOyHh/zcixBfTZvz8LGh6372qC5q2+gqZBQZNshqPrp/S BSBnBAQGy0P0o/u26g7XHdSzr2fi91/h658MQ4WM5YuO72LXccNpDTI9Bk2yKjXKFpWHu2Kzt7fH 4RP6YUHG4GTviPDI+Lz19YUFeuONKm+qGpkLBk2yOtG6Q/awMMOdOMYUf5HJGIz5/yLjYdAkIkoD Bk0iojRg0CQiSgMGTSKiNGDQJCIiIqJ0w2STiIiIiNINk00iIiIiSjdMNomIiIgo3TDZJCIiIqJ0 w2QzPcXF4sShrciRyQH5S1XG8QtJ55YNCw7AklmTUChPdtjbO8DN3R32tjbIlis/hk+ei9BILn9N RERElovJZjqJigjD0C+6wNnJSS5oW7BMVZy8eEM9qydWomnbuDps7Z2waOs/qlWIw6E/NyBvjszI ki0/Lt41LEdGREREZEmYbKaDf3ashae7K975X3d4P7yJgu62ySabu1dNk+u9fv7dJNWSQFwcJn3f GzZ29uj1zRiEi/UNiYiIiCwMk00jioqKQP/u7ZA5ez78vveYbIvwuY2CHsmf2RzZt7Vcanbm0i2q JbFda2fK1RTfa/sxfAJCVSsRERGR5WCyaQSxMdH4a/taZHK0RbPWXXHz3mO5eqzYQh5dQwF3OxQo XRn/nroo22JiYuXPje3XTpdMOmH64k2y/rydq6bJZLP5/z6Fb9CLV6MVq8Deu3cPU6ZMwQ8//MCN Gzdu3Lhx4/ZsE/nB/fv3VdaQ8ZhsGoH/41toWr8WXF1dk24uLvJSua2tLZydXeCVJRvW7zwqf+7I tsXyuS5fjZD1hOLiYjH8q66wtXfEwJHTEKXPT5Mlks358+fDyckJZ86cUa1ERERk7by9vZE1a1aZ J5gKk810FuF754WX0SMjQtH349a6RNQenXoNQ4jKKKOjIjB7/Hdwd3FEgTdq4XHgi89qCgmTzdOn T6tWIiIisnaPHz9msql1EX73UK/iG2jwXhucv35HtRrERkfh+OHd6NjmfeTJmR2Ojo7wyJwVTZu3 weadB9SrXo7JJpH2ic+5GIYTFRWlWoiIUsZkk4yCySaR9vn6+qJQoUJo166daiEiShmTTTIKJptE 2nfu3Dk4ODjA2dkZN2/eVK1ERC/HZJOMgskmkfYtWbJEzk4hto4dO6pWIqKXY7JJRsFkk0j75s6d iwIFCqB+/frw9PTEhQsX1DNERC/GZJOMgskmkfa1aNECDRs2xIEDB2Bvb48xY8YgNvYlc6IREekw 2SSjYLJJpG3iLvScOXPKm4OCg4PxwQcfoF69eiadpJmILAOTTTIKJptE2hYeHo5s2bLhf//7H0JC QnD48GF4eHhg9+7d6hVERMljsklGwWSTSNuOHz8uL52PGjVK1oOCgvD222+jS5cusk5E9CJMNsko mGwSadvSpUvllEerV6+WdTFWc86cOXBxceGNQkT0Ukw2ySiYbBJp2+zZs2ViuWHDBtWin3ezRIkS +Pjjj2UMICJKDpNNMgomm0Ta1q1bNznd0ZUrV1QLEBMTg48++giZM2dO1E5ElBCTTTIKJptE2uXn 54e6devKs5jirvSE4sdyjh49mmc3iShZTDbJKJhsEmmXt7c3qlWrhgoVKiAqKkq1GjRt2lRO9P7w 4UPVQkRkwGSTjILJJpF2ic908eLF8dlnn6mWxPbv3y8vse/Zs0e1EBEZMNkko2CySaRdW7duleMy f/31V9WSmJgGqUmTJmjbtq1qISIyYLJJRsFkk0ibxGd7/fr18PLywo4dO1RrYuJGoWnTpsHNzQ3X r19XrUREekw2ySiYbBJpk5hPc+LEiXBwcMCjR49Ua1KnTp1C0aJF8fnnn6sWIiI9JptkFEw2ibQp MjIS3bt3R8WKFeXn/EVEUiqmQcqSJQunQSKiRJhsklEw2STSpvhks1KlSqrlxf799195BnTChAmq hYiIySYZScJkc9KkSVi1apXcxKU1ccaDiCxTcHAwqlevjl69eqmWFxOfdbFeeuPGjeWXCxGRwGST jCJhsjlr1iz8/vvvcjt58qS8eYCILJOYO1NMa/TLL7+olpfbtWsXp0EiokSYbJJR8DI6kTbdvHlT Jo/Lly9XLS8XGBgoz2527txZtRCRtWOySUbBZJNImzZt2iRv+hHjMVNDXMmYOnUqPDw8cPv2bdVK RNaMySYZBZNNIm3q168fypUrh8uXL6uWlP33338oVKgQvvrqK9VCRNaMySYZBZNNIm363//+h5o1 a6bpLGV0dDQ6deokv1w4DRIRMdkko2CySaRNZcqUwfvvvw8fHx/Vkjrbtm2Ds7Mz5s2bJ+MDEVkv JptkFEw2ibRHLD1pa2uLAQMGpHlWiQcPHsg5N8Wl9KioKNVKRNaIySYZBZNNIu05d+4c7Ozs8N13 373SFGbirvSmTZvC29tbtRCRNWKySUbBZJNIe8RcuY6Ojq/8BTFt2jR5o9D58+dVCxFZIyabZBRM Nom0Z8iQIXB3d8exY8dUS9qIJDNz5sz49ddfVQsRWSMmm2QUTDaJtEXcUS6WqMyUKZO8nP4qfH19 UblyZU6BRGTlmGySUTDZJNKW0NBQNGzYUE7o7ufnp1rTRvw/PvroI5lwEpH1YrJJRsFkk0hbxJ3o 5cuXxwcffCA/369C3FQ0atQoGRcePXqkWonI2jDZJKNgskmkLWK8ZenSpdG1a1fV8mrEcpdi3Obq 1atVCxFZGyabZBRMNom0Q3ye9+3bh9y5c8s7yl+HiAdFihRB9+7dX/kMKRFZNiabZBRMNom0Q3ye Fy9eLKc9et1pi/z9/VGlShW5ElF4eLhqJSJrwmSTjILJJpF2iLGWkydPlpe/xUpAr+uzzz6TXzRn z55VLURkTZhsklEw2STSDjHt0aBBg1CgQAHV8npWrlwJV1dX+UhE1ofJptbokr4Y3RfFpTPH8OO3 /dG0SRM0b/0hZi9chgdP/BAbG6temFhUVCSO/7UbfT7vjia6n/lf50+xfc9BhIRFqFe8HJNNIu0I CwtD48aN0a5dO9Xyei5fvgxnZ2cMGzbslZa9JCLLxmRTY47tWoVMbi7IVbg01mzYiWvXr+Pa1SuY PWk4Mrk6IkeRcnjgZxg3FRsdhV+m/AQ3J0fkLVkZW3ftx40bN3Dyn/1oWq8abGzt0aHvcESr178I k00i7QgODkaFChXw9ddfq5bXIw5y69ati3feeQdPnjxRrURkLZhsakhcdAT27tyKFStX48FjH9Wq FxsThSk/9oOtjQ2GTl2rWoEbJ/cgk5Md6nzwkWoxiIkMRve2TeHg5ILxc1Yi9iU3kjLZJNKOoKAg eQl9zJgxquX1ff/993IqpWvXrqkWIrIWTDY1LDoiBL+vWYaRw75B+RKFkC1XPoyZsUg9qzflm49g Y2OH8XMNCWhCGxeO1z1vg9adesM/5MWX1JlsEmnH33//DRcXF+zatUu1vL5Dhw7JcZvG/H8SkWVg sqlhft73cO7CRdy6fgU/Tx6JPFk8ZGI5eckWxOqSQ2F475awsXXF7FU7ZP15u9fNksnmu20642lA iGpNKmGyefHiRTnmK7lN3HggXktE5uv333+XXwwiQTQWcflcnNn87rvvVAsRWQsmm1bE+84l1KxU Bk7Orli59aBsWz39e5lMfj/pF1l/3sKJ3+qet0Wn3kMREvHikZvxyaa4CaBevXp4//33k2wtW7bE unXrEBUVpX6KiMzRhAkTULhwYaNepRCX5lu0aCFvPCIi68JkU0MCH15FTnc7eOYogC37jqpWRZcM /rNnMwrkzgrXTNlx7OJd2Rz49B4qF8uNbPnL4PrDQNkW7+6V06hWthjcMnlh8/4TqjV5vIxOpB31 69eX28OHD1XL6xMHmYMHD4aXl5e8ykFE1oPJpsZEBvuiW7t34OrshEyZc6BBo6Zo+HZdZHJ3hqt7 JrT8qDcCwxNPPXLz0ml80PBNeYYzd/7CaNykGcqWKgpbOweUrlgbJ6+mPKkzk00ibQgNDZXLS4qz kH5+fqrVOMQ8m+7u7tizZ49qISJrwGSTjILJJpE2iARTfI47depk9OUlxRjQPHnyYMSIEaqFiKwB k00yCiabRNpw4MAB2NvbY+LEifJzbUz3799H2bJl8dZbb71wgQki0h4mm2QUTDaJtGHVqlVwdHTE 0qVLVYvxiNWDunTpguzZs+PSpUuqlYi0jskmGQWTTSJtEGc0xawSf/zxh2oxrlmzZsHDwwObNm1S LUSkdUw2ySiYbBJZPnHmsX379jIZvHtXP2OFsYkzmiJO/PDDD3LeXSLSPiabZBRMNoksn6+vr5zy qFSpUggJefEiDq8jIiJCjtts27Yt/P39VSsRaRmTTTIKJptElk98IdSoUQOVK1dWLelj4MCBKFeu HG7evKlaiEjLmGySUTDZJLJ8R48eRaFChdJ9ScnNmzfD09NT/j4i0j4mm2QUTDaJLN/27dvlF8Kv v/6qWtKHWJkob968mDlzpmohIi1jsklGwWSTyPJt3LgRmTJlwo4dO1RL+hATx4u5NsXE8USkfUw2 ySiYbBJZNnEn+qhRo+Tl7fS6OSieWJmoV69e8pI9EWkfk00yCiabRJYtKipKJoDixh1RTk8iXoj5 NsXk8efOnVOtRKRVTDbJKJhsElk2MSVRx44dUa9ePdWSvsSl+mzZsmH27NmqhYi0iskmGQWTTSLL FhoaKue/FNMSZYQrV66gePHiaNOmDddJJ9I4JptkFEw2iSzbvXv35M1Bc+fOVS3pS5xJff/99+Vd 6em1WhERmQcmm2QUTDaJLNv169fl53fFihWqJf1NmTJF3pAkplwiIu1isklGwWSTyLItW7YMuXLl wpEjR1RL+jt27Ji8SWjixIm8lE6kYUw2ySiYbBJZti+++ALly5fH5cuXVUv6E9MtiXGbHTp0QGBg oGolIq1hsklGwWSTyLKJO9GrVauGGzduqJaM0blzZ9SuXRv3799XLUSkNUw2ySgSJpvnz59XrURk CaKjo5EnTx60bNkyw88wrly5EtmzZ2fcINIwq0g2Y2Ki8fjhA+zZsQVf9f4U5UoXg4O9PWxsbJJs 2XLlRdP3W2H2gsW4dPUagkPCEKf+P/Ri8cmms7OzHPeVP39+udWtW5eXx4jM3LVr1+TYyf79+8tL 2xlJ/G4PDw+sWbNGtRCR1mg22YyKCMWaX6YgZ7bMsLezg4tbJjR8pwVmzlmAM+cvwd8/QM4rFxYW prZQBAUFwfvBXWzZ9Dt6fdIFebJ7ygTUydkFjd7vgPM3eJnnRXgZnchyiXGatra2GDJkiGrJOOJL SIwVHTRokGohIq3RYLIZjR7v10PRMtXwy7I1uPvQW7W/upDgQJw49i++7v0xChYpj1t+weoZisdk k8hyic+uOLO5fv161ZJxxDrsnTp1kuNFRRwhIu3hmE0yCiabRJbp1KlT8o7wvn37qpaMJcaLjh07 Via7N2/eVK1EpCVMNskomGwSWZ7IyEi0bt0azZo1Uy2m8eeff8qbhKZNm6ZaiEhLmGwmY1jfDrC3 t4e9Q07c9otUrfQyTDaJLM+AAQNQpkwZXLhwQbWYhr+/PypXrizHboqx9ESkLUw2kxEU4IcHDx7g wUNvxMRyDFFqMNkksixLly6Fg4ODXJ7SHMZKjhkzBpkzZ8bu3btVCxFpBZNNMgomm0SWQ3xGS5Qo gT59+qgW07t16xZcXV3x3XffyXGcRKQd1pFsxkZi/JDP4WCbdF7Nl2+5cNufl9FTg8kmkWUQ4zTb tGmDxo0bqxbz0b59ezk3r7iyRETaYR3Jpi4Rio2JQVRU1Es336feWD5nLLJmcsfng8ciODTcLC4v WQImm0SW4dtvv0XJkiVx9uxZ1WI+9uzZI2PIoUOHVAsRaQEvoyfj8d3raFKnMtyyFMZtnxDVSi/D ZJPI/InxmeLmRzFe0xwPpL29vVGlShWTTcNEROmDyWYyblw6iWpli8hL6X/+d0210ssw2SQybydO nECxYsUwcOBA1WJ+xCX+wYMHI1u2bHJFNyLSBqsZszl/wjAULqBfr/tFW768ueWSbSLJdHHzxKi5 v6r/AaWEySZRxhDL64qlHUXMEjfT3L17Vz3zYmKY0DvvvINWrVqpFvO1Y8cOOefmjBkzVAsRWTor STZj4ff0Ca5evZridvv+I5k46Tf185QiJptE6e+vv/5C7ty5UbRoUXnmb9OmTXB2dpabmDPzRb74 4guULVvW5PNppoavr6+8lF6pUiWe3STSCF5GJ6NgskmUfsT64Q0aNJCJ5ubNm+XnLSHx/Jo1a1Cw YEHkzJkT/fr1e5aozZs3D3Z2dvj111+T/Jw5Ev/Gn376CVmyZMHevXtVKxFZMiabyfhn3x+YMmUK ps5cgMCIGNVKL8Nkkyh9LF++XI5hbNu2rVxpJyXBwcEy8SxXrhw8PT3h5uaGH3/8UT1rGW7cuCEn nP/hhx845yaRBjDZTMaSmWPw1ltvoUGzDvAOjlKt9DJMNomM6/79+yhdujSKFy+Of//995XOSsbE xMibbixRy5Yt5dlc8SVFRJaNySYZBZNNIuMQn6Xp06fLS98vG4epddu3b4e7u7u8i56ILJvVJZtP H97GujUrMWfOnBduM6ZPRd9ePVCjdjPc84tQP0kvw2ST6PU9efIEefPmlTfIXLx48ZXOZmqF+HKq Vq2avLmJiCyb1SSbZ//ZhTxZM6lpjTxQqFAhZMvsqavbIk++AihcuBAye+mft7G1Q+Va9TB59lKE RcWq/4NliI4Ox/jhA5A3R1bd3yH+tvwoVDA/7HR/l4dnVnTpPQh+IYkvq/k+vocBvbrB3cURrrp9 U7BQYXi6u+j2Uya06PwZvAPC1CtfjMkm0et59OiRXEJS3GmemrGZWhcRESFvdBI3PIlxqERkuawi 2YwI8Uefrm1kIjl4zDzVCpw7+RcK5/JE/XZ9kTClXDVvIjzd3DBuwUbVYhliIgJRs0QuuHpmx4pN e1SrXlxcLPZsWI5cWTzgkSU/rj4IkO0hAU/RoEpJOHtkx4Ezt2VbvHP/HUTpwnmRySs7Dp+9qVqT x2ST6NXFxsaiU6dOqF69upwTk/TEnfeZM2fGL7/8olqIyBJZRbIZHuyHzzq2lMnmH0cuq1bA7/Fd tGjypq7dBf9d9VatQHRYIL7q0ha2utfvO31LtVo2kQyePbofpQrngYdnLly65yfbN84fJfdL/9E/ y/rzfh49QPe8HT7u9yNCI198Zz6TTaJXIxLNFi1ayHklr13jimUJ+fn5oUyZMqhQoYKczJ6ILJN1 XEbXJULbVs+Dh6szSpStgv3/nEKMLsDHxURi4rB+cLCzRZtP+iNEXTK/c/0i6lYuo0uyHPD3xQey zdKt+2U8vDxc8UatJnjib7gkNeKLVjLZnrViu2pJbPe6WTIZfbdNFzwNCFWtSTHZJEq78PBwfP75 53K9crGoBCU1YsQI+SW1b98+1UJElsZqxmwKNy8cR/uWzZDJzQUfD5ki22IiwzB3wnfIntldJlXx W8GSZbH7b8tOmsICn+LHwV/Ay9Mdles0xcFjZ3VJtnpSmTiok+7vdcCUhRtUS2Lblk6W+6Nlh57w CwpXrUnFJ5tiJRMxHrZkyZJJNnGGYty4cXIsFhHpPn8TJ8plJ+/cuaNa6HnibK+YK1QknZxzk8gy WVWyaQ1E0nf+2CG8XbUsHFw88EnfoXjk8+KbDc4e/A1OdjZo0W2gajEQZ34HfNIG9g5OGDZpPmJe cmNswjObV65cUa1E9CITJkxArly55Co54vNDLybm3GzUqBG8vQ3DnYjIcmgv2YyLxod1KuLt9zri zOUbuiPh118BSIypCg8Lw/pls1GseAVc8QlUz5iXWF1y2LVZFejHWA7DjWtXcf78+SSbWB85KFR/ djE6KgI/De4FW1tbVHizOW488EZ4eAT8/XzQr/v/YG9rg0oNP0RoCruRl9GJUkd8VsQKZeLSuVhC klIm1oAXy1ceO3ZMtRCRJdHmmc24WNy8fB4DP+8CZ0dHZM2eE7XqvI3vR4zBocNHERQUjBeeR9Al q1cvX8DCOTPQtnlTFMyfF85OjiigSzJX/LoVAUEhZnsWYvfvK9CqVasUt3b/a49T1+6pn9LR7S/v R/cxZcww1KhaUc7zV6JMeQz+cQwu3Ujd5T0mm0Sp89tvv8nLwn/88YdqoZQ8ePBALr85ZMgQ1UJE lsQqLqOHBvnjwO4dGDpkAOrXrYnsWcT8mobxmQk3RydXFC9VFp0++gSLlq/GZV2yFR3LS1wpYbJJ lLI9e/bAy8sL8+bNk1dMKHXEOO8vv/xSToMUFBSkWonIUnDMJhkFk02ilxPrm4sb6L799lvVQmnB OTeJLBeTTTIKJptELyamOOrWrRsyZcokl6SktBMrLJUoUQL16tXjWWEiC8Nkk4yCySbRi506dQpF ihTB2LFjVQu9iqFDhyJHjhw4fPiwaiEiS8Bkk4yCySbRi4m7z7Nnz46nT5+qFnoVYs5NFxcXzrlJ ZGEsPtmMigjHg/v34P3UV7UkFhzgi4ePHiH6+dnMyaiYbBIlT3w2xHKLPXv25LrnRvD++++jSZMm HI5AZEEsNtkM8L6NmqXyo0jxsvhpzHh89tH/kMnDE6069YJ3gnkw54zoiTLlq+DWY/OcG1MrmGwS JW/16tXIli0bduzYoVrodWzYsAEeHh44ceKEaiEic2ehyWYcFk8dhdLVW6i6XmxsDC4c348SubOi QfOueOQXgtnDezDZzABMNomSioyMlGc169Spw9VvjOT+/ft44403eFc/kQWx2DObwX4P0emDBihZ vhqGjZ2OoJBQ9YzeoT83onLFciiYL5cu2azFZDOdMdkkSkqczRTTHYk10MVnhF6fmHPz66+/lmNg OecmkWXQxA1CYhqMFwbyuEjcvnULEVEcTJ6emGwSJRYWFianOxKXfMW0PWQ8+/btk3eljxo1SrUQ kTnTRLKZWBwC/XxlcE+vLSAo8VlUYrJJ9LyzZ8/KeSF//PFH1ULGIs5u1qpVC8WKFeONQkQWQIPJ Zgx+7NUVZcqUSbfth8kr1O+ieEw2iRKbM2eOvDHIx8dHtZAxiRWFxBrzy5Yt4xAFIjOnwWSTTIHJ JlFi4sC0d+/enO4onYh5NmvWrIkPP/wQAQEBqpWIzJEGk81Y7N64HlOmTMOeQ0eTzK8pxncGBQbI yZVDQsNUa2Lnj+9DozrVUa3Wu3gYxC+K1GCySWTw+++/y3W8xdk3nnVLP2vXrpU3CokhC0RkvjR5 Gf3zFvVhY2OP3t+MQ3hUjGrXC/Z7hPYtGumet8GAEXNUa2L/HdqMXJ5OcPAoirsBkaqVXobJJpGe GE9YpUoVVKtWTY7xpvTz4MEDVK5cGV999ZVqISJzZIXJ5mO0b6mSzZ/mqtbEmGymHZNNIj1xNlNM dzRjxgye1Uxn4lK6WC/dwcFBfpkRkXlispkMJptpx2STCAgPD0f37t3h6enJu6QzyOHDh5EzZ04M GTKEyT2RmWKymQwmm2nHZJMIuHjxorwxSJxto4whbsB677335DRIt2/fVq1EZE40nGzayWTT28cX /v7+z7aHd64/Szb7DZuV6Ln47cAuXbKZyZHJZhow2SQCZs2aJQMqL+lmrH/++QcuLi6YPXs2z24S mSFNJpvdmtaSyeRrb3a5ccefyWZqJEw2S5UqJQftxw/cDw3lJPikfWKmi4oVK6JHjx7yJiHKOGLf 169fHx988AF8fX1VKxGZCw0mm2QKCZPNI0eOwM/PT26RkUzWyTps27ZNjtX87bffeHbNBP744w95 dlOc5SQi88Jkk4yCl9HJmomDKjHBeI0aNeR0PJTxHj58KJew/OSTT1QLEZkLTV5G7/5uneQvixtp +3TwNPW7KB6TTbJmO3bsgKurKyZOnKhaKKPFxMRg7NixctqpS5cuqVYiMgcaTDbjEBEehpCQkHTb IiK5qtDzmGyStRJJznfffQdHR0ecP39etZIpnDhxArlz50afPn1UCxGZA15GJ6NgsknWSsyn+c47 78gb4rgOummJG4U6deqEggULymmoiMg8MNkko2CySdbqwoULcgaGH374QbWQKf33338yDk2fPl0m n0Rkekw2ySiYbJK12rp1q1wu8eTJk6qFTK1Vq1Zo3LgxfHx8VAsRmRKTTTIKJptkrUaOHInChQsj ICBAtZCp/fnnn3Bzc8PRo0dVCxGZEpNNMgomm2St3n33XTRv3hxhYWGqhUxNjKNt1KgRWrRooVqI yJSYbJJRMNkkaxQUFIRs2bLhp59+QnR0tGolUxMzBIwfP17Go7Nnz6pWIjIVJptkFEw2yRpt375d rhr0+++/y88AmY/Lly8jX7588u503ihEZFpMNskomGySNercubO8E53T7JgfEZN69eolE07evEVk Wkw2ySiYbJK18fX1lYmMuOtZLPZA5ufKlStyRaFx48bJS+tEZBpMNskomGyStfn777/h4eGBb775 hpfQzVjXrl1Rt25dedMQEZkGk00yCiabZE1Ef581a5ZcolKsi07m69ixY/Dy8sLmzZtVCxFlNCab ZBRMNsmaiGUpv/jiC9ja2uLBgweqlcxRRESEfK9cXV0RGBioWokoIzHZJKNgsknW5OHDh2jQoIGc y5HM37Vr1+T42nbt2nHsJpEJMNkko2CySdZE9PH8+fPLS+lkGTZu3IhMmTJh9erVMl4RUcZhsqlx 4WHBGPNNbzg5u2Ltn0dUa2Kx0VG4eOIfdGnzPrJ4esDGxgZOLh5o1uJD7P3rKFITlplskjVZtWoV smTJgqtXr6oWsgTdu3dHzZo14e3trVqIKCMw2dSq6DAM799NJo4yedQlm+t2JV0nOCoiDP26tZGv 6dJ/nEwaxRYTFYl5k4fBzcke+UpXx9OQKPUTyWOySdbk448/Rp06deQKQmQ57ty5g0qVKuHLL79U LUSUEZhsakxMdBSGft4BeQoVx5hp83Ht4hk0q13thcnmsT+Wwd7WBu2/+F61JBAXg2F9O8PO3hED R85A1EsW4WCySdakbNmy6Nmzp7z5hCyHiFNz5syBm5sb9uzZo1qJKL0x2dS4oCd30aRWlRcmm2P6 tYONjSOmLtqgWhLbsXKaPOvZ/H+fwjcwTLUmxWSTrMXdu3dhZ2eHqVOnchlECxQZGYmmTZvKlZ/E mU4iSn9MNjUupWRzZJ/WumTSGTOWblEtie1aO1Mmm+99+BGeBoSq1qQSJptLly6VE14/v/3zzz/y i5pf0GTJFi5ciOzZs3N+TQsmpqsSNwv9+OOPchorIkpfTDY1LqVk88+VU2Uy2WfYVNWSgC6BnDKs D2zs7PHZkNGIiH7xrUIJk81ly5bJxPL57ejRowgICFA/QWR5RD8XK9KULFkS58+fV61kiVauXAlP T0/cuHFDtRBRemGyqXEpJZthIQFo06g6HJzdMX9dgjFMcbE4+Md65MuRGV45C+LszcfqieTxMjpZ A3EXc968efHuu+8iNPTFZ/rJ/Pn7+6N169aoXLky594kSmdMNjUuUCSbtavBxdVNl2wmP/VRaJAf Zk8cjiIFcsPWxlaXMDrLs5258hXGN6OnIvRldwYpTDbJGvz5559wd3fHuHHjVAtZssOHD8svQLG+ PRGlHyabZBRMNknrRB8fP3487O3tceRI8gduZHnEuM08efLg0KFDqoWIjI3JJhkFk03SOrGu9ocf fogCBQrwJjeNEUuPtmzZkmunE6UTJptkFEw2SevENDm1atVC+/btVQtpxcmTJ5ErVy4sX75ctRCR MTHZJKNgskla999//yFHjhxyqUrSlujoaAwbNgyurq64dOmSaiUiY2GySUbBZJO0Tswf6+Hhwaly NOrJkycoXrw4GjVqxJkGiIyMySYZBZNN0rpu3brJ9dA5rk+7zpw5AxcXF8yaNYvTIREZEZNNMgom m6Rl4kyXmF9zwIABXHFG48Td6SVKlJBfjkRkHEw2ySiYbJKWiRWwxCV0cSld9HXSLnFgIRJOEcsm TJjAM5xERsBkk4yCySZpmZj0W0x59O+//6oW0rpz584hd+7ceO+99+Dj46NaiehVMNkko2CySVol +nbNmjVRsWJFPHz4ULWSNQgODsann34qV1TbtGkT51clekVMNskomGySVt2+fVsGSTGhOy+pWh8R 28S0V25ubjLx5J3qRGnHZJOMgskmadVvv/0m51+cN2+eaiFrJKZGatWqFbJkyYKDBw+qViJKDSab ZBRMNkmLAgIC0KFDB3l3sr+/v2olaybinKenJwYPHoyIiAjVSkQvw2STjILJJmnR9OnT5U0ijx49 Ui1E+qEVtWvXhru7O27evKlaiehFmGySUTDZJK05cOCAPIO1bNky2b+JEhJLXI4aNUoOsZg2bZqs E1HymGySUTDZJC0R096IsXnihhAmEfQyFy9eRL169eQXafPmzTF37lz4+fmpZ4lIYLJJRsFkk7Ti 6dOneP/991GjRg3efU5pEhQUhJUrV8obifLkySPH+v7www/4+++/5TRKaRUZGYk7d+7gyJEj2L59 OyZPnoxJkybJTSypuXHjRtn+/CbOyos4HL+JS/2ctolMickmGQWTTdKK4cOHo3jx4jLpJHpd4sYy kXAWLVpUxsdatWrJJFH0LzFv67Fjx+TY4BYtWsjxwQ4ODvLSvDiznitXLrRu3RpTpkyRCaT4f4mk VWze3t5yZav9+/cn2UTCK35n/Pb222/LISHi/9m/f39cu3aNNzdRhmKySUbBZJO0YPny5TIgigm8 OU6T0kNgYKA809mzZ08ZM0XCeP/+fZlIigQwPfud+P/fu3cPo0ePRr58+eQSrG+++Sa2bdumXkGU PphsklEkTDb37t0rg6fYwsLC1CuIzJs4I+Tl5SXXxeYlR7IGIm6Ly/S//vqrXLQgW7ZsqF69On76 6SecPHmS45XJaJhsklEkTDbbtWuH3r17y00MluflGjJ34mxPnTp1ZN8lsnZHjx6V8VuMOxWX/ydM mIDr16+rZ4nSjskmGUXCZJOX0cmSiL7bo0cPOZaOdxETJSbO8u/Zs0feMCfGkopHcdldjBsVnx2i 1GCySUbBZJMs1cSJE+WNGLt37+aXJ9FLiM+HGFu6ZMkSeTOTGPMp7rwX0z8RvQyTTTIKJptkjsRU NDNmzJBnLhs1aoSSJUvKcWniztyKFSuia9euMtm8fPmy+gkiSq2oqCg5tvObb76Rl9zLli2LoUOH clUlSoLJJhkFk00yJ2J+QrGqi7js169fP9y9e5dzZhKlM/EZW7dunTywE0t5ipuODh06hPDwcPUK slZMNskomGySuQgICEC5cuXkWUwxIwIRmYZIMDp27IhMmTKhQIECcn7RV5ncniwfk00yCiabZGri rIpYYUX0QXE2U1ziIyLTix/rKVY9EhPLi6EsI0aMkHOOknVgsklGwWSTTEncRV6tWjV5RvP8+fOq lYjMkRhLvXr1anlnu5jbtlu3bjhz5ox6liyN+P4XQ5cePHggp80SK1iNHTtWTp/VtGlT1KxZE6VK lYK9vT2TTXo9TDbJFMTZS3EDkJubG/r27YuQkBD1DBFZAnFFQozrFMtyihv36tevjzFjxmDLli24 cOECQkND1SspI4iJ/EUcvXLlCv766y+sX79eLqf69ddf47333pNTxImbwRwdHeWZytKlS8vlUNu2 bYs+ffrIdfvFIgFiZazbt2/LJFTkB0+ePOGZTXp9TDYpo4mbDpo1a4YiRYrwbnIiDRGXXEWyKc6M lSlTRk5NJg4oxSV4MQZ03rx58kyoeJ1YpU58/1DyxDypYh+Jqz/izKNI4Hfu3ClXiWrZsqWMn+J7 W4yrzZ49OwoVKiTPQn766adyTf6DBw/KpPF1b7DkZXQyCiablJHOnTuHggULyqX1xFgwItI28R0T f9bt0aNHcl7czz77TK7xLi7PimRUXJIXCam4OVDcER+/de/eXa4HL86Yim3t2rXycm/8JlZHEldJ UtrMYUYLsQ/EWULx7/7999/l39O/f380adIEJUqUkH+/OEMs5kAV38d2dnZyTlSxH77//nvs2rUL ly5dknFTnDUWZx4zYnleJptkFEw2KaMcOXJEBk8xnx/XMCeieCIZFEmhuPFIJKTx27Vr13Dq1Kln m7g8LM7uxW+rVq2S8+2mtA0ZMgSdO3dGp06dUtzEZPdi3lFxmTnhJm6OEsnx85tIEsUZXLGJM4zO zs7y+1ScZRTj0cUZXTFfsEguf/75Z/nvFmcdxd8jJtV/+PCh/LvF32+OcZHJJhkFk03KCGLskJg7 U4zTFEf4RERk/phsklEw2aT0JMYciQHqYqJosU4zERFZDiabZBRMNik9vfnmm3jjjTdw69Yt1UJE RJaCySYZBZNNSg9nz55F8eLF5XQbYuwVERFZHiabZBRMNskYxMB2MZh/2LBhcjC9uON86tSp6lki IrJETDbJKJhsmgdxJ+LTp0/lnYli8/b2lqt1iCkuxCbmpjQ34g7K7du3y9VExJhMMUWHmJ6DiIi0 gckmPRMTHY2/D+yRS01t+WMPAoJTvxoLk03TuHPnjlwPXEzMK1Z0sLW1lfOtJZx+Q8y9ljdvXrmJ +dccHByQM2dOOUedOItoChEREXI5MzGRsJgfT9xdLpJi0Y+IiEhbmGxaubjYWOzetBIFcmaBo7MH vhz8A1avWYvRwwahQO6scM2UBdNXbFevfrGEyaalrU3t6+uLffv2yWl1evbsKZfkEpOFiyRNzOco kqEXbWISYbHigthEwifmQxObWAtWLL8mtg8//BAjR46UkwqLTayMIc7ciU1MJiw+hGIT+y2+XUw6 LJIx8XPi/yFukBHrfosJjEWCJibsFWvOLly4UK6kERwcnGKidvjwYbkU3M2bN2WyJ373unXr0KZN G/l3iH+/mPw4vRJQcVZ12rRp8veIoCNWARGrWpCemKhevKcnT55ULWROjh07Jj+HvEnNPIl49tZb b+H48eOqhcwJk00r9+jGKeTxdEHJ6k0RqdrihQV4o2WDmnByccf8NdvxslQmPtkUE9E2aNAAjRs3 RsWKFVGhQgWUL19eTlQrzqqJBC1z5szyzFqVKlVkYvfJJ5/IyXLHjRuHpUuXYsOGDXITQUOcJRXB Xax2EBAQ8NIVHMRz4pLsvXv35M/t3btX/n9mzZqFQYMGoWvXrjIJFImhi4sLChQogIYNG6JXr174 5Zdf5Otv3Lghf8/rEmMPxeVssYkP2b///ou///5bbitWrMDixYvlNnz4cAwcOFBuIrmMbxfr0Yrk UPycuBQuVnl4XRs3bpRJqpgIODli/4lEt127dvJ9FO+h+HeIxPRViZ9dsmSJTJTFRMUjRoyAj4+P epYSEutDi30k9jmZHzHUQ1wVYDJjnsTk5mIOXnEwT+aHyaaV+3lEL9jY2GDkrOWqJbG1P4/SPW+L th/3Q2DYixOe17mMLn5WJHgiSRTJmFiCS2zfffedTMLEygniiLVu3bpy+huxFFlym7ihRJx5EGcS RXIpkszffvtNnjEUSWhaiTNvIjEVZzS0IKVk83kiOIhVesTZVHGGV5z1Xb58uVyHXCTRzyf+Yryo uKz/66+/yiRenC0VSaZ4H8XZY2MTSZlYjUMkyFqgtWRTHLyJL/81a9aoFsumtWTzxIkTctiNGMKi BVpLNq9evSoP+sUSk1rAZNPKDe/dEja2bpi75k/VktjudbNkMvpum854GvDiMZwJk02xdJYWTJgw QSZaYmkzLYhPNsXZ0rQQ7604UytW7BGX68WZ13feeUf2C7HurrisL76ERaAXZ0VFkBSJqPi59CT+ HeIs+ebNm1WLZYtPNjdt2qRaLJv40hdXEMT7pAViLW7Rz8VwBy0QB/Yi2Rw/frxqsWzie0fEoD// TP67zNKIfiaSTbHuuRaIExRMNq3YgrH95JnLF53ZXDXzJ/l8u0/6IzA0SrUmJRILEYyLFSuWZFyj pW7izmiRSInH5J63tC3+70nuuVfZxP9LDI0Qj/Fbcq9Lr01r74/YxN8jDgiSe87SNq1+fvj3mOem 1b9HS/FAjNc/cOCAyhoyHpNNE/K+cx4Fs7mjeNVGCHkulwx6eg/N6laGs6sHFv+666VjNomIiIjM FZNNU4qLw9+7NqJkwdywt3dA8/91wdRpM9Dv84+Rxd0JnllzYPGm1I3xIyIiIjJHTDbNgH5cXgwe 3bsjB8BfuHJdtqX3uDsiIiKi9MZkk4iIiIjSDZNNMxEWEowvurZG0aJFk9+KlcR/15+qV+s9fXgX o4YOQNnSJeDu6iJXsclfqCi69foal27eV68yiAoPwe/L56H+mzWQxctTvj5Ltpxo9E4LbNx1SL2K kiPOMt+9fgGD+vZEqRKF4ebirNt/TshXoAg69+yLs1duq1caBPh4Y/roYahUrgw83F3l/s6drwDa de2JY+euqlcZxESG48+Nq9CsQV1ky5pZvj6TV1a81aApVvyW8uT+1mrHb0tQulTJ5D83CbcSZXDt UZD6KSAk0B+LZk5AjcoV4JnJXe7vHLny4oO2nbHv31NJrizERkfi791b0aJZQ+TKnlW+3s3dEzXr 1sfcpWvVq+hFTv+zF13aNUeBvLnkvnN2cUOR4qXQs09/XLp+W7e/1QuVIH9fTB3zIyqXL6OLb/rP W578hdD+4544fv4qYmMT/0BcbDRO/rsfHVq9j3y5csBJ9ztcXD1QuUZtTPp5ASKjXnyTJQGn/t2H j//X8tn74+6RCWUrVMXAYeNw695j9SqD8NAQ/DJjAmpWrYhMbvrvn5y586H5h51w8OhpxMTGqlcq uvrlM8fQvXM7FMqXW74/og+UrVgVw8dPR1BImHohxQsLeILOLRoif7k6eFHvjdb16+XzZqBOzarI 5C7eByfkyJkHzZp/iF2HjiE6JvH7EBsTjaP7/0C75s2QK4c+jnlkyoyqNetg+i8rERSadFll/ycP MXnEUFQsW/rZd1neAoXQoVsvnLp0U73q5Zhsmol7F/5CFhc7fPDR1wgLC0t2i0kQXK+fOYw8Xi7I XbQCjl8xJJaBT++j3Xtvw87WBj/NWf/sxiL/pw/xQf2qsHdyw5QlGxE/S2NEWDDGfvslXJ0cULPp h/APff0JzLVGfIlN/eYT2No74IPOnyMswRSXQU/u4O0qpeSsAQu2/KNaAd+HV1Eslyey5i2O/ScN qwJFRgThs87N4WBni94j5iD+LY0ID8bHrRvBzsEZQycvRrRqj4mKxPzJw+GlCyJFKtTFI3/zW1/d 1GJ0wTO5z4vY7l8/gyolCyB73mI4cNKQ4IcHeaNikZzIlC0fNu5POHdjNIb2+QhODvZo3XsEop/F 6TgM7NEONnaO6DF0MiJUHxAJ6W9LZyJn1kxwz10cN73TPqes5sXFYvzAj2BrZ4+WnXvCPyhYPQF4 376IGqULwsbBHRsOGFZvenj1KLK52iNvsfL4+2yCz0+wD7q1baKLb7YYPjtxgj/h216wsbVH255D ERJp+ILdt2U1CuXJBgfPXDh3J/EBO+liT4gvOrxbV/f+2KFp686498QwL2/gk3vo+F4tODi745f1 O1Ur4Hf/EvJndkG2vEWxeb9hLuSY8CAM0H1OZHz7cXqiG1uXTf8Rtro42ehDXR8Ii1atuiT3r50o WzQvbJw98c/Fu6rVekVFhuPoX3vwQYOa8nvFTrcv85SpnWyy6f/gCgp4OSNzzvxYuWWvatW9D7rv me/7dJLvwycDR6lW3UcxJgoDurwDe0dn9Pk+8bRbO35dhFyZ3ZG3dE34hBgWE7l95RSK5cmCzLmK Yt/xK6pV992nS4S7tXsX9rrf0WfEbF1+op54ASabZiEOI3q3hYN7dmz/+5icV1HMlSg2UX7+DEtc XBSaVSkMjxyF8M/ppPNqPrx2GmWKF0KW7LlwUH3BLp8yVM7N+OPMVbKeWBR6tG0ARxd3TPtl1bME iPR2rZsv912ztp/qkvFo+X6I90VuuvLz74+uAR0blodzphzYsOdv1Wjg9/Am6taoCCdnF12g1n/B 7lk9Tf6O3t9NlvXEYvF93866LwMHDBk9Q5cA8Q1KiQiqk4f1kwdd9T/oCL+E0z3o3p/+HRrA3jkT fl65Ocn7F+r3GG3eeVu+H4t+3yfbLuxfJ+vteg5O+n7rzBw1UD7fte93ukSU709icfjm0+awsXfE kDGzEPksg9d9dnSfoX6dmsl998sG/bQscVGBeLdmcXhkzonVG3fLtoSePLiFd96qpvsZWxw4rb+i cOfULjjo/h+NWndDSFjSVbfWzJ8EJ0d7NG7THUEJElECDv6xHnmyeyJ/ydrwDjIkgfF8vR+hQdXS sHHPhxu+Ebr3LALd29SHk2smTF+4NlFCKQT7P0XX1k3ke7rxkH5eVJ8bx+BhZ4OqbzfHo6f+si2h nb8tQeZMrihf+z08fX5qFisSF/wY2XUHUqUq1MT+o+cQERaKigWzJ5tsxsVEoP8nrWGn+1wNn7Iw yfsQGR6KPl1byPdh3b6zsm3v+rmy/v6Hn8An8LkzyXExWDF3HNyc7NC8m4hzoi0OXZtVgaNHDvx5 JOlS2P4PrqFiqaLwypoD2w+eUK3JY7JpBvzvnYeX7g0Wd6SL5SnfbvguOnfujAZv1ZYB1NU9E7p9 /aN6te71d84gq6MNSlWqiyvJXC6PDvFBi7fL6X7OE4vX/SHbureoCTtnL2zan/wKQwvHf63rhPbo 0X8kQuNP25DuwxaJEf26yQ9oh0+/QMM61WGnKxcsVAR5c2WX7WIowojJhslyw3xuooCnDfIXL49j py+rVoO4yGB83r4R7B0cMf7nlbJt6CfvwMbOFXNXG84eJLRp0Tj5u1p16AW/4FdfwtJajB74Cex1 iWbfUfOSHHFHhzxGpcIeyJq7EHbuP6JaDUQQ/7FfF7m/BwyfKoP49KGddXUHDJ+8KNlk8+CmxfL1 9Zq0wkMfw5k7Mjh/6gga1aqk+3J0QJas2ZDZy1NObN6oRWdcufNYHrgJj66fRN4cWZG3UAkcOnFJ tiUUEeyHXp30X6KTF22UbaumDdbVbdF7yBhERCWNX6cObpJDX8pVqY1r97hka0I3zh1BqaL5dcl9 dmza959qNThzaAsyuzrI/b35n0vwf3gdVUoV0SUYObF5b9IV3qIjQjFyQHfY614/ePwi2bZj5WT5 8+26fYnAkKRXZ66fOoDcObKgYNFSOHn5nmq1Ps9HlogwX12ymSPZZDPQ+w4a1awER2cXrNl6WLUa xERHYebIgXDQxcEvfpyta4nDmEGfyJMWfb+b+OzqTEIH5IFHJhQqW0+X9McgOuAuimWzQ4GSVXDp WtKhYnHRIfioRW3dgYcHZi0yXElNDpNNMxATFQXfp49x78GjJF+MosPMnvADXHRH5eXrt0FwZIwu 2Twtk83SVerh6q1kxmbKZLO8Ltn0wqK1+rF+n7aoAXuXLNh66IysPy8+2ez+9U+6ZDPp0a3Vig7D oB7/k4GyYInyOHgi8ZnkuLhYLJg+Unc0aI+6LT9HlO7TJpPNTDYoULwC/juTfLLZq31jfbI5a4Vs +6ZbM9jYu2P+uuSXf9y0aLz8N7Tq8Dn8mWy+RAzGfN1RH1C/n4Co6KQRNTpYl2wW8kC23EXw54Fk lkNNkGz2/3GKDKDTvumkqzvip6lLX55sNm7JZPM5/o9vo8mbFXVfSO748psReOCtv0wbGxuNW5fP 4lNxKU6XgPb6fgpE+Ht4/QTyqGTzcIKhD/FEstm7U0vY6vb3pIUbZNvKqYN0+98OfYZOQGQy7/mp Q5vh5qpPNq/e46X05z24eRHv1a8l92nOvAXQ5J330LhRfeTO7oV32nTEuw3ryv2768RNXbJ5DVVK 6pLNbLmwNdEQFL3oSF2yObCHPNgbNG6BbPtj+ST5+Wj/aT8EhSaNX9dPH9Qlm1llsnniMi+lx3t5 snkLDXXJppOzK9b9YRjCFS82Rpdsjhokk81ew37WteiSzYHdZGz86ofJ0KUSSRz4Yx3yZMuEgm/U wZPgGEQF3EHRrHYoWKqqLtm8o16VQKJkM+lZ7oSYbJpcHJ56P8LZM6dw696DZN+sAzt+1x1teCF7 vvK47ROq60XhaFC+ALzyFMPRM0mP/B/dOIs3ShRG5uy5se8/fbKzYJy4zGeHMfOSrv0cFxuFz9s3 k5fRJ81bCV4FTGzxtOEyUDZu0w2+IUnHtJ4+egAlC+WGa+7ieBgoQkI02tYtA9fMubFlb9Ig4P/o Ft6uoT8i3bBHn+xsXzpB/o6vRiSzVnJcDIZ/9TFs7R0xYOQ0RPEy+gvEYfdvi+Di5IjKtRvi1uOk l+v0YvFFm3pwdPXC/LVbn51Rixfq741279WX78cv6/XJ/8k/l8sv4k5ffJtMshmLOWOHyNd37D0U YYaBnqSzfuFMZHJ1Qq0mHRGczHGsz6O7eL9+dd3+c8Rf5+8jJtwPTaoUQ6asubBu674kMfHpg9u6 xKgGbGwdsPv4ddl27eh2+aXa7H89krmMHof1C6bCydEBDVt9jIDwZL5l6ZmIsBD4+/sjPFy/H70f 3EK10gWQpXBl+IXHIk53AP7xB3Xh7OaJmUt+130e5MueCfF/io/aiqERdli395Rse3jpb7jZ26Bm 49bw9gmQbQnt2rAMmTO5oXytZngcyIPpeC9LNsX78GXX5rBzcMSoGeIgWD2hiMvofT9qJd+Hlbv0 l7h3rNIvgd2842fwDUp8GT1OXEafPwnuzg54t0t/eeAnYlv7hhXh4pUbe/9LulRs4KMbqFq6qJwT fMu+ZA7cE2CyaQYObVoiv8jyFSuH/85cfDYOUIxnEmc861crDVtbOyzYZFgn/NKxnfBwsEXhcnXh Fxqlf71uCwn0wxddRQezQe/h4mhGz8f7AepXLQUbO2f8tufUs7Gg4g7bZbPHwd3FESUr1+cHPRmx EYGoVTIbbOydMWLKQkSrtcfFFhkRju7txPgkW4xbrB+yIPjdOYPsbvbIVbgiHgRE6va3en1kGH4a 2F1eim/xmWFohLizs01D8YVrj3nrDyAmRr0/sTHYun4xsnm6IVvekrj95MVr5Fu7EF2S2KlFU9n3 56kk8UWiA++hQGZXZM5VDBfv+T37PIhx0nMnfAtHXeJSo8VnKuDqfdausXyfR87dKF8n+4Du/Tm8 ZxsK5soMBycvnL9juLmC9B5cO4VC+XPD2d1Ll5ysk2eb5b4T+zs6Gr+MHywvuVZs3OnZ/r59crcu ebRFsfJv4v7jJ89ionj9sL7iLLMNeslLgwY/9G4v278cPi/BZzQW5078izKF88DWzhF/X0x6Jcja RQY90X03VISDsxsmzVkh7yLX9+1YhPjcQaVCOeDgmhXbDhnG5Hlf/w9udrbIW6Qczly58Sy+iZv1 Zo/8Sn6ftfl8mHq13qzhfeT70/GL4YhO0AduX7uEWuWLyu+47UeSXgmyZi9LNoUnN0/K9yFn/hJy BoCE78OyKd/I96F5t4Hq1UIsujStAlvdd9m42WuexTER/25f/BcFs7vDNUcxPJAnTfRuX/gXOd0d kaNgedzxCX32WQwPDsA3vTvL77IPew9PFCuTw2TTTAT4PMKooX3k0Z24a9PZ2Vne5eWSKQsGD5+A R88dDYo32/vedfT9pL0c1ykuQzk7OcqfffvdNjiRzNQ6YcGBWDhtNHJlzQQ79TtEZyxUohzWbN3L G09eQuzvf/bvQMM3K8uA6eQkpmIR45hs0aZrL1y4kXickXi9/5P7+P7rnnDSHdHb2+v2t5OT/Nkq dZvg4BH9EX9C4ozCusWzUCBXVt37aAcn8f7okp7cBYph7soNiErpdj8rd/3iKVQpXQg2Dllx9XHK SXlIgA8mjxgsj+TtdPvb2Vn//pSqWAvb9xyW72FCUboDix2/LkPxArnkWEPRB8QNSFlz5MG4WYsQ nsxYQdKLiY7Ajt9XoGLpYs8+P+JMoyhXe7MR/tj3j0wQE/Lzvofv+3WHs+51Ypynky6+iddXrdsU B46IL9bEn4foqEgc2rkRlcvofod8f5xkDHX3zIpvRk9DQDBncniRmKhwbFk1H8VFUq5L+uT3jy5m eWTJgSEjJuOJr3+SM8whgT6YOHwQPN1c9d9ZKr6VrFgDW3WfH5FQJiSm3DlxeDca1KgoX+eoe72D ve53ubrj80Ej8NiHMzk8L1yXbJbNkxnZS1RPNtkUIkMD8fOEH5Ajcybde6d/H0R8KliyAn7btheR UYkvJ4hEdPfmdahYqrD+s6h7r8XsDiLX+GnSXAQ8PwWVLg76Pb6HIV90g7ODreG7TPee16j/Lo6c THrjUHKYbBIRERFRumGySURERETphskmEREREaUbJptERERElG6YbBIRERFRumGySURERETphskm EREREaUbJptERERElG6YbBIRERFRumGySURERETphskmEREREaUbJptERERElG6YbBIRERFRumGy SURERETphskmEZERnTu8GTY2NvDMWQB7/jqmWi1LbGwMrl86jY/atcDOY9dUq96aRTOQydUReQsW xZkbj1WrMcXhzrnDyOlhj869BiEkLEK1mxefu5eQ09MdVWo3wvV7T1QrESWHySYRkRFdOrJDJpvZ 8hXFwSMnVatleXT/DiqXyiv/jl0nb6lWvd9XzoeXhwvyFyqKC7e8VatxxEVHYOaYoXBysEOf76ci OiZWPWOe4mKj8UXH9+CSKQeOXjXuviDSEiabRJRuFkwdjR49e2L11v2qxeD+9XP4+qsv8Xnvvvjz 0FHExqknlJsXjqPfF5/jq29GIjTKkHSEh4Zgzx+bMfjrr9Dig/fQqFEjubVs/SGGj5mAizfuq1fq 7fhtOXp0747vx/6MaNX2vCcP7mD08G/l63b/c1q16gU8fYxlC+egW9dOaNqksfxdHbt8gvlLVyM0 mf9hSsmmj/dDLJwzHV07/g+N5b+9Mbp83ANL12xAQFCoepXBravn8e2Q/vhy0Pfw0z2/948N6N3z 42f/ls4ffYqVv25FcGi4+onnxEZhx8a1up/ppvuZJmis23p+8TX26f7OAH9f/DD4S3z97QiExuiS p6gwzJ88Bp07dUQ2L3f5d7zbugN66t7DHQf/k/+7Z8lm4WK4dNcbB3Zvxhfx/57GTfCZ7v/9x97D iIx60d5+saXTfoSjvQ26DZmsWgwe3LiAfl/1xfc/jsRDnwAc+HML+vbqgWZNm+jfk66f6PbhpiS/ NzI0CL/8PE3+DbuPnsOT+zcxffxItHhf33daftgeS3T7PlidQfV+cAuTxgzDu80ao3HjxujQ5WMs Xr0R4S/4c57ev44mb1bR7SsHLNt0QLUSUUJMNoko3Zw8/AdyeDrDKVNeXH0crFqB6MhQ/Ph1d9jb 2siEps67/4NfoOF5xEXjw4aVYOvgjJU7j+rbYqOxYNz/2zkToKbuPI6Ti0Ag4QrIKSIiWrFU8aq2 1eK43gOIVhAtXnVRK6K23lVRtFYqsNqxKk5t1S7dtlbFG916X1W6XijaXYsgRfGg3CQkfvfl/15I gGBZd3Cczu8z84aZ3+/9jyTMvM//enPY/XYOLhjKyeWKVZ8gLS0NyauTEDF8MJwdlCzfP3wcnlTw 8lB4Jxf9enRm8flr0qFrILUGFkyLYvmB734Ao9ZqKh5j1KA3WdzJzQfvjInF6jXJrL0pE2LQ2suN 5QZFTkBhcYlQqmnZvH83F707+7Gct287jBk3GWs+TUHKp2sQGx0JHw++viHR01FSbhLHi6cOw8/b FVJrG9jY2KJDUFdMnz2f9WP+7Bl4NZCvU2LjhNM5+UIpQKfVYHNKIpQKOSRSKXr1HYClK1YiZe1a TI6NgYerE1dOAplUApe2wSjlZIrJZnKSIJsKVu/giNG8bJ6sL5sSmTXslUp07dEH8xYvQ1pqChLi JsHPw5WVc/AMRN7DClamOVw++g0kXLmAkL548OiJEDWRc+EInLjfVyKVwdpajoCOwZjy/iykpKZh 6cIP8Fqn9hBx5a2sRPjuKN9XA5W/P8SY8IGsT75+beDu7oVI7rdMXpuKpGUL0S0ogM8FBiN8QB+0 8vLFpLjpSOW+X4Pkd2zbmuX9O4Xg5xv1Z3mNHNu1ld0T0LkH/nUzT4gSBGGEZJMgiBZDU1WKOe9F MwkY+d486ITpy9vXs9HexwXdh8QgfsIo7kEtR0bWJZYzsPPzRPbwDo99H+WVvDRqaqpRUJCHA/v3 o6DoIYuZo9fpsOeLdZDLpPDv+Bqyc0wP/ewfd0Ehl8HVxx+HT2fj6VOTcR7Yuoq1FRIaAW0tP32l rylBT39nWIlkWMgJqkajgVarbXQlz+IlNXzibFbOgCXZLM6/hT7dgiASiTF3+d8s1qXVViAuZigr GzkxAeXCVJpRNsVSa6xI3cJi5lRXlOHd8FBWLipuuRAFzu3/ClIupnDxw93fNUK0PmkLJ/N9FWTT yP3CfHTt4M1yTS2j2zuqkWFhxroo/1e8EdyOlV218Qch+mye1lYg7I0growYUz9MQrWm8TSiUTbF Mlt8/Nm2uv8lIxVP7iM6bABrN3L8HGiEtLlsdu3zFxQ8MhvUCAzsGcjy/UbHCxETT/Jz4GwthdzO Bdv3HOH+d4SEGU+rHyHYixvoiKyx8rOvhShBEEZINgmCaFHuXD0Ld1dnqD1a4+DJbBb7KG4URHIV srL/g6uXjsPD0Raer7yFSj1wL/cS3NVOaOXTFkfPXUHDZ/vFU1mIjhwKTw8PqNUuUKlUsLGRQyIR M2EwXA1l00DWjrUs16VfBKprePm6fCKTk1MJPNp0wPEL1+pEIufsPojFpvr+6HL07gjjArgl2Tzz z33wcVM1KtfUFdS9L27e4bcDGGXT1s4eB89cZTFzNNWVmDkxkpWLmmqSzZljecF6Z8oiIdKYwrzL 8HVRPJdserX2w3ULezYfP7iH4f1CWNnmymZJYS4CPN0gkSvwyaYdqG24p4LDKJvO7j7Y9+M5IWpC U1mC6WPD2MAmcoJl2RwbvwQ6PlyPqP49+P6m7xUiJsqKbsFTIYWNvRo7Mi3LJqebiB3G1zF+9jIh RhCEEZJNgiBanB1pi7gHsQix8R+hIOck5BIRhkZPRml5FarKHmFK9HD2oE7eugdL5sRBLLLCtMWp 9Za8s4/vhauDLSQyOYZEjMEPuzNx+twFXM+5gQfFD1FZVY2dW1JhzcmjJdk08PHcKUxGIqYuxYP8 2xjQuwtrd+0Xu+pJbWHuT7DlZFOmcMSXOw81IRiWsSSbl88fQ3tfd4glUmz+NovFmotRNhV2Shw6 23zZ3LIqgcWC3gwXIo356dDf2W/xPLLZ1AGh55HNqscF6OLvASupDRYmp0NrYa+DUTZduEHL/mPn haiJ5shm7OzljQYvBv5/2axFRB9/Vkf8kmQhRhCEEZJNgiBeALUYFRoMewc1Ovj7QuncChmZR+se /KcOfMMJjAIKpQMUCk5kOr2FshrzOSgdNq5ZxE4pq919sH1XFrS1/O5Kva4W9+/lYWNKEjxdHdkD 36fdKzhzOZflzXlUlIfhob24e6To2bMHO4wy7sPGh1EM7Ny4HDJOemW2KixJ3oT83x5Ap+fbrK4s w6msXfBVG/Y1ihE9bQGLG7Akm3ptDVbPi2NxB7UH1qxPZ/sSjZ+/uqIU+779En4+7hCJOCmfvgBl 1VqWe17ZLC8rwehBbzD58g/qhd2HjuHh4xJUVJTj37k5SJo/gy2zs75akM0QQTa/PszPRhtpCdk0 zAyunDmGlRkWxQ9CGvIyy2bR7Yvc4MQKds7u2HXklBAlCMIIySZBEC+Emz+fhK+rPSQSCXq8HYGS KjO7earB2MHdWc6wN+7E5TtCwhw9NicvhouzY70lc5FYzEQsuFtvpG/aABdHFWxULtickQm9heXY O1dOwlGp4OqQInTExGeemv7t7i+IGTEIjiolJGbL6gYhtLG1g1ebDsg8Un9JN+fcAfY51N7+OH6u vqhVPM7HyKH9oVLaQywW1dVnxdWnsLNny+cXzA75GLh48iD8fdxgr3LEgTNXhKgJJpuTRrA2R01J FKImjuz+CoG+XlDa2UEqlbLLXqlC8OsDsC5lFexlVnALCEG56cA/k+m508fDxlpW18eRcUtY7vtt n8NJpUDrtgG4dseCbN4vwPC3Q1h/kjZ8L0Sbga4crwd6QGLriKyLt4SgiWvnD0Pt7ABXzzbY28Qy elxMBGs3InaWmWwWIzpiEIuPS1hqWTZDu/H93ZQpREyUFuXCzVYOW6Urtu3OaiSbep0WiXMmse9o WPRfUVrFDxIIgjBBskkQxIuBe0obDubo9Xr2tyHmOUv5OricTleLmpoadtXW6urd35x6zO9pLjqd rq5NLSeozan7WfXXq6/WUJ+QaABfj/6Z35vhapgvvZ+HdevX4+gp4ywgf5/5Pekr45kk9QmbaFHC nnJ1GvuoE955ad6WeV1GjPH/9fs1kHfrKrp39IVc5Ylfiuu/BspYp2EA0Zx2jXc0jFviWXm+vOn7 b3jH8QP/YNs7fLsORqXW0o5QgiBINgmCIP6EVJaVICaMP6Xu5OqBYWERiJ+ZgFkJCRgRNhTe7mqW e7VnKG4Ih5FeBop+zUFIoDfaduyK7CZeNfSycONMJhztFZjYxIwpQRA8JJsEQRB/YkqKC5GxbQtm J8xAdFQUoqKiMWPWHGzL2IniksavAXpZ2PfddmzYsp0d/HoZuXvrKhKXJeLIifN172YlCMIyJJsE QRAEQRBEi0GySRAEQRAEQbQYJJsEQRAEQRBEi0GySRAEQRAEQbQQwH8BMMkh9QlpwxwAAAAASUVO RK5CYIJQSwMECgAAAAAAAAAhANmR29lZqAEAWagBABQAAABkcnMvbWVkaWEvaW1hZ2UyLnBuZ4lQ TkcNChoKAAAADUlIRFIAAAGEAAABRQgGAAABmw6qVAAAAAFzUkdCAK7OHOkAAAAEZ0FNQQAAsY8L /GEFAAAACXBIWXMAACHVAAAh1QEEnLSdAAD/pUlEQVR4XtT9Z7Rmx5UliL1EwpEAQQJEZiIToAM9 CXqi1FqjkWY0mpml1Wu0WrPW9FpqST2a6VWtmXbq6ZamyxDeZsIQNMWy9GSRRTaLxXIk4dJ7b4FM eHoPehKEudr73LPj7Xu++N5Lllo/5sd+58SJE3EjTpwT5t777rdw4qMLwwMJ5x/MdOAji9T1XN9l E7nKiu/geEfm8kY/vEiPiQcWZhqRBSSfh3l6kntnnK/p4FXGMK9jDnaEHWqdiAqR4fwkLVDuacD1 J2WSb2WMtnzKEmx4r/EhT8vP5NVOVKiBPXlrvPFq0ES3k+6i5iGtTlUw3zvVOsEYiIskdV6VSu5g njdetPITUB806k0dNS6QelXmtHUGiE7Ma2CFOupYriwvRBplyWdaHY/yybNBKqM8yRv1/MTYCTBR MfmkPUhPOupUzGRZoRrUGmwyh+s1merJeiWvmHQKmBsTzAxe1PMA78CBu9YMwwPvHIYTAOkEV07T 0kl679UXt7rimtkwR210xcKDHwOjBoFXQ3tgfgPTwEPgD39g5bDvtksXG9camh2onTs+0nvetWrY fOtZwwMfWqyvXpONFJ2HmZFQReqQ0lRWmnknQU+BPvoJ0D9ZGA7efvGwZ/26aWOJ2oGUffm3Vw33 XXXhcPwPYYisK67F6yRoXDXU2yAZwdFZ8N5HA41XoUmHICPlRYmHgceAk3+EEbnj0mH/7TkiDcWd gHt+Z9Ww6erVw8H3oQ5MlRxN1kXDxHXzOt7YpbDAP+qEoI6cRMXPPfjOZhnvhEaCDXgEeBTpB2HV o3deitF55UzDNSJbb7pk2HzV6uHAe8YOnGI9iQd1DcijE+zgJ88ZfnX4rWPb2A7QaLwo0EaCNECL EODZSG/IL/a8fjiFQpFX8OjHMSKgD/4+tgPoyM92vyUafv2/WjcsLIz1nPjQK4at16wa9t6JMogD jqLKs86TqJv1E3FNuSIoOxRtRZ7QOvEAKlLDSYmwMBr1IHxdHWjIih+ilbIBpGxQjAjkx94/duS5 U1cOO/70tdGJn+1+67AdHdh9O671QZTBxVVedfxy/xsn1wiaOAJ3pZ6Mrg6MnWBGNp4K7Axd5FGg NXwJPIcLsPEPoyzBco/AykfgLuxINOKhdw47rlk97LgV1/hj5EOPnYgyoDP1WuOF5yB/EAYKY6Oc u1dzp3AhgKPwCF0DdHhwzhxf+cRPt78qytGtHoG1j9w1dmTXtejALbg4rPkwGsL4makjG9vg8pyS T8Az5HoTd1LP1IkYBXTimSNvGytBYLcKl0JpwOMfPSPc6KP/amH4k3+GC4H/yRYEvDewotQRlB1I 2WHE22Q6TozuBExGAWgVczTmdcQvmHjm+DuG7ddfMuy+8ZLhIbhVzECMH7oYpt99Gy4dfnXk7ZMy E3idThMPsk62lx2gO2kkNAIM5li8oDhTsVOf+2kpdHLLNWuGnTdcMuy/ac1w+OY1w64bzhsegP// dOdrYxI4CVfYv/55w6l3XxouxjVlz61zFsd2nSID3KVofCJiIjoCGguXj0IPGhVUuO/Oy8Lqu2D1 vTeMjd+zAX76AdSFmHj0o2c13YdhmEeBB/8AawmC/iQ6cwJgZw5ghPaDSrdR8QLSP9766nEqzja3 kYgpFeAoxKzEhtYKAlcOT265Yth6PayORWv3jWuG/TdfMmy6dsVw+L2oB5bnFPs4KmeDdWHVxe0J g/4xXJidfAA+vu82dBqdOYLROUh3wx7sG3/12sVyHZxA2YgL1BMjoU48zFhAJ35430sXGy2rP3Tl sAUN3wZ32YXG02123njhsAtWPw7L0sqPoMLHUQ8byY60Ogg1APypGKERnMk4HbPzXFv2r3/+cAQj cvs/vii2L3u5qTy1WFZ1Hcs1g22fjMSiKy36++br1gxb0eDtcJewPLcMNyJAcUH6OKdLzvlcJ0ij cah0clEhZc9hoojVGrqcaViOnWG5h9DB43BFzmQxMnesC1fbB+y5DfHDOqKeK2PNiMUvOgGGneC0 ygA88gcvH7ag4Vvh47T8TnTgvmsXYqV9ABaIlRoF2Wk2IoB0dIIdsAZPOmOyb3xhddSjjnCbobrC KEjT9dghxtghi5uxQ4gnBjja0NyJsxKn1geQEZaHxbfesGrYgQqOoiK6gLYJcVEBMnaGaAvYcsjO nOAW3DoSwZp1Rr3guZpz1Kh7GJPBvg0vGg6gI3tvXzccgWwxJlgBGsEKjqMTXFAOwl24z4/5HYpq OC8UI5fgZBBuCPQaOjed4N7MDcO6/9//cKRxLXYC4OiwHdQ/ivYdZwzBsNoUtim2RTsLWiWsUD2O DkBPjdf25NkH3rHYOHObGVkH0RHUHx1BXURcU9dNqD2MhQDyY7EDjeNpCCRMqOFqvOAjwOn4Sc1m vcYr3cuTHHiQ7pr16hqTjoCqXbR+A2XIW+wEFVJJvCpRB3iR5kIYhUc/euZio2rjlK5bFs8zmVZi dcBHpHWAQPt446ylgXZDWQJmtsazg6wM0FBrBB5BRa1Rcxo28jllu574pjNutU8iiDkiMlq0I6F2 sY31lubkRoGUPc0OBMDHLMaOQGdsQNmqE6VxTVbTkhn//btfGn6vjngH2J4wcqbVAaZbJ0I5aSAb Tv4UGu+jMGmAGtaDNXCxw6AuF584ih1ATLN5fbVB7XR0R0JoHUmoAxyFH2978/CjbW8afrQVSPpD 45XmHos0QH4LKdNXRF7kI/3k5sV0AGnGR5sZgV4b1QGGQ7cThDoQ1kDj6UpcN7bfvHbYBpBuv2Ut Tmxjesct6yKtvG03rxv5lBFbb7L84EcdgbpbQY9gNHjHQ9eftC0b7/y0E8pMeEc4Ggx2LoYrsLfZ fcfCsAs7UGInsB2re6SxPSHlak+5ZC1NPuWUKS/KAf/9f4HAtYVMUMPjVk2mJ/diNUNROTqQBSQj YmgpxwU+8C/Bg3Kh4p0L0gB4pgXPdxnBLY54pelGAcxS0QYg1gkYUO1R29h4YcadWkcsrU60YEPB WPQS4hk3QQ2+5xKkP6kDeooDwdujBqtdfnN5sROmpIY732TUAcJCgF840kmVN9GzdPg8ZaYfclHK gUnjkyqtvOlI0O+lBLSGCynXsn+cww4qeVw801r5CW3WlG4wXV6T9UXDqm5eO3QSoZeYcSdBceKI DvKCCVU8uWBHFmnTFzxfdUZHyDOP1yNcr4DyuZ1oI2JUYDpGqMhbGrSVcVpAHSHSbDx0JXMvcHno Sw4+7sVKEEBaSr3RqPJWedKQJdWwT3QzX5B+oOQ5qhuJj1EIIaguNEF2MEbF5BMe5at8Isv6q2yS vwzU4EZzxObHQioGXA5ovvbGEo1PudKuwzyB8miQ8pPW3WnIPG16ywYzFZvMCivfobzwc8ky3epJ vtWfOkEBNjRgnZg03kD5bAc8JqAwySvwRtS8HtTI4LNuNSY6ZunTQb8DrOQ0ZYTPFg5eYMYASEs/ 8i2vNkz8TB5GRvljB8osFIqkReY6gZRpStUFWqPFm1w6ATTE81hmkp/wzmiqlXt1Y8ADVJ3wzrjF 1Xg+gJwcdpz3dMGzD75jsT7Uo3rbddXwRHRG8qTRATbaG+mY7BAlA3Su5vMA3rCaHvjtWDqnA+z0 fVetjntZ6kQzHhoWNPkJimxxBFIwsXBWSJnAhlMeJ7m4m7EwHH3fwnCQnWDj6mj0OgDZfVetirOD H/zj2miD2sJrh2Ez7ZBrTVyoWts7Q2XvCDvA2zK8McY7GkfeO94L7TW2dmLj1auHbbei3j8e69BB SnV7Q+VawYOy4R4XowsZIp0dYfpbf7NqrCSDjqC11AHu8+NON/IP4ATXOqFGqwOZZuPvuw4XR+N5 hmB51hcjC8r6tc3mNfnElW3RtdXwSQcENpzQLZcflLt1eqKvM4EOKXFzDOCDkH0bVgyHbi8jkR24 /3dWDfdeCwv+YR6ACLte1Im6v/PFSxY7DZz6+Dmtc+oE20v3mtzNI2VlrJS37RcbMb1X9Ozxdyw2 AGAHiMdRhu9rHNxw3nCQDztw8SuveH5QvtZwz7vOHI7jvB03nbNsO6nh+tFgu446QJ6TBTsYbQXU iTYLyfJ0Dfr1kg+7TfbVz5w3HilZDpRBfZK3z+9cOxzYMD4g3PSu1cP2qy+M2/1xWx51s8Es99zJ vJ9kdbbr5HNo8pytaNg6EnFnW5Bf89HVpMKK+qA9EU97AD5X43safEC49Zo1w77rVg1Hfw8NRuPZ ya9/5nnQt4arweJdlukfb39Nc12NAjux+PQTYAf48JCuEJV4hfPQWcSePfaOCOrP/ruF4WP/w4XD J/7t6PczdVkDG1/TpsuXs9hGdWIyArI+ff+rf3beYkGrYFJ5zQ9cGc/mdlx3STzW4hOaeLQFeuK9 F0Vc8EH6pC6il3Z5gg8L5UaadlsHeGdOTz6j8GRlXRrf/tLrh+3XrRn2oPGHbrlkOHLzmvGhIhrO TrETR5m+c93wAB/TYqo9wEe0f1ke0da6JbN8uhGNzTZHEMt1CD25nFQyDycxs1zLJ/9rhr03jQ3f et2ZsaCdgqX4OFYX/fnu1w+PMXgRiA8gkPdtOCM6wpey+Lx5PzrzHGa2qLc2uqR5Q4yjEG4kF2Lj w/pAbMxUqEyfxCY0evsN41P/PXx4ftOaYfcGuAiClo3mE8/HgdC3i5/64JntwXm8CYCYOIrOHr1j dXREr8pNXm1QWwTIeF9Vi1+4kE+d8cxZM0zQkd91x2XjE1BYe/fNaDifhN64MBzGHughWIQBG7MP 6mEjZ9wvG8D3kjQTxYyFzvA5MzvPVfw4X2lAZ9b/3y+MzuzzrUl2gOBtT43C+KgWiOfN4bNQQgOe Ovg2NHJtvKqwAw3mc+dN150z7OWFuBhBlw1xsANP81Ugs5hfmIhOQDduQwIqRyNwETyG6fZ3/msY Bx2JZ8zsCPDdu9/Q6uBTztaBiftgUdmKhvKB+TZQugqDc/t6bNZQMW/OxqLFBgDxwIKNQB1sxDf/ /MJJYwPqgEYFadbDhrc6yIPuxzX4sJyGfACuwufLh+5YGztdPiwn9qIzj/zpBeH/bPsCn9LEVgCV cKVkw/mk/x7sWQ7BR+N5MyoMi0EnZgFemBcFWI6NpytMGizUkSAF+ACeHfdO8HUF8pTFqILn22TH 0K69t2OLglGJp/5wXb5EQu9pLsTntozwfej1EbgIrcRGq3JveDQ+y9H1eKGZhgsuz8YrPXnaD/zT vz9eh9aN6wHMi3agwXxRhW07ChfirciYhdiBABS5fY2X+FgAafGqkDocNjaco8bnagzG1kDfHghq tCPzfnXorePGLuskeI1Ym/K68UBc15cMaFuJ2MwltEmKjpicYCe98Zy1ovGlURO+Qnmmc/KDZ7Xd aYxupxNqV9wEBloaWDwPmJC0NZyojQe6jffGKc9RdZI/zm0Hrsn6Y+Tt+gLbGHclhGxrvPJMBQm8 8TorEOqA3q1oDaiY11CHtsl66xE8Y67FW0LXlpeoE37XbnIiU+NVoMUHwA6E24BO9vCkzldZT94D 8vnsLYI6r+edULsmnoL09EhJoKAKRONBw3Wy8U8j8FrDvHENnUCWnLQ0uupqlVUH2C411vlJB7yH 4qMDBCqKDpB+eOXw421vwuFi+vA7oAfj8cB7hB6MtwfhAT4EHx96twfhoE0GyplHAa12RaMJsz5p dEACITqQheU+7AQfke64VQ+67eH1TSONh+LB5wNu8qGTD8VvXtd0x/LrooxkxK47zx2O4ToyYnRA 7bOGq63NhULReIGjEJZgISwe+7HQ8QE438XbyQfbfIB926KMiIfa+aCb4A2sBpZJPvKzDNPv+afY PmCx4kNwb4Pa5R1QJ6ZBTCDDC7eRII+hPYZVkPd04mE2AWv5g+1IG18fdKvMJA8y8l++GXWTx3Um DXdk4+VO7T9HWCBu4yUkV17EAwE5/VNLvChnD20LHNzfVJkQ+qwvodU2jJVQG4RovID0xIXUaG+8 8tSJsA7yCV1Mc3fIRFOHHRDvWxMiXMLqIx8eQJ7XMqjRNT1xISl4z8UHZSFeRKA+aMjIZ1p6xDFu jaXjSH3pNVCWedEGpcG3e6LgpTf55yN3oRlQD4hVEIh00pYuWE7eqIB04wEZjdd3uZdpIxC9Sn4C FgBtlRk0Oqq0oievDQiw4dZ46bL+1ibKxFOONEdk5t+/ep1QQ3vgLNWTV9R6dd3W6JSzUeJbvmjm hSuZDtNVRniZqMNkDZJ5vulFvQLkSneplZPM923SrfzsUpAVkS5l/DaqSaOMDQgb1KMtH/q6Tg/R IcF0nTZ4uuoDVb/VI1nJP1208oAbtaWtXg7GjE7KJoOg0KGCy+ehpydZ1COZ8Y555dUG8VVHepO0 yWoZr6vxy6Hoej1uTPKCZFWnydLogYwQ8ot7ivTi051eiKicVCh1NT3jI516kkc9KZsnJ22RmfLQ Szopr3yT9eQqN0HKdI1JuSX0q0yDIKN7/mQwgJnpqDcFsVLJWUl9VYGY5JNmWpB80rmE60keVGU6 iDyAnWhpUuMnusorctWjdjVd8qYz4U1WDSzIwFXWeBuIuNuuRs3DvOhQh1ipp5dCdMZ4dr62IXSy zkiTt3RA6aTq3CQv5VWn6TrfyXd5NajaOMMbWFaGZnqGak2QIVigQhXNTC/L6M+rr4LGF75770uH H2x62fD9jS8bfrDx5eBfPjy56RWA6Igfbr4cSLrl8uFHAHnSRbxy+NHWET9ueNVIt4EmfrL9VSj7 yrG96itA6sYSQl7zMq0yQuRD1gyetDdgM1vU6pVEDBTBwcgBaRe38k2vgzB2lpXhCd4K4bHsyO+f H0832rMmu4G0LPzmU5VXmXBy/ODG1ptfOJ7C0IZu3yEXaEj2d2JI6mWedCb5hjYQLsO1Y02oxmNj qNBrlMD8npyIsjQueAfzSON8jfy4kUb+g/lwY/358ZRmL19dkAHdkBygOW8PNNQBqQOB9L3vWh3v Md191fnDztvR3j9Gu2CMuOGc7VN7G2g0UBrN5TKm7CF+nsEn6cTcT4S5hxPeKNejvDZYModuwQq6 kxnPUPIxRDyVfR+i4s51MRi7+TS2GrGHanjdGFde0rt/5+Lhfnj/RgzA9ltxHQw8b1nFHSO0Q7dq NQiE96shbUNDxuAYpFPzuhGCdAxCq7jA1wF5dfBJJw1FRZGXlUc6oXx1jmBnFQkaDD3M4sNYDsah uzAgd14a74cd/T37l/Auyn1x54F7fnt1fGWG2HIT6sZAy/gPsT0C2uDtVH9bHxPtFoU8GzTkWWZi 6ATl8/KmhzU0wmnwPSCflBeeGOPklWj8ynZ7zm/TRRplAtlZDYTuZcazLYJp3kT9/QWsE5iq3o3B 4NPwLy8+DXfs+vTrh1NfvGIqh/H33fWSeBtra77Ixy/lnODzLnuuPBkEQG1k/4Jmu1sfSGH0Xx0a P2jTgGvSHrKL7BeDQygN+ABEJDSDgkopGoB0LJrGV++ddDo7PknnHP71P79gvEHMsqDeaaVJma+o 4LM6Dgb/Df7E7y0Me9afEd/D4GA8ffjtrfMbP/qa4YpXP2/Y8anXtet/84uvHzb+7qph2zWrh3uv WTHsuQN1ILr4lkC9Ue1tEWhoUuY/8vGz4rsDrX/zEPlXxvMPGl4DKcTAAD4AwvheFDrsAyCEVyBP AxAGykdqz5zQP4r3FsplFk+A37XhO4JheFzHByk6z2sBMRjwPL6qdPz9iIrbLx6OYzD4OhIH+L/5 Ly+MG+XELw+8LYy/45pVmPufH89Z+JYFH1PEC2a8XtYfA6B00m/95YsXF/6eoXsouo9/9sJ4FEJH DfsR4BUBPTo5rDXjs4JEeD8Mz0o5AHx18JtfQGPNoA16d4VQAyuswXU7+uzRt8PwZ4Tx/WUfRgTf QuIruHz5kx8iOomBOIb1Yj92Unyda9Pvrh52XL1q2H3ti4edWHT5PiWfKdH7+daH6uPgMv2zHa+e tqfHZ7smeZ7vvPSwKeCbH3xwFwON6ykqGAmiGoQWCTEAUCZ142v64dNw4vFPQIaOtQtXr1FDHNL5 O+PK4Rv//oL45koAjX4EbeBLrAcxzfBF1j3Xrxn2X4cdz83jK2d8n4drCgeOaB9vsjqDzmu35BU1 r6ebdRxFG/zZMm2qaUqDEAA/rgmppEgg6iDwDbB4jygvEnDP78HzORhsZG9QpOcdEW/4+Z63Dluv vSReNPyDf7kwvO2VaCsXWg4KKP+v+R/+x5iy3ndhvGz4kx1vnl7H61N6zrUmZSovHb0b4rzy0U++ Xn2S0yDtC5sKXOBjIBJtTVAEKApYkOA8zQjglNAMOM+78+ItXQdJjRRfoTyUO/T+l8Lga4bt1/GN 0EuGvcD+G9cMB29aE1tM/r8F38WN15PQEYI8t57H371qeADTFdeOo5iyDmP9GF80XodIecnYrnpd pz254PkC5RwEHxTgiT8b14e24Cfc2RkNbRBIpaSXl+OlHEYB8p/a29keusF54ckAzBkoIfO5wG+8 avxiGN+r3AUaBs93iA/fsiZegN56A07UXGixOPMcwVP2N79w8VgXr43tMed/yvnZJ25vT0D3AMo8 cMfq4dRdlw4PYurSwHCXdQADQ/BQ+Mv9+e4O61Ib05hz+aWQA3IUbY2FmnaFHXsDEYPgEeBTULzD zyjANi0qVuOE5QxNWDQ88slXDVuv58vZ48usu+DZ+mjYAeDwrRyAC4dtN47vZ4bB/wDtgXfzpW1+ SOwJ4JEPrRjrVJusbd/48xfHesApi+AawnekH2LkoK4HODB3AuvPGx7EwPBjYzwU8k329iUogB8e O/5HL8Oiby+DC3mtmSnI8yQD5ev6baGmvQHafXE6ygEgYvrJCNBCzK3dYsUwOiuuEeANgNF/dewd w2YYmi/fEjvg2QS/FcaP+/G97f03rx02X3v2sP0WLLB8z1UeDoNzS8oFlRHI97i1KHc/hNbjAdbF weA6Fh9RA+LF9YQ+lMZB5jmEbxjvWb8i3v3meYTfGuOr07x9wn8S5PtQ3AbvunXt8LO9nahRmijT Ej+RylettT7Q0T0a2nuzEQEwvAahuxDX/T8M/pXPv2bYeO3q9lU5NzrfNx8Nv3rYdD1fFhvfhubN uvgHERgpXobHdWikto1MyHAckOHB35hem7COtnTJj//Vg8F1HdYbZxJeE32O7W9eg1+/i5M6IwbT GQeGU+Dh21cPf/BPXxz/YcBoiVfBGS0Jfjvt5EdeMUa9t0lAW05+9NzxbesciJlB8IW4DQAynzk6 3dptx9zJl/rHD8qlwWFkTi38Kt4Oyq67aLgfBufLaAdpcHSGL+3L4HFAQ93cr4syTGUYv3VBz//R RnTO2tCQnWtUfE2D/mLvFeOZgQbI6xM6sLXrA3GOICVsYL6MKZL/uMApkrdS9m14QUSKBkUDo4/a jYOzbvjFPkRNtiM+q8OBQN0eDW0QNBAxCJiG+DLdrg0vCoOP/5SAnQo8W+/470R43n/t8+KGGN/8 430Zvu/PezMs2zrMTmZH1WntFtR50TA+ME5D+nBYRp8MTDDcI8+QHZ0L5D/0obPafaOICFwn5mi2 KdsY7QM+/S4YB9PP/+U/HdsWA0Qgj87EQWU0M6qPYWD2883JW8+MQTmEwdGAKGL4zxP7eYc41wcN AjETCZyOGDL8n4TDuED8fxm8/P7rVsa/4vI1zfBwjmoanFtDvcnOxrqhdR8mIJ7XBI3rAc37yaMe N1w15CTdA3V6epKBMjLZbkVlGN/ANodxMAjtpl1SDZIPTDgabUAvR92MGA7OgXdjncF0tu92rH/r QTFYHAR+3ijqQ9kWCWQUDWwEFahI8MDBAWEYRSjxYmwIywBuZDVWFyCUR2ig2WlSNz7n5Od8zXFD VsMqLZlT8V6X5mqlAd6U42uvcp4J0J7WJyL7QzsFrz4a32wiHuA5hjajDfleMP+BxT80xPpiEGJ3 pAuAjwxSKIViBSpoPHUtT4YXNKikcXMuqXs/vWjmH8ECSwxIlc1DLSdY+jt/uy5u8LVDH9sLaCBI oy+A900G9P7HDTkH6tRzB6ZFdbtCWLx3VOAVxo0mVqBKElE2+WgcG6xGsxOAbv5pALjmxLQDna/V f8Othqp5VSbUvFqH0pJ18nmreyYy0E43Pvsj+0hG44ctkgqyX3g/6owfCyIyT/l8zhAPdZoxRaWU aeelG6MPvjWKDS6Q4ZvxARqfW8aJEcwYEzoPNd/Tf5eyJovnzYwM9E8DQcjoGowYgETjZR9DGNwG IOwreWLmbQsiKqI886ijC/YQjWPDABl/cusDu63Y+qGemfm5ZzTfb9c8h+tUXZfXvLrjEp+U//dX 178aFTK8HLNCtiMNGyetoLw93ozCuFBUkOkmF5ifOmqEBkDeUQegnTmOlU/dzxgmMU/uqIZz+Ux5 GNxlM3zmd3ROfex542f2Yag2EOxn9pWQoWUjpcPA0Iu0yZrxTdZuZVPQChSocg2AwwdBUcAB4NTD Ldz379G/fNtC24MMUY0RaTOUY6Jj6Qlfrit913O5yxIxRWkw0D8NgNvB7TQxtuxq6cgz3emDfuOV plLIWUHKGtAg0jYI4DX/cz7lXnw7/68NJ23+f9uIkV/8XzXy48deRUNH/9tW8hb5TLMO12l1LmK8 3lgf6675U4x1je1cbAMf0vC2A+d99rPZIO1DhJFBZ2xIIG8Cky0uzAQEbeTmQLqkigLBo4H7Z86r e+54YXSKnRm/lLs2bn3oy7nxj4IpizS/dZC88oktNyzyxGZLb+aJXvWnTPVEueQbig6h9kR58Fso Q7u38u4uDl7xj+roD3eI7HuD2YsGDd7sKFnLS95fIptEgiBD9+TKa41ItAFhmhfERdho/n8hT57n nr0wPO9/gWDbLzwfhkNftM+vfZ84LvgwOKnJSOX95PU23uTlL1dwUMYLTfKMV0M4AEETmjvj5IgL Vuhw1A5JBt1v6uXNlXudmVZezOVMl3KUBTwNGp+tAh8HU4FygH1nv9h39Zm87ON2ooFDpjTqcT1h cTrKTDdwD3UR1yCIZx6pIkJU0FE/tntJxRM6sYbM8sKQlse0ytNblZasUl5b5Xq6Dho9aCL6C0Rf Euq/24HUjSw7+fzfbKc0+DESlNFBGD15FYqGmNzTamQ0ivq8GDolPk7d6VlMq6ORNrn4ll5CxkHY 9O4xrXzXaTx0G2q6yMJrBZUn1C9SweTN2EjPzC6WH/KkM2vCpBBAY1ImIyu0BIak+DB8Ii6UHRDi ota5WJws3fJdN6mXVRnKhJbX0dP143pJpTsxdoHyVI51eB8DkEV/Mx1tF29ptUH1OOKc4EqEKlBl QlQKtIakLuGNm+SrziVQ89lxTzd5ItJZ/7yyYUhSyefwVdfBPA2AX8/zJY8By3TkiyZifUi0fJYF JpEgoU56PuUIrGAiO900L5w86TyPClr40J0nA6JTySsdFIaJqYi6VofKNj0ijR02kAyoeqQNqjdB Q6ucjNzSCeoFtXQbhBmjJFyuQhNkZa1jKW8DSj7LNZpw2eT6picd6Qm1jglSFt6ZvJcjnTFY8t36 DFEu6/Fyymv1ZmSEPHnlT4C8Ngiq1BsalSTveizs+j2oAW7QSLuO864ndGS8divjgLyhpCdtqLqJ yO/IZ5B6MuJMPtDk0KWRq14tO7Mw0yO705BhIkclnnZZV7+kG7JB5F1HDZ2ReZ7SLjPdmTKu1wPy qyHFC8p3Y8q4La8XATkojQIxCKpEnXTMTFNlgLwcGycqXsYNIM2LNv3km26By73OyTWNd4R+XrNd h2mh5M/A5GxzzQtZr2zm1TIhs6jw/Ml0JF7gAEgeF7R0BSsLmqj5kceLGt/yyDNPdaRercvLshOS e36g1qV0ylwexkBa1PWbjiKBvMk9r9FEq7NA+cojnZmOvIF1WmLFnu7JFDnRoeSVFi+wATIMr1fz Ax151G3yaK9R6fTygvaQeXIGohpL/JL1JOJxJvWAVgcjwQZLut1BIFi4Jw9gcGq+p3Vxz69QPhtR 8yqkE40usibPvKarPFHJpZfyJku4cVoEpH7IXF/yhJcN3ZIOGQeCVGlg8UcRky4F13GPl8wxr141 xmXLghFZyqieBpPLmye6pMpP+SQKjXdIV+kZwzLPy3XqIKIc8uoAkC65JghRUfK+UJPnlOX5oZ9Q WrLKs5xkkvfyYm2ydKsrZTPXr/VafvAOz/c0QK+NMrUc0tWQzgc1nUmdgk1LM9MRM8TXNSHSlk+4 fqSdR57yZ/Q8jzJLx3RX9AOQuRM4vL5oY/IaQK/v10n3eIeMWnmlvVzk53QUMvLANBKQoTQxb2F2 Q89sWY3vwetQ47yMrlmNPc/4E3j7jdd1JGvXtfREXmRhTOUR0rV88jKujN30U9byxKdOd2H2DstA 4VHJe2ekJ/Rkpw2WBVhHrYcNVp70PL93XUVBy5/DCxMZKSCDNZnpkE7yicwjah7rnwxC0rm7Ix+I yaCgkPiWNhnTkwE7XaieHpCvG2yOZmSD0qSe1zqOetxLWXdb1zLtNAB+kja5G52I+uflGfU2LLCB bmRHnY5OB7o4+W75Iotrow38zpEQ3zvSN4826jtH5VtH/MaRMPnWEcBvHW3ht43se0f6xlH53hGN EAOFdgSfVLynq2GZJ8M6msz03eiC9BbXBCRkoOBdDtozaJu/e8YmqtzqJTgAwp71a8f3fNq7P/m+ UO/9oKXS80C9An7vSM+Lu46Y7a2G93TA0jR26JD3fCAiQHIrM/npvW5D/g7wQfE626Al9HYGwX+o OPFHL+sbsPfimIxZeYH/SML/rXO59IDt69dhEFa331tQm7y9NJDzMqaMN8EcuQZiMiDiEy0S3ECS VbCA+KoX5c34k7yEeBpf7yfxoTvfcOMvafAf9B771CunxnSYESfpHu9lCn/wAy+NKOCHp/jD3fFR dLRDD/Kj3dbXajTZIXjQNtWYTHri2yAYLzpZmCkgpUHdmwM1nXADB1CHp5Xv0EtifFOPLwnzP2cO vpu/zzIORPuBGRl2nlEdVUdpp8Bjn311+/LXlptx3fej3x/EAKAdikq2UW1Xn9rUVPgJUkbjVkOL hg7Q0sDc3dFy8IFyA0/S1PE0LuhRoNfl+T9g/I/JfXdgIBAR/B/iX+zPf1qUQU/nf6Zl8Dnp7933 xuE+DMD9V43fP+KX++N/EtAuvr7pg0CoL6QyYOOFTFPuxhfqIIhGPVl2GgnGV6gxc4HKPHrUEUKd C+QA+CDwHwX5H5L8Han9ty/Ev6ryn7r5e4U9Y0ba/1e45XUW8+R/svstw/1Xrx42cgCuxYDfBYPw /6bhAPF/a2hDvLAG+Brh/SOl0QLJNxkp9YA2EMqz/Bk5MLMmnA68ceJbo1Fpy0/eF2CPBIIeyIHg v8zGB6YwELvXnzEcun1dDMRzMmYxahuAjsEr/zQGk7/+ym/ffeldZwx771wYjiLy4p8e0UYOQrwY pjYCk4EA73ADsp/iY22gfsp6UREyK0O0QVBhohmxwOWaaqJhkmel0lN+dApQB7UmTAaCgG78MzcG Ys/6s9qPkc18eUuGlmwmnbsi4LkH3xlT0OZrVg/3XHXGsA9rz1HUH79mi+vR8BEF1j61V31yhOFg 7DA4IZmh6aJ8yESBNhCGmTUhIiLBhiwFNuKXh94U/+XZGgpZ86Kk6pRHRHge0g+Bxn/xCCjDzx2c +ACmpg0vbL+eOGPwrvELf/LKmP838yOE154f/2/Nf26P/7PGdXhtOUK0Kanay/6IBg/o5B4DgX7z 0Mfr0ZghT0pbuqGXwrILcxhTPBqpNFEN8f37X9be42ydIW9pQeGvSNAgKCL4bQr+k/bROy6ZDoTP +8DPDrxt2Prx1w6nvnRFk0U+IuB+RMAWRMCmqy6Kn7nhJzj1f9ccALXB29TayDYURD+Ax/kPj+UM 8g39CjLKEjRupFOmaNBACcxbnI5SMDG68dEwGEhzegwC/7fMDWN44tPPGzuKehXurZOQRRpyeSJ1 Y20Az4Van+bkd1L5JRYOxD4csKJ+dR6U76H+YNdb44OEnnff764etmIAtl1z8bBDP4uICIvfc8zr aSBiACCTszSZ2kmK9jytz0zwGhWQMzpiwFCGxiaVXWXjGUAegyBjC1WmAZDR6Llf/ewFY4NmMB2Q Zw6/FZ1dMem0qKBBIBQNHIj4ACEGgt+80w+77rnFfj4U4CC89XX8zWCk0yD3/s6qGIDtwOabcBbQ d1BRX+yEEt6G5hgE+MgH/eFGO8W70QXJQQ/z33BxDdor7Ijybs82EKIAddq7qAqbKJCyNoeD+gDQ UG3fXvfvve9OEND74X0vnTEC6496QVk35W0gKMP0wY8PHsKOJiKC34jIX6Bm5zkIl645c7j4wvFb GPf89sXD1qtXDTuvXT3EV2U4AIgALsTxGYW8lrchKPJImccoVv1dqE9F/rO9bxh/fx910WZyYtm2 Gd5kMQhhdEOMolVQB4D/jcmQbg1x1AEhvNHCyd8YnvjU80bDA+q8KMH/+Iz1gWl2DFtKDgQ/q8bP qR1930tjOuQgEF/+k1cPX/6fOQCrh12MgBvHb3DoN5+1DsR1MiIcvN7Th/ODs97uNHAXVQ9UHyAM 503QjhqEMD7gA9LWBBm9GZ+AEYgYAB2sgKf2YRFs64EjB0ENOw08c+wdYRR6Pw3RDIMGxkAA/IIX zxAnsbPZx19GvnNdDMTJP3l51nPlcM9vrYrpZydw79UYAJyG4yOF3AnR6KhDkdYMjzSjM+qQYd2o 3g+lFelKOyA/+kdnjv/pmXZzm2oANAgamPY8wSHjcyCiMhje/ye5NYKUg9GLAKE7WD1cOfzgy2sX jY/rxrQEPr7WBflDMCo/ULt/w4oWEd/669cNG+H92yICVg2br8NAcepC5PgAsE7hK58+d7ym+uAo Rp3o9PIKzzNN/QpktW8MBKiiYZyOoNymIBYEaHwfAEbBE/Gf+foOEQHjLzkAJTJINSjR6DmRg/39 ox89Ixbn8dtHI7RQcyAObDgnPizIgdiKs8AerAH3XIUB4gAgYvTpNQ5iDCr4Z/khE14/rp3XEl/T Ne90gXKckvzjtLQrByNmnRyANhDA+M/kYHrrgAYhpiEMAA0ycxvhtLDEQFVkR4Sn9l8Rxucg8EOE /CBhfLIZC+7R2y+IrztyADZfc2bcAOS3htrvoaOjjK5meKs3YIabRKzLla7T0Dw94Il/f3H8+3Ds tGCziAYaXUBaUcB0+xqkBkJTUQwAoM8j8KOEvNs5aYAuvhTm6c3UM2egLP97f31xTEs3/T8Whhc+ f2H41L9dGD7zr188/Mk/ef7wkX+9MPzv37ww/Odv5WCdFYt/lJ0H1e1pv57kbvxaxqHyqRMfHkRb aUMNhKamSUQA7VM7GggfhPZ9CgwAB+HJe5f7HYOKXyMCHLVTxKl3Yrv50mHL1ZeEl3NHFF9zZOhj iuJn3yjjZ9H2rcfu6f1oK8p065qHebqU+11bQXkdmb6XHVvgHIRwdIAD0HggBiGQijEIoCxIPMJp COC8OmnY/69Qg4Xe2oIp4jtfev2w5ZpLhh3XXRIfrt1z/drYKXHbqVsQsf0k2Gnk8SxB8KvAezEg 3/iL107rdaMJktd8L9fTcbnJfrT11fHFNL870CKBUZCREAtzGwRAA6DR07Y0vo+KDrcLNsBw3hCi pms0zOQnbN5++ug7YPg1w/brLxl2Arth/H03XjIcAPiZZj4H0Ne6/FPNHBh+POrEHeuwjR2/Bhwf ncWA7N+AAbn10vHrjLwer+WQTO2pvKMn93Tmc0rimSGmJNo3EdOQBsIHwaehyVTEgUA6Ps9pFxgX suq9mW56SwyA8wAX/L3w3Ph6MAxPr9930/jl4EPAkVtAb1o9bL1lRRhaUcCyPOEqGjg98ZOZD9y+ ejiJ8wR3UNzOtm9mA/swIPxK4zMY7GhHBdsk6vC8qivedPlNDC3QbUqC0WXzFgk0vAaBxo9RA+L2 BAcBURALclSeRvWdxOmg10gCU9ADf/yKYRs9Hl6+C9gLg+/jh8njO9mXDEeBrdedPexZP34sltvP mI4YmVYvo4DfMI0vMjJSoHeUH5ddv2J4CANx8i4MBmh8/TejIz7JjIE/8v6XLO76Wp3oq7dZcsl6 6aL7DKBoiCmJgF3bIHBAkG67Ix+EmIoAfrGLkfCNz78IlcurKzV4QxpMLwfvO3e/AVvKNTDummEH B+CGNfFleHq+jL//xguHHTdj349tJ++kxjez0aFHYGR+Yjm+HJmdjbpB+TlM5gWgx8MdByM+XI56 jtz+wuHke8bvY/NzzBoMRgcHY8/6dcPXv5DrR+tLtl/XsuuN+cm73PL4nWyeoGVX2riuDREJGgAN QqwFuSDztNkuVqGLzbtpZ/jVsbcPm6+F4WH0+IQzpptdMD4Nzw+WH+QnbW69ZLj/mnE6OfxeGI/3 /9EJ3sTTx8eJmUOgeIBRwnOFzhTkee+Jh7wH+ckcRAej6sG71kZkxFfkAX2CWR8s33XL2uEX+pK8 1T/Bacgf/dQF46fc0G7aVutCDELSyZqg0dIJmT/dwi3fpCHiG2Y9vS2y2CLuveuyYQsMT+PH55wx APxo+d40/oFbMDDXPm/YcUuedmEoPkeg4eOQhsbzoPYE2kXD8vC2eO0erozDmgZCYJoRwrz4rP/v LQyH3s3p6szhAUxV/AWr3mBwndp/52U4d2DDcMzWEF7L7SF5zYPDxG2MHASPBA3E+F3UREQBoLWA J+SnDpZf4wiY4asMA/CVz70mvJ6fcw7jX7+mzfmadvbecPGwJT/Rz7udPOnSi8OAaDCh2xUBpL// pXxVUnAjGJ6FPOritMS6WB59IY26GR30TkQZB4S3QfbdhkG57aKYpnqDwTPIf/33nj+c/LB9u1tG d0huOocxlerMQMQAoB0xCKDjdMRM0BgEDAAHgdvS+HqjKhPo5Z09/U93vWXYhDmeHzLfwrkexiZ2 weD8cvwebC3p/RuvO2PYjQ4f5I/Z8WkXDEGDxW0GtIMGD2MlNABf+9Pn57Vwbe9s7XjKfrjx8qiX mwr2QzfvWt2QES06YChG4WG0S5/wj99VAG77xxcO55wJY2Eg4tvXXD82rBu+9devn7nuhM8D3o82 v6pFQ40EYromQMABiEEAvvKpfLgxB09jnt8Gw27mdEOv9wHQ1IP8Lde/YODvJPBBOw3PEy4ftPgn 9WkYGUrG0gA89pGViwOvjla4AZI+9onz4jpxjay33cYGfEDoBDwLMTo4GMfRzoOYHveuPzeMv/IM RIqiA+BA6AvxuzEgP9/7lun1BaYBfgGNCzRnGtrZByIGIaIARtd60BbkU/mbBZrrg79y2Is5cjOm mDA6MH6+n9OPBmBNGP/+6/jleXgPX7RC2HP3wjUm7u2z42hAA649MRDSnELikBgds+irHZ0nAzjg 8XYFjMxr8lCn67Tr4Tp6gMQBoXPwulybOBj8/FpEwYbF31Dgm4Ltc/2MDmDv7esiQrh+yPiKBr7z GlMS6pfDayAWIjzYWUAnZG5Lo/O20H71L187bMQ8r99OIOoPVuy8cS0Mf1Y8WOev/B3CXBtflofh m9fjoup4DAbT5FNOxABQB2WqUWegzhJz5DrctYc7NDSBa4RRkm9tEw99Tml3/Caig2sHpyvsrnZj uuLLaTEgORiMjsXBGHHqY5ePNkQbnuaviaCuODOgfzODoEhgFHAQaISvf+7C4VdH3h6vDuo3FOLX QmBsfs5/K/lccLdc96Jh0w3jdBOLLOZXGp4dd+8TVaeF2Awk3CO7GwAZW7RiTj4f9PNA19oC1HbQ MNEegPM32872cLrkgNCRuIZxQI5xusLuavf6c2IwOBB1MPaB52Bwunry/iviR47aLW5eAxinI/zR VMRIYBTw4rwrOX6uMn+4goYP7x+nnW3Xr47pJn7AAtPNYTSKZaKzbHB2gh1qnRaFXB0XqEPviwhA /tzXHwWfIpnX2Sz4IPJwF+sQoyGv16KBAB8gD51XX7owvP3Vi7psG51Dg8EIibu3GBCeaXZj2t2H 6UoDEYORiMi480XDEU5vnOZwHdp9JhI4ANoZ8aYYb5Jtw44mDI8BGH/MYu1w79VnD9uwyO7BosU3 Gej19ddDZNjWOaXVyeRlfEWCouCZ4/lJ5zlePSufEzE5FUjGgeBv7NDIMQgGtqfd8QTu+udwQjhX ay/gAxJOhnr0wxV8nMro4A9X8GcnD9yxbjIY2zk9U4eDx3LoK5cBDsjidATE3AwwZI5hEPaiETT+ Jkw3/J2cHdha8mdb+CZbGJ5TDr1CxmfD2GDypAaOuvgwPq7jU5D28b/kSwRuyBk+De55NT2PB/hb /fotZhm1DQSggeAg3A1jhsemzB0qyqoOyunhGAxGBzchR+CgPAPtuPWcGITdsOUhTmM5CHFOIFB+ cXeUlBn8pwkuIhyI/XywjnA7hFFmOn7pD/nN8KhEjWNjK6LxCU9r0NsgQPa9v10zNZ4MuIRRAxOP xyDVsp4GHv/0BWPkoj0yqAbB2/qGl4EmPw+tPHmAdmHdtBNfPKbD8gEPvzB8FDbldBQvEnMgUK4N AhlFBAchvqIID+eocTD0cy7xKgfywujZADV40gHB5aibhhdiADD1aQqKHzIyQzUDetrhhp2n16sv ZRHJ2R+2hW2cDATaHoYGH8YSD9pAQ1IORHlQ1qHB4JaUdgsbgucLxBqAuIOadU9OzE79QtGYhC7a 5bPSkJFmfW78NgBAbIfJf/gMM1ZvgS1oxpyjK+Ob0VtaUQNoIJrx2D62WUBa/Yi+eT9Bw5CJeP2R eZkOCpnyQycx4VHX5Fa2RqaBiqWihsxv1Hh2oA6AeA4AoQHgTmNiqLrL8Tyle7J5fE/f8jS9aiDa ABjYbvYtjJ/wQSGacdNeYWTwMaskleEF1jPewCOTgh6v0BHioswHbQ0BJe+IDtDIibb7Ar8YAXYY c0OJ7xmvour00rU+k3ErzP9bi6kJfZkZCLTT+yS+Gdr5hKYcIqYgl0kP5YRxTSBYGYUskGg8CusC RBsAQzQS9VTjxwAktBuKN/lQx+R+kAw0D9Jx3cbnYuy6wae897yDP2+fety68t94Y2pC+wUNhAwf QPvFt/7TJqCyjYwdg2DQQMiuou2XRKISQJlCq9BkMroa4Y2KgQB0AGwHQUA7Ie6z6x7+tPh56SqT 3Kn4ni7w0+2vaxHhUxPbPhkIpDUQ6n8Mgtmm2c1sx3+RCnkBZYuvxgvMAJWCFyTfjG4N8TQbTcqB iCmIFPAIePro4u9RzhhljpEaevku69XnqDLT+8pnXhTrQ7xHmn2Jgcj+RD8BGd95h+wWtsuB0D8V ypb8Rp7sPK4JS6Cbj4J+UfcOUnlQLwJ+tiP/o6bCDXK6KEackc3LqzpMc3oCzzsF+r21NgCJ1tfk vf+ejgEADccFbdMR0j20V+NlXAorz4u44SkjVWNIYxoiTT4GAJ4fNwQJpL/9l/lL4q3jxk9knR2S dHz+n8jn8PN0XOZ5QNwD40INw7VBYP+AGARANlD/w/Bpo2o/GbvykQbi1XgJ5kEXiwuyASjj6YgA QA1tEcDphxR4lO+Htg7DkLoB1zPGPKhMRRqvK6+8dB3SsQFmNOiOp6YmIgYCabdJtVHI0q7im/FT 7oMyiYQoQEg5FSXXBYQ2AKTZQDWWg6AI4PtAix0FvOPiq4w7J1KXe/48vqdf83p6Jf85oE1LsEMb BPY3EXZIG7H/ssnE6JARLQ10/49ZRlWBCuVrJyV5G4TEKRiduyENANeA2IrWDmvL6HIzQJP10jOy JQaL8DynDtd1irrjfdKyPnif3XZBzbiykzu0G1+YRAIFTgPgVbm2shWTaYiDwAEAH1tRdfDXRc84 FZQLNd2T9cq53JF5P9/zxpiWeBtCfWzOB9qzh3ZBbnjZ03dIQnvviJDiUmnxRMyP2SANhHZDvLP4 4+1vTrwp8KOtoNvePPxoG/jEDyH7EWQ/3CJ+1COUJg1Ax/NUZqRXTNOBK4YnWx75UYf0yc2LYJkq +4F4yB/6+AvGH7pDROi+WNgAvGwhgwclYAOmaXQfDCL0EuMgQDkqAURbhZbWxRzyBsIHgeBcuv2W S+IH4/TLffrFQf4K4U7QnevX5i/6FVD3lvFXB2fygG1Go3zWoV8yjDzIxrr9lwMlSz4orzHmtzz7 hUL+WiIf0utOKA2vCJDNgqfN0m5haOeZn7zS/qGRtiY4nQetB9RTQ2IgEhyEmJLAxy1cbPXU4TB+ 8vxVv+0308hjZ0c5KGRE/PJfGoVoPwEJ8JcCR3mWoz7TrLMaM3VYJn5RMOSLOot1SX+kSo903XDg 9xbi0WQbBOuz28yNLMp88ZLzzBDp1J+eE5YAK2uLMgpGGlBDfFqK27hoMO/H0NBb+UpMGEQGTmo8 8/lMe9tNY7r9JCN4/gQjZfwJx0XjrRt/7hH6TIesoMlQRnVIl8/ORaXD9BamwbfroM18qTeeraBP 7Dv7qP4TYeS0iezjtpsB8llGg9MdhFaZ0nnRiczk4RU5CLFwsXIOAhp+4H0Lw2/9NwvDf/ufLQy7 bgNuH18O4CsxxG4C8p0bxjR1yPODIAHw1Cfv5UmZDh5UZSnfYeWVjnqB4CEjz7KqS7rb14OHznaA 7xrt5dsj6EcbBK4L2X/ZodpFfBhatMC3qTEISsiwqoSgjHniWx5lWSYGAIgoYBrgIsaGv/GlY2d6 v2v5vwSw7RyEmEKAuAvK/hW4Xarh3fObLHVIF+8dpUBpUin1oIsL8o6gKMdBiEd67ACmpT/5n1AO vIP/8sSH7gRvnAXP7WBCecp3mdJVLrB+yeNaJhcfabTN0wSnUUbxLf89KOqIx5S0BfuV/RRktwB4 DYDLSJvxS5qYmY4io8iIuGDSQEaM0rFQW0TEoQZ1xbNaDAip+LhVbOBOim8stDQQbzBkOcqUHzKv g7yllS+doJ4PRHscKpf5oQPE40kgeMqsrxNbAG5c0gkgc6O3qSj1IxLIzBQkTC4dGpq8NyAakTSm Iw4GKAdCiNMmyomv0BsPS8knPK5Bo/I9UclmQB1L+7XZFpepnT4IgvfL+0zITmGfxMSe4k1O2oD0 srsjXah6/iRPSOOrscEDsZjhgjNAXus8dSHTQMkYk7zkXYeDQDopOwfhzYBoK2NptknTaVABcjlX 9Bsy9j2MSyowLSA9MXiiDUjS2ekoaVyogLKWn4MinnlC60heiFDa89TpQMomeQmlOZiuQ3AQlK96 /BoV3pYG1Ku6SSvCFsyjbo8HDaOKAk4F5XseadsdkQZPagYOWH5cuNDwfBuI0E+wY7pYAzsGGp1O uhRcx8sSHIRNd2Lria2k9MJ44o1SHrubmpcy6bheGE356hupYWK/5KOc8a2u5F1njATPYHoOZPgG lKlRILmgx3uNV+fUscSMMRLSa/lFh3t34pjtYHQdv4b4JiNNXnXrMMb21idhUcZ59dWR8joNqVxL p74W6AUJe8avMqZ9IMS7jIg68wKEOhQ0Oy4jxf7b0l1Dm45kPd24XtGdqd94Qm0SVR0cEPFNnvC+ et8jL+F6UY68yZ1O1oRq4N7AOKrxo4xV7ohOJt8ak7TBOwzqHSIm6cxvZSw9oUArk7zAtNoV6eRn YHKVI1V/I+19F595nnbbSHfZ3ZEXmEmbnPBBcSM0pMzhsgmf1CEZqaaOSNNIpWyk2RbTabrSUVp5 BpWLvkim+kw2T7c6aOgpn9RkbRC8IBUkd9QRnVwoZZO0ZJbnRvB6JNOCqTzXrVRwnQZdr+QpLVmP V7qWiTqTSqfJ6/U8Dar5XzLPm0RCGNkQcitcR7eHngeELOsRXM911MlGHSaLwQLVoE7ySY33uqtu pA1MO6TbeIPLxEc5kzkk85t3xHQ6gsDTKjgPbaD+johG/BryCahj8Dylq1yY1E0d0+eAMV+QPNJW X5OJn6PTqPOFslw3UpSfOtFnyTNvMqApb7LU8byWBqgXupBP7Fn0urJML3l9g9bedk3JSbNMt5zR 08E83UmdNhuLn26O7IzGxlVZyFEoeNEOZJAqj7pKfURPtyePetmBpN6GkCXfg/JI1ael9AnP9/LR hmxHkyUinfmNlzxpK5M6VY+DE5T5Xs8ceL74OvhxvcwLHZURlTz5iqivlJF+vb6cz51f+VGWOswD 5dugta0q77JAXodlPb/p57UlU35NS9+x5AaVFTceylU2D3FB8nA4XiSWRfBLlWVeIK8j1OW7tcP1 ShnVVfPbNYisa0a3wPPbtTMtWehYfZFn6VauyObShK4xcx3XSz50gMl1ADlclQdSxjGSTPU0HaDl z6sDoM7MtYkMhqZbeJUJXcL1CeRTR/nSrVTlJrLk1b4IIMLy9OvaEQjubBVqyLx0D64zl8+G9Oqj PAKHNNPUmymftMkKdflSdUmn8V6nlWuyRONZpyNlyq9UeS2dfF0tJ2WSj7Tq1vUc0hFS3gIzdZyf OE3KSCWfycv8XhsmuomqFzq6hjn+zHWKbK6uySSfcXhDzSeWXBEaoFhl7fBT5EI0TjypDbKnpUeq /IncZC3PeeqVsg7VIZ2ZOl2e11Sel1M6DGlp1w+Z6ivUEddJtDSp4HKDZD2njrqVdqSeO0CTOwWi juRdPtEVMi1HIt/aZ7rNeUt5lSGk73VVHYfkQa3e2GZZ/2p5phugp20ZcXqBUMBKaxDExS3d5KkX jenkebmZfMLKT2iReXop9HRUNqjJZvSoo/JJa32qw+Xz0hWR59T4iiYnBVq9gulyoGs6ZKZXdVpe TweyyfUsr9ajQOgFL3W9zlpWmKnTqPNVp5c3j49AUMdkXB1qQ6nk90A98azc8+ZBZbysoyevWzi1 K3SBpdraq2+pfkVdc9rWwGumzqQtola+to35k7Qwp1yza1LZopVTOutVWrKWl2h5guVNkPlN1+Wu B7hjRTqDoDpfTYuv6dBVHTl7R15ph+uFboIzvtI1z0H5gjo5Qdmr+p0jDYA7JSua3F1COuRKJ6g3 SRc6yZuj63lNVnQrqL9UfTKG5xPU8bIz9ZQ8lRGd6JY0eUfIik7TFTW9uHbyrQxlCaVbOckMXl42 6MoK6rVnUORRD2Sqz+vVYXUurByhuiY6c2QKni4sj7qLWyM4Mp2ZFYaRkNlmHfDSU34P8/QnZSyP mMxsmedlKPPyXvdSiDJWX9BSNq4jWafeuLbqMF5p8b10u3avjNFoQ6LmeZmWPw8qZ2hlQYWWXkpe 8oSo1/iml9SvJQcTIo8zdOrUGbzy7qTz0FsFJnm4VqvPHN/1lDf5Lyl1TvxS8DKBDCSlVQ8v1HSA ycrBNFCvqTLdOth48Yal2u3la3tm0sYvhZn+E6UugvWrzhb0c/SqTFAe6wkwXfT9OsF7mdSXXHmO KnddB+uRA04cbw4NoL6q62h6iYlucXbxE2T9k3zrg/KWCoZxa1Sccx7aQJqsojVAaeOFWs9y9U1k qC/kXi/5lAvM03VIQ7e0RfmhX8o7ZtogqAyoX0P5Xme7FmVAtD8h3dBhOmUNPdk8pF7rryHkLrO0 ygdf0tKbKS+ZyauDOebl9RzT8+bJSHn9ppPtYNp1Io/otF+67fs6VCKNQ7Lxntd0UdCdyANJF2t5 Hai+dh2D59X8aLx4k8+Dt2OmzR3M5Kt8UtUXFGj1m7wi8gjqCTUNhK4o4GVdJkQ5TxsVLydwmajD ZWqDp2faV3ROB5N6Sl4D84HqxKLC3HSnrCNk2YYqH88IYNTQ1lhLE9VJ3BHFs9xSzuZlKpbKE9Su GV1vr3R6MqVdBip5tF3lPJ+wJbqlBaSpr7zgLb+XbrKiH7zANBDbg4osR7TtQ8mPrUCmnY886lvZ 6LP3O9NRb9GtfCB1o/3JN2dEeq5jArqOrq/yjrheRx6w+p12r1naLZ3JcwTO+Kw00jbLd4HCXTmg OniBKlegaHWZGzh+/eRlCMlZVumlApB5AV0TVPotL8GPuz9nn0udfNeKfEB5RiuWy3dQx/VqmZaf 156nMy+vB+g8C3rPu1Z3xyJ4t23yYe+EeI0BqfieE/r4Sea6qqvB9MKx04m7dQOSN9rRnymb15h9 oOYOWMAClXfjOXQR8lVHcvFe77IBmPA6/To+aJFX2hk6uIb/21/7Tzng0PsuHPgbIAffc2n/22J0 MqHJzUEF/6yudL1clSnteY6qX+VL8S5L+T1Xr44g2Hj9i5sdHG7DSKdM9ozxNV76kvV0Kk+nnHHM pWQoO7MSdRDttOucDmYDYRm4E0calXi6oePQMijLzDO21y9ZG4jkieioZHOu1QMDQN97iP9yJ5jH tnxoYTj6h+eMP/3BHzoAPcXf8Pp1P9BnDresbF7+Urrz0r3yLj/5zmHfe1+CAFg13Avcf83qYcf6 8+MT9vx8PZ2MY6JJgbzsVu3rkA9U5/P8LpDXc/oZqG6H5beZn9TyItAga0Fk8kojENyRWEC8oHzl 9RxvOfCCk7Txwrx6J+1DPRoY0khnvgbN85nn/8zenB+IbzGRog79bDB/A2j7+rOGg/ZrUftuWzd8 m7+hJicL5DbJnY9wx+utFMr3cs7XtHjR3vcCHb26gAc/cvlw9++uiiC476rVw/1XrRq+/K5zh003 YzuIPh/hr5rwGx6wg/5XnDbqrhZGY/ZNxMRGQN5kyYduQmMvR6x6pJ5HPtLI09PiQOouBZUjVVlv c+hAPvnkXetcouesmul/7WBgA0g75Xgdv3Y0tsgmsPwZcPAckAWMj09cAP6hYv5uBn+biD+Fw9/f 44/d7r/tRZOfT9u3Yd3ww81vgoNZAPQcz9M9pHPOyJyKPx29XjrxlS+8drj7dy4O549VAAFwz1Uv HDbdOH7OiZ+fOoY+x8d04BDtixK0h9mMkH2r7SdjA/QctAWJZK4zj++lE3Ed0G7A9JBBEDrJC5S1 rREF4uVobESTAb1O0zAsqzznK1yuRlRdT/fyJIsByXZKLsSgcRDLQMYq8PGRxjcq+aFQgJ9Nj4BA ffEz2pgZ+cub8VNEty0Mh+9YO/5yGoKBP3+6+9a1w1OH3gZHW2LG97QCp8k7K4mwlJzwbZrrlvRP d715+NJvIwDg/JtwHrgfgUB+4w0Lwzb+1hVWAf7Cj36yw3+kID4bSXul3YRq5zY2GsccD0c4Mnnm AY3PfMnkD0STpVyOG/WlziRd5EzPCwiVqUETgaCLkp900KBK3AF7cCOpTvHz6pZcZT0dOryerp9p 16XD17RAp9fMJj62RHB+/Y7AJCCgx58z4erAH9rkL9fxZ9D3bEBA3Dn+rmP8bHkgf1RTzuiojury yvf0JiiB4+WK/BcH3jbc/dva/uAwjCC473cvHu6+emHYegu2QfwVwvejX38EO6KP7cchCNrIkfaS faudCR+T3pjJ0WZQZ2WmUY7O2SvHOnv8XCylk3mqh3RyWHbH7aVDhoIMhgiIlImfyBIykMuifMo8 T8ZreVZWeS5r9Rk0c7WZDNfyQGAQiPoMGAEB8Hve/MljDwj9UDZ/V3PP+pXxO/6+Quy/47LxJymr syotPtK5iihvKd4heaXJP3387cOXfuvi4R6cAzbhELwJW6DNvDN01cphC88BaDt/fJa/BcFv+sXv BbF/sKcCgDbxbZFWBNmPcNuS13jI/pNxSoTzmeOH0wvKL2jlUacCRDN4yMiLGqQvXtefKeuA7Ne6 a1SdnxVE5wE6XMsThazyxGRmycZJbwLmEWk0pUOXNHkhBiflGqwArkcag1v4CAggggFynRuEtl3i RySxXXrgA+PvYu/bcP7kF+P333YpHCx/JX6pn3SYl278MrO/0rrGqXfGj79z5t8Yzp8BcPU5EQD8 xCtvAPAcEB+5RD94Y4BBoFVg7koAXgfnZsuEbO5jovGQTJDDi2cgtH160mNo1xP//oXDY58+L/Ra fiLKkqL+Hm1AOlYVz09ewdDDeNcIIA0eBmh8pif5oqnX0h06U1ciAgF44nPnLw44B/bBK4ef7X7d 8NifPT9uZcqpG1iXKAwlmec7z0FsAwq0QU7afusK8FWBNH7pAZTbpfgZVtTFnwTnL/czII5jdj2A gDh8+4uHY+++NFYJBgQP1N/4i84vBMlxa5C4c1dnFyX08x2Z5kM/fsX7vt/BCoAt0BasAlsQAJuu vmDYeP347WMGwFH9LG2eA7QCBNAvohcEspvktGkEAClAGmNhYDpWlOQll37oxLidMXzrb9YMzx4b f7HI+/0c+vkA8jXW4T+gdNZIG+TE1cHlcwoAR+hanUJbEdxpJ0g5C4ejpVwB4rK6KghyfPFh4I+d CSNgcP3Bk8MG/dnj7xi+/hcXxdfOZ2avRAwAqQOyyEuIb+XQFlI5hNACAnkMCB2m45e5MZBcIbRd OvIerA5wumM4UB+1M8ReHKh/tMl+v1j9tH5p8FeswEAsTNF0OmUOfuBlcfcnAgDOvxWrwPZrLx7u vWZh2Ll+YdiPc0D8LnNug+Kn19HuuE0M9FaCiV0Mbld36hm5dAFeI8on/9Mdr4lfDlR/Z6A+Js/f zOFtXDqr+xEh/2qAjpy6OrdAvZ5cAUTa/7EKgzcikPrOUy8cPEEZqc8u7mh06JgZZQSizpSCG8pk z514x/DkfS/FIffMycD6AJNygNqAEpmu8CBw3rdL+oFunR8e5l4bzsbtEgNiz61nDCewOhzDlilW CATEvlvXxQG2tb305dhfviEc/+p/tnb45/9oVfDf2vrmbr+f+NxrcPDFIRjngC0IhG1YBbYhCO67 ZsWwFdsgBgAPwvxVeP4QtwcAbxFX21QbVMjR3WaRNnuLp8N/7d+/YPjFnjegrbZ6kVofmqzm8fmI pX+w8eXxO9URELGKjNeWvwWFjFSO7YEQAWJ5jpmAgd74cXgMcHP85HXBBhSgzAPBnb4B6XB833Zw m0GA5970F3thrHkrQYUMNQ+Rn3WdvBID8Xo47coYfDqxPqPNQfTBFx8zWKajveITHgwCA+JxUpRl QGi7dAIBcQiH0r0bzkZArBuO6wyBgNhzy7rhObSv9udtr39eOP8//YcXD7/1m5cMuz/9ulgB3Sm+ d/8Vw72/g9kfK8BWrADbr1097IhzwMKw7ZbxJyIYAMewQp3M26H6Xrt+qb71CemgaL9kYRO3Q8qC Sl+gHur91hcuwmREu9s4qs3qYy9d6RJ5D33yBfHUmz8+w2CI8SLQdvkeUf01nN143yJRNnP+gGx8 oIZKFUFeYfB5Qc/zRrQAAOrsrwDQ9oJG/MHdly52drJvnhMYdaVg2clqUgZCfKv7yuGpg28avvmF C8MxODPKuTmwjbLNyTvoCNIn9YN0BAPkERCYuU5xL67zA5zz0G0XDA8gIGKFQDDEbVccquOlvmzv WSsXhssvO7u1/YXnnzFujZD+xYG3Dvf+1sXDpnchABAEO7AC7AI2Xn3usIUPxDbw3agxALgCMAC0 CkS72eaE+iM+nD95R+Rb2Uc/vnL44caXDs91fzTZaA+9vFqurAROuUXiT0fxFyv0G14tGIDmf6Ca qCe+C1nM/sk3xzee2yKmu4dlKugipBXV+UUVBAwA0kc/AScBeDsynt7yXNDbK/tSak4yExytTKlj UlcHNZiIk78xfO9Ll6BdZ7RBD7D9PR7gajChQAsM2CyCAQ75EJ0SA3gMTroPznr89jUIiEtjhTjK MwSC4YE/fNm0XexD9uNprAhf/v+sGjaXANh61QXD5gyAwzgIH8c1HkDwTbZBQKwCBNrXVoDkQ1bS MTmAf+JPzx5+vvv1/TFS+5bDcrrz6nOZeFAGw1E+z+Gqiz4yGOhbk4BAOnwTfSCVL8+DgsAR/6E2 KQyhHL5BF0p4EDjYQD2caisBgwH04Q+vWDQwUZ1z2a0S8mmcbiBRXtItP8tN5P1r0eg/2/ma4fFP nhWOEVsh9JfO4qAsgoE64Hlm4HZJq8OjHCydH/g7bNi771u/YjiJQHgAB+rjCIbDXB3Wrxse/9NX jW0C+Fr0/XD+TTgHbGMAYP+/C9ugnVdfNGy8djwIH+BBGCsOXwWJAOA2SEGAa0cbRYVsp/r0MHS/ hRXyV0fein4XW2RbWrquBMp3SB46nfpEl4KXcX3w3737ZfFTarEqoK9xLkE/GATyPa0QAv3YQWdX ENRgYH5bEQKocFKZ8cIkCODgHgRcCej8wuMZBByoZ47mgbHXaYfyJyuD0Yql8pusBMOysMHEvv5X B940fB0HwZj5YQOHH6AVDLE6wNkewcDx7tIpnh8QEIfuxH7+ljOGk1gdTlhA7Lv10mHrDWuHzXD+ bTgEMwB2IwD2XrtquPcqnAN4EMbZ4zBWGD7pfpB1MgBwDTp1ODigAIhAbW1aOfzgS2vH/i9lg3n2 q+jpLqWznExbI5dXIO/Ux8+LlwLj92YZ9OibtnaxMsD2hPtqTOyFj8AAVQBItvhLagmPLCqQ6gJx MVLAA0BBoJUgVoEMAg7QT7dePnb014Y5ZBpkJu20Bs889PKXK9MwtokH2u9za4VBCecHSHlueJyU afT9sQyIh7iFgRPz/MCAOLTheREQD3C7hGDYfu2a2ALthvMfuJ7ngDOGHQwA6r4HA4dg4kGYT7o5 sUSgoX4GHQM0eGzzfr7ztdOn3EFtIvB+Vt51Ku/pSivvMo1hzasI3SKzPPbpECYTbpHiGZMFg7ZJ 8lvfIgVFWg4vP4/VIGXkF58j9AADM88Dgc6vQPAgiIMknF8rAcFZ6ev//oKxg751meewNT1vu+N6 8/h5MqZPR6/C8xtvgYotGwfrx5tePnzlk2dHELRgAB6l8+Z26e+/E4bHgfggDtQP3PHi4UEExP4b 10QAbLn2nGH7TQvD+ecuDGsvXBi2YDvEFYAP83gGiQAAvvG5C4an9l8RK1ZrA9H6V+Se13QS4pvM nLdSRy9vSX3UO28FmFeXpZ869JZ4XZw/Udm2SPRF+mb6pCbq8NekDg8KXxXGrREqCMWkPvO3dKIG QhwocyXQmYBBwBny4Q+fsfggRZ2aizpwSld5gepOY83wPczLa3Je8zTbrWsJJe+5h39j+P7dbxh2 Y29P5/+74vb/7gXDk/fD8U91rlNtpHynFT195xvNuntlHD25p+eVU15PLigfQfTtL740zgtxS1XB QL+EvwUF3HfD0YHwb6UrBdr/I9DJQ9HS8wJBQSBMDsYEeO5d22ylzsyFDWTTlSypzyQNvXKFX0q2 lFyoq5LAcl4Wer86/Lbh4U+8ath63SXD1mvWDNtBt183Uj6Npk04m5P+s/8KtoMsXoDjvtfAO0D/ 3X+ObRHOBFEOOPbeC+NuE7F/w/gqxx6cLR7+2OXDL/bh0Ku3YL1NtY09eU9Hsh40DoR0K635nl5K ZyleadAHP3xurAo6L2h7FL5JfxWQln+37RJorATkE7E18lVAharji06CgM6eUCDElogyNO7nfGhW OjCBd9ZpD/Pylioz48AWNI5WR+bPaw/TWedzD75j+MnONw+74ZCbrlozbKPDX3/JsBN0F+ieG4Eb 1gz7bloz7L/pkmHfDZfEvX6+8xO/6MwBhHNP3gBNRJpgHnWoi0E/cdeLh+N5wOZt2GOgvBXLwzaD 40Bi763rhn2gP9z4xuFZtpftFrwv4mva9VXe5VWnl5asUsIDSXm1jOu7nii2oYf4CgnPC7QP7Qa/ jRUBdBIMgAKgoaaByV2jxqNCRVQAfFwEUAAwPbMlYhqVfv9L6xYbvRSqs7aOmmxyW3U5Z14C1Jmn V+WRxrXQjmdwKH7sU68att+4dnR4YAecfRecW06/l84OeuBmAPzhWxI3rxkOIRiOAEfff8b4PwCc yUow/HLfG4dv/dWqFgwtKBgM0OOrHEfvfOHwwO3rcKZYN5xEQPBcQfCwfYKBkYduBoaCQw/w9mL1 2Iugfeijlw+/4j8UcfWo9ujZRjquK97Hhenuil1k4kkF5fXyq67JfrH/TbFF4s/a+y3VFhBADQat CuHr4BuQbk+WSen0oqpIq4CgVycYAC0IAAUBH1A1Rw46x3lPBzS2Oh9g+nTrU9nUnwRUYlL3O4ef 7HrLcPC9L4mX2bbByYkdcPgd2N7swgwfTo9D7V7QfTzc0tHD4S8ZjoA/Cv4I+H03XjhsvnYlggfb GxyIee//GGYwHnrbigB8/+7LJm3gE+eHP7JyvA0KxBNi6MU/CeUT66PvGQ/Z+3CIPnLbi4ZT714H XDqcuuvSuAsVwQG0VQOUr3gQ8f8TCAwGB8Gt1cG7XjI8ufGKeIbitoh2OSRznZ6ecLo6PVr5Oelv f/GyeNgWd5E4acBm4aP01fRjDwRRTfiNotziGYFQQaMRAOAVAHE4BvhghkEQWyKA99C5JZp5n6Y0 vsnEu6ynW/N9tZDc0w3F8a3cc5gR+QLb9pvWYj+/Jvb020Dp9Ds502NW38XtDeh+OPb+W9bGFoc4 iNmds/3RW7HdWb922HXd+cOma1cMO/nPL7flqxV0fDjtcTo/BiqeNsOZdefnK59+wTTIvQ/gnz7y 1uEk9aFLPMxyAFcG3oblnSfeiuXLfid4HZwlGBz7ef315yIg1g4nGRgAA4MvAkZgAHwZMP6xCEER b8oiIDw4xtVjXZw9nj7y9vnt9DRpD9LrbYc87bJKK4r82B+tHF/B4GShbSZ8UcGgCbwFA3j5PDFZ EcLxHSmLypJGEMDhZ7ZDPBwzHwP27LE0HBv7664E1cFPF0uVQ1s4yx/9g5fF/+1uh3Nzlt/OWR78 zgQdfjdm+Njbg4bzY4Y/CIfnjH8UDn/ollUIkucNm65bGHbdCqe/fZztD2OGPs7723BMOiidlaDj 8pYpnzI/DmOTPvaRMxCEvzHbTh9kw482XR6rAYOHdek2bHs+AV4BouDgqx0PIkAYHHyizeDYv+Fs BMIqBMZlsVowMCI4AK4Ygl4Q5MqhbdX4FQ+uHuuGw+8bVw93xEmbXa48p5V3qI6qW/VdRoqJV7dU dSeJt1Q5WbcgIOjTgAeB0FYEDwKmVYFDwRBbIjh/rAR2OP7RpvzvrAlsNpHDinqnhJ7sdPHQlcM3 /up1w1Y4+mbM7tvg7LG9SaePLU5gzbA7HH8MgH0BOv3o+AcRAPtvXoVZ/oxhyw0Lw45b4Eh8qMVX G+Bcx+D0/Md+PjHmLM/ZmqCjj84Om8CGTyTI8/nBM0ffOts/T4uvFHj8k+e1gOBdJz2wE+KaGSTR HujyBUA9xCP4ZJvvPh1GP7hy7cbW6tBtFw4PYtV4AGBQaNVgUBwBYkvFVYMAH/+WmmBw7L1t3bAb AfLIJ145bq3q2Dq1/sysEBW9sjXP0j/fe8UYDOg3AyG2SLCLJvLYJhnaWQFU54QFOj+VPRio7M5P aCUgreeCr3/uhdb4shK0GTvl8wKhpufJsK352d63Dic++Iphy7WXDFvg7HT+rdfD+RtdEzM9tzex xcEMT6cPcI8PehBbm/1w/N03vRCz/Mph202j0+/FTM8X2uj03No8wJkW4It0sUWBocPp0W+Cjkj6 BGxEnpQBoFn7p1tfOduHtt0otur1N/HsiXdEO3gHiVss3lLV6xzxjlNCb8RSzqBhW9nmKAMwQPgP RfGqBsBzB/+Xglu6PXyXacN5CIp1bcVgYPA/8Lha1OBgYBwAVWCMwcGvfKwbLr/krOGzt798HG/1 i9Sh/nm65td0lSW+/peXxKqgJ8+xLRJgk+bjSCsIgiYiEKRAqkIeCL4dqkHAmWrcDtmgsvMtAObA 8yvPzoHnXv77974xnJ2zPCnBWX47ZnZucYh2qAUYAJzxx+3OSPchEHjA3X79efEO/05sbejwfI// EP+dMWd57ed17z6e4qKP4fSwTzgb7NHeKyLEgzIIYvuCct/+ixe3fsxA8l5+zSs6v9x3xbgiMSDo 4GxntjFuVhBoC9uoNouPdOq2AMnVgytc/E82wNXjKOzC/83euwGrx60rhyO3rxkDA4gVAwHA4Ijt FAHZNtiaD//ecNmZwwrQdRedgS3kGBzErpvXDo99+tXDM9af6J/30fvtvMuULnrxkTL0Q+eFdicp IR8PCswEAhkFRAsCOLqCYOZcwDQuEofjU3P2vFVGtPNDARz+lwfeNjzw4VfEP6LL6bfBebfS0QFR zvaLW5017WC7CzO97uzsvnEV9M+Jd/a3Yqbfja3APgxqzPQ8XGIm5EzPICbiQOqOD3vIieTw7YU7 UeUDnIVpC5Z/7CMrx3d9egi7dGygwXS7uczlgSuHb2IGjP9BYB8422fb4wU8tEl3nvwFPO9D9Al8 BAr7TF3Uof/L5oSgz9nECsLgwCrJLSLPR/yaxwFsrWIrlcGxEWPGB30MBt6IOO/cFW3laKuG+MQe 6B/5wEuGH/LfWjUJ1n479du00sn0s6D6/4W4k4T+xBaJQH/Dv8G3NykScViOSJESoFWAvAcBwZWA oCF5a4//DTYODOCz+pyGEnzV+El0euf6dcPGa+HwcGjN9HR2bm0IHmzp8Jr1xdP5484O0jvBb7v+ omHT9WcMm7Gf346ZfidmsPh0CZyetywJ/u8uHUZ3Yug0AXcU9EmQjPC3OV2/BQidCHU98sEVMRDe 1wnmyQMZHNJZqo7IS31MLCc/eNb4kS72j06MtsRbqWjX5FXsHrI/3vcIDvULfEwOsFncxmVwcGvF VSMDJIID9ubqwQBYd+GK4Zb/64uGs89cGG7/xxe2VSPOGQU6b+wnD8TqQXB7Bf/4yudeMzx9NP/B 3/vfQ+ZzxTzK9mUwcFWoD9y0Iviq0N0aKRh6qwEpDfi9L14yjWA1tg3S+IbmyY9dDifFLE8Hh/OG w4Nuvi63OTeuHWd7Oj+dXg4Pugtbmtjr56y/5boXDBuvg9Njpt+B/Sw/VcL/043PlXAmgMPHnh4D FgMHQzTHR5vlHM2xE+L1Dzcub3mJmFEBrQa8Dh+ILfbfbCBM7GOotvO0eJf19ICnj7wt/k/Zg4F9 5UM577ce1Kl/4uMui+RJ4/Y4qQN5lIU9aVtcjysqVw7a/e9fOQbDp//n8W4av/LBLwXuufUsBMMa nDEuGwODZw3QdhAH/LxBqpUjAoNAcMTq8XsvHX689U2LDwVlD7PLVz//4nZemPwzD+BBQH+PQEC/ xhUBCdIIAji6gqGeC4hwho+dFbORBuK5B94xPLnlTcP+91w23H/1ajg9HB3gNidm/AQdfjucWrN+ bHkyAHZCvgPbm9jn37QaZZ8/3I9ZfjMPsXB67ucPwLj618Rweu5r6fQckI7TawA18AH2zdLhHOKd mp7q4YwZWwkC14nJIG3QYA46I5+X10NPd5k6frT5lWEPfbmCtqirA/vk/RTiUJm2cKicwACRPQK0 M64h6AEgx4YrB8GbDkd5KOe5g//TjQmM5479t7148YxBZIBMAoNgUCTPoGgrB7CHAXLbuuFrn8fq ceTtzRYn/mRl3EXiP/PEysC2ob0KCEGH5sldowgAOHtQoK0GuRKw43rsv4kzOmb6mN3hvJrxGQDj zA9HN7oNugyC2OeTB6XTb73hYszyK4f7r1uID1Jth9NzP8+nse27PDnL6zudvL62AJPZD+1zaCDr 4Drc4SXTyhCDDkQAkFKG6zzxiXM65wBbBeY5rGSeX3Wd76Ulk9z5xOOfvmB8gq0JIm0kuxA9pw9H 6dDgTf89/3yc+bdjjCZBYWAQMjBi5cB48XDPbRXHkmc0bq2OITi4tTqIehgcu25dgbPHCxYDA2Aw +EqhoNAZg5/vb6uG4SC3xXlw5vMFHZ4j4DGW4fPgiQgEDwIFgBBPkBkIQDgKKuJ7Mnxn5vD7V45O T8eGo2u21yE37uyA7uBMD/Auz+ZrXzjce+0Z7UO0e9D5vZgh+EHaIzyMceagkVB/ODyDjkAnwuk5 GEAMJttImtAgEdHZ7LTSMROk3HXIq7wcnwPZnJ9gHnQf+fDKcSWc55xV5nLPr/y8ssLp6BCmw7PY iT9aEcHgZwfZr/Wbdko7hF2cNyr8xbULw1suHwPhP3nLwvD//PuLZbxeQraMwOB1CbZBwcFgzeCI sxzGXquHDuV83rH71udh9VgzWSnaamFgUBA77jhj2IcAO4zV6Cjq1/MFfRaG/fAgWDwjgPFAINVq QIcLp0MFfEGMgXAclfMDUrvv4D+RjHt8BsGi06/FQfi8cHh+fpxOvwOH2F3c3sjp2WnO9DlQcvpw dnN6ohmY7UiexpfcD0SE8uX8otHPzBc4WOpjbANBdRBuh0aArz1MnM5u8y6inA2E0Ovk+Q0Goefw lEmuLanrqS3epqj7yuGpA2+KbYpsHKsD+l1XiLAZAbns1NKA2++ufzYGwjY4q9udYD1NBsq0rhEB QQq7KkB0pyvGnD6QAcI2c+XQDQ8+yIxzB7dWOHfsvOUMrA4MjsvitywOEAiCrbeeO+zg2QSBcAT+ dQT1HEN9/D4SEVshQD4f/g8sUOArgoJBkPNxj8X9FpcaLjmMtgOI3M03vmC474Zz4gcnttyCBqKR /O7+PjT6IBvDCOc+EY2KmZ6OT6BR/hpyGE3A9QQ3svQmMiACocgqan/EE1oJ2l0x5POWKJf2H93/ slnHm8f/OjKlnTo8bym+ykgdGWzf/pu1sbX0FTaCgTagPRJuX9ooeFAPhk15h+jC8xeG/+2bF+1P hJMBosFzjFlPplV/uzZkLVjIAzUwYmvM4IAv8YwYuwcEB8+MvGHCO4X73rNiOAz5QeQfziDgd5H4 XVUFQqwKuI6Cgfz4ZBlMgJ3uQJ1jZ+KDraiUEdaACx3l0gaQcrUgT6PHqZ0dQQPisMLOsZOo0yHD 9OCGC8MW6roEB495GkTSuA6oHF8DQOePFaCsBByMb3z2/EXn6jmbU0dP5liqDvK915mXKyPqcofJ T33onPH8gHFpKzAge4RjGmRDt7HQxiF5OpXSHgjKF5jXyieiTlBes7UB6eApJ+hD9CU6NNofvibQ B+mL5OmX9FPqENCPYEB5Ov1MO9G/dvs0MpOfCYQsQDCiokI2JsEgEeXtKvKK/nZIyXTMOIQakTwD xQ0WeUzbtV1GhPHEo61hPNJsu3g6fqPQ0QrgWyFSBkD320vVyTxd6Tye1OUVnu96tYy/p9PLl6wn z7ynj75tiF/JgcPE+QH9bqANZceksnMDZLK5xkFj4tB4+fiFTLzlxbirTIL1sg3BO9KnCPmeoFk/ gHyCgUAa/7CfiGsDfJg2vn2KzoQwO0VeHSH0znaVR4OTCmEQS4cuqfii73rBe/mUKY8dUR1tQDIt h9egyfEJD4Lm/ALSOgfw7sYzR/P2WwSCUBxJkLM5PM91q6yXX88LqnNeXZJXvZ7cYXX8ZMsr2504 36aGzUBbUKSN3e6ONibQiTEqY6WxbHQONPY61EoWs3jKlBcUUJ6XiXxAK0AF2xFUPBBbo2hgwh2/ l25AJXEhNcagdFzY8qtelQWf9cuQzaAciBwM5iutAZLjCzzsBzW05yLgBd7FGD9ca07S0AkEOtPM odRQ5e58vbRDeaTOLyWbpyNI5vIie+IzL4qA4HYptkwYB0GBEDZO6oixccCmkjs4vo3PtI+1fEB+ IL+RM8vXSCeypE1OyvIJ6Th03dADjUCgIJwdHYhGJXW0SozXxaIByUfj1RhAZb2DwZvcZaIyVmzV xCdaQADV+QPQceePAABi64M8UW6DvvvXqxedw+FO00tXFMdqMs+TvML1RE9HX7zD83tUfABBLhnA 3yV48IMrJ/9GWs90tKV4d36NS1CTTeRJY5wJH3cg/MD4CvpYc3bJmDZ5hX6Zp5UvUBCMgYAGtgYY 7YIVsHKngl10HtT54FGfjCWoHX5WaXqZJvRCIOEzv6icn3SyAqAe3pF49KMrFz/Eq/OAO0dLp0y8 Oc5Er5ap6SYrK0ytR7LK93SqzOUVvTKVz/RTB98cd/d0oG7/AgkoCBzu+BxbjWUNAFGN8QzoE4nq Nw75WQ/tl3gE6guWpk7Uh+sSlE0+AqxGtQunnIqiQjRKyIp1sVZGQLpdA2ldh9AKNDP7Iy3jKY9p h4JhEgBw/HYYBnQ7NB6KfZgvxi0+hp+gOspyqLpKV9rL76Gnu5xMWKoel/fSc+Tf/eK6uCujYOAK oQP1TFDAzjFOzAP1FaGijbvxDvpLTxb+VagcOnww083hk5/8mk7meRnx7Ut34by6KPmkLS8LqHDI XafkRQcStWNCBAH0gzcZ+QgCwB2evFYAQc7fXgcRINcT4TgI1wdiDjmA+JYuM7jg+gRXFZWreZFf 0q4b+nmdWtbTTddohXQckZf111eYlywz4tRHzh1O4PygX+CM2+CwKZ09xoBjlbyCICYq0DaOoBxb 8UpPgDxPhx8llHa5+6PQfgGHAZBOL0rMK0csBgIS7rguo6Ly1BDPd14dESQjrQaQ0wfIJ2gwz5dx WwDA0T0IGpgGdA7gQfjJe6dfipgL6bhuT9aQzj8jByh39PKrTFDejI4FZeRZ8DXZHMzLq/JWl/UN lJ+0iWdDCAYFhO4waUVowZB8dXqN8WT8jSfcf2b8rJcmD4R/Jty5iRYIJSCiXJYlnWyNlOmNChmU mwyd8byAVU6556nzcnLlNwNBFkYzyrwwaIEHwsT5QbkKxJNhptGWxz9x9nRwTwfSrTN4xVJ1mgM1 VJ0eXLeWq3wvLZnnzcv39DzdCuT/ePtrYnVoD+RKMPhWqQUFoHGPYAB8/AX6T/CilAn0LaLImo7y gXD8lIXTg1cARJo0ZcqjbLI1ctTGzARIVhDo5SU/gRvFaIPSoO78mm24/dEqoDdiBa4A3L/GQbgO rqcDdXYtfC3jgeF8r+4ms2vMQ6+85JO8UtdplSt9JOrDOM+fRwWTf+1zF7a3BuL8AOfT3SWOjwJB waAAaIAs/AFlmm8Y5D/Vn9zfiObYkjsyv2KefGZFcETD0OjGp9zza9rBTkun1hPGoJFETa4gcLS7 QxYE8Y9CKBN3gzAg7cU4OasGsLdHd56gjuSSKe0yT4ufm29bjCYraclqnlB15ukJ0ql6Vd5otnFG XkCZ4+RvDA/k7VZ9g5SH5boqKBi0XXK/6IFO3PhMy2+UbnxC+nRo6ZC2tIC0ZAoApScrgioU73ld ZCVELScHl6yizQrJa7agsUQJGVOHYUG3RPn+yU96X4rwGZEzodK9Qa3oDb7SNahm0HGseXXV/B7v sorl8roys0stX/keSrmnDr81XqiMd/4zIBgI4fgCxkmIMYffaLzlA4ScXDz9IvyLfpZozp20pcUL JS1e+qSO6dYIAjmvKiOiYQWu1xrvVJ021I5HADggc6P1giC2QZTjut/6iwtnB9AheX13qOb35L28 yTOHxCS/yFRPTVcd0sp7mnQ5vQrPd/R0Cc+vvFOh6Hzv7pe01SG2SxgfBkE4PHiNbaQdkMk35FsO d1b5pPMB5StP8oTnCZ4Xv7MswQxMuYvsgNLk/QLKqzpNnuUJGkFGqkHggRDnA8pwHa4E229dO2y/ ZcSO5El3hGzdyJvOFOsav4301nXDtptHeaSDn8Vi/eTHOlguymYZ8n7drZFe1B3bzfZRlvLUbWno eb3bbh71I4188SynulVO+aNs8TqSqV6WXbwuykAnymcdY12L1xEvfZVVX4/8/sp4AzT+PZIBkdsl Ob1WCE16Gnv5gRC+V/yP8nbINfjBuPFJWS7kBZKrHNPtFQuhzfRVnnAZK5FMNBphaZUjIvoJTxcq o00CIRF7T1yTt+949+LAe14QTumOqcHmoEq+U7LIp2zRIUTdCdw5ps6NcsxPVMdgHaFvsijX9Mbr el7F1puUv1j3SKfXIppjp47S3malF8uO9YzI8pG3GDAjprpjGnzKXYd05/rV8e+R/GcY/g+A/l9Y L8vFBGdjLB9w0DGDAnLQnkO7Aze9hKerjgIp0kA8b8j0uCKAUQN04QoFSC9QVLbSgNeX12Edcn6B xolVgRAPGs8MCOmwDgYCjMx/+Nl+yyXh6C0gctDCoWywA0hPZr3QZRo6AZTj599RlqAsHIHp0B91 Qi/rJ912E68x1Q0508lvAUbdLIv2jHWSH+tt1ww6pse2WbnMZzsVeKPeSKO+4Ec95UW/TU9t8T6q D7JVa2OTg6YtZccA+D13rYjfLOD/AzAQ4p+4ME4KBDm/aIV8wx1VfhNpo6GfackCTKfc+RlQnnnT QKhARlcOqBEEKwge1OWEAoaOHWnB5E2WoJFqIGibFHm8Dg0LA+twxh+Y23nHwrDl1vE/5LbcNH4E QP8myk+/ML0JcqaZTxm/jrEJOltRhmnykm+FfpTLMhuvz3JZNq5h6dBPXvWSZ1nm3XfdyEd+yqkT dYMSIU8+dLO+0M202hPXsDxvX9RFPvPEbySQ1+oAoh9oX1CAv96pOqNM1tVkybOu4KkP7ID9459j EABHsRLwH2P4PwD8pxg+yAp/Sh+pCH9JP4o0eHfmyJfc9Nz3yAuUOe0GA2VABEHmL/BPVGjoyVze OmCQrOYxHYAztzT4RunkSgPh8ETKFRgE8+PtVgYCwJmHn/n7s99BRxZGXPd/Wxj+8F8uDH/wzxeG 3wd+75+NlGnhAyn7fVDJXKfmhczSLO95wu/9j+P1/hC8dKIuSwt+vR5m8v/FlFedUT8o+XZNu5a3 QzLx1FM90mX6/f9D6uY1o27SRJQB3v2bi3b/4L8ZA4CrAIOgUfgMVwQ6rMZY6PkL9bhlUXrii4WP vJS5HnnlSS6ZI+SZN/ewTIWenIiOpPNKpoqVHxQ6knlaZQU5e+MzLb7pcjWgkYBYegHuRbkcb7pt /CXK84B7MEvxDUpC/yvNF8jESy7wv7V45uBrBJHPPS55pQ2tjqT8P9qQJw0ZtwZWVjrCpG7QaEfN Vzrzo47kJ2WYNl0v0+SJJkvK/kY9TCeUpk1aXuoK/JdcngcuesHCcObKheHLWFUjCDgmcH5/FT8c NaFxDB/owOXk3acCmQ658pKnzOUqK3nNE7QqxGvYUSHABigAqKQGeX5LZ0We34PrqJMRCO7g5vAt CDJPfBy2qIP6YouUNFYHDAADhPewuW3S1knbJx6uG01e/8QuuXTitQGmU0d5hMpI7rzy47+9AP1/ rcB8XtvLSd7KAq09SZV2XbVtUh51hq4jdaJf0kuQb9dKPgCet0HFy14CdeNbQaRIE1qhFQAcL/oH x2hmNXDe4D4zA9aRVP7U/MplTCelrIco4/nJL64ImbFUw5RPXo6sPJeHrvEtL6nAdEPWF0EBqtVA gaFACF5p6hFoV8hA25PN5PnP33HXSbyBOo3PdJOhTLy4V8Dbt6RR95x6+T8PXrZbT0l7WyI9h7b8 0vZKe7zD+8r8sJ3XyXTK5yHeRKUOoHGho7dxSXBcRRUUzR+QDijtgLw5bOr05ATLSico5ck3IK3D sepaPCxjMNsFHFVeKhDk7PPgnfaO9uTiHQqE4C2tVSHkoAHppCwGJGkD0nIOQXnz0pJ5OmRWVy9f 1675lItnHfwsCvfZdD7qydECTKcubxq0+ky39rGlXZ56kSdIp8hdL/isU9BMT3AFEE89rQghYzny lCcV33yAdRCSZ1rO2+SZJzmdmjLXa/quI5nlO5VerAiqlPBGS+Z5tSOaySXTRSY6lmZ+WymyrOpp ZVLenJ6ypJRFfainGbzwumXn1AfSEYOvupOP+gDRyE+eekorfynw2lV/4mzIUyAoHW1mfpZzqC+q a24brGyrr6RdHrYyO3m+O3ukTR6wvACuHTL2hXxS550ScshIg5ecM7byezT4pBVRZyJkxrOM1z05 I0ghGgh5q2AZzNUz+VKGqHnzIONGvQYNSlClkwp0jDqgBPXqwFO3pTtlCDlMvW7Nn8iy3toOBYLS UVb9NdT6AlZXr38hTwRf2su0X8d1Pd2Q+jN0CWj8lvOTms80/VE0ZEmbDmmvXEXKdTiWXGXGrVEK 2kxNxVSoFxYkD8csqME1Aa7VnBlURpK8wss1WhD/dEGQz7TkjTKfBzqkyddBnqSz3FJ6TZ66Lg9e ZTt1NL0sy7svug0pRL2Z72U8PZFJP6E+B1zP9JtOpj2feYLS1IlboiZrsLIcJ6XlbBpLpaXX8izd yqWMvKPJUr/mOZrTG6VcZwPJZ26fRkaR/V0RzoygmHHqAs9zfaF1kNQQHfHBMMRHnUglK7oqX+sU Qqfoz+QxbXmhq/yUEXRCyWpewPOM97QgWavH+ChjesKk/pLX7FMBvbifr3Ipc50Z25KyHIMFlGUD NoaiDUhTFj4gHctznYkMoMzrU7onC951in5710iZqkAyTwt01tDNfPJyWunoArE6UI98yl2PULpS 7zTh7VH94luE5wCxrNIOtSXKMN3Jb2npWr7LVJeuV+WVV1p11DzHRF51xQPNGTvoOSpl7qiUNxtI ZjTk1DFeuk4n1xKY1rgJSNdxjnyjAckkB5y2MqYzD6q7tQ/pJsv89mQ5nDt50QmkV+UJVd7SHf0I Cks3OUB9Uuk7r2s7bW0kjw6KhjzzG18GqJVfBj2d0ynPPM+vutHfbHNFK2v5rlvLqe5GLb8XoKS6 Bvk4MFq+8wyYqINlCOYlIqBcJt50oz72tdDof/IVKtfykw9kvkNlCD/8Bs3yXofrO8a7RkywkEEK 6oyjOqjSoW/UUWUq02huiSK/V4/xlEdeQvxEbuWaPAcpZD5Yy8D1nI8tj6VrvjDpV6bn1TkXVp6Q w7nM4f0jrXxLQ686tOogtNK6THpeR7N3ReorLd7phFe9rp86PbnSoeO8oekn7WHuKxaONpAECrms XbzjyA7mNQcweQ+qR2VansqSCp6X6bhGQuV9dmhlUtb0kQ596VSZyys6ctU7OahavU4n1wC8DwTz q2wCLy/dlKnchHbyAunUkov3dNN3XS+Tac8LPmnri8lUp3QjL2WEglW6LR90cvBN+bx6ZvRSdlqB 4GAFcx/CJeICHbkj6iFNXTWw5VsdVXciM3nwKQ/jJO/w5bPVQT7husJEz6n4LBfUedAK6ausy9rs 63odaPBie0I+9ZtDAK0O0G59kLl+r46efCa/B14TdK6u2lMo9b2MnL9dW/01mfhA5ldUvUmZTE8f qEEQFJi3n3e0cp00K/e8CnU+BtXlma51x4xpUHl1xMtUGjx0xBMs5/KoA9B1VL/ntXotPU9HdQQv HaLoKd36kXlN13Sk7+UmeR15Q68s+LhuKadA62HSTkt7PU2npgvvaPWk8zd5x7ml34PyejR41pfX cHlbEaqjzQDKPTkriaXOZB5ETZ7l48IpF6QruKybX9qi9Dz5PFlcH+mlyrlObUuTW16VVep1Vn0f mJrHtJetqOMzubZ4pUHjWsqzfG/DjNzSFZNyBpcfS6cWDTnqlLPX+qXTgoO6oCrf5OQF5SVm8hOS K29ma9QNiM7qwArEV8cnutsn17PyoV8QMtORLBrfyYv8Tp1Rpsgq34OXm8jz+o1KnjLnaeBJ2ZRL T/mSzc2foyM9yVpdRWciA51c0/PmQPrNgTr6HI+gyJOeO2WkSUvZVmfyDtXZdKys6010LO0y13NI NveMQAXSZVcKg8q0dKHETNBYGabnXc/rqOngO9dW3RPdjmwmDzTKe56lIz8hYzYd5bm+yVXe62m8 yZSe5Amuk6Be6Co/0628gW0OJ/O85NWfCpf3dCij4/eux7rjmr225Kw+qb/IetcLeQZa8C4Xz+vW YESaK0rLz7zFQOjN+nP4paALBJ/Ut0717EE5ZbX+mTTqddrknpe8yrpu5Amm79R1u/y8uinPvKov fkbPeM18Lq91SK5rxMBWufjEzHUrMk91ha6VUdrLuPM5qq7rkJ+0I3ldV7qkRDiq5EmFVofJ3Nml 487edFMmnSYHWiBQ6JTQ7ByFknf5DFjWyhNeTgPu+US9tspMynZk5L1tLV1l4u064k8HKl9lk2vo uo6Ut9lX+pbX5NRLXnkzuoKnwXf1KHdZyZvoeRqQc7iMOjPXSYeVzvFOPSpTrzFpQweT66dubVe9 XsgEBkc6fguKmi8Z+MnWqDdbe7qiN5MvBddVw8jruuqw8l1X+Ur39ITaplpu3nWEKvO0yjYUnUnd hknZkiY/D9JvZZhW/UZjUF0mnnLBdRNeZwNkcpjKEyzj1/D6HHLEGXmi8lXH8wNL1FfTQpOjrS6L QGB9KY9A6HVO6Qno+J7HSj0f8PLBS06Z5J1y2pp5/ZPypyFTOmR5jVpfj4809axMoxVeRjTlpK0u o4LLJ/XUciVvAsqTd502yCpT8kKOgQ+Z8jKfVA4yKZNUMmFynSrvyKp8nkMT4aCkLiuY6Hdkknt+ oNStdnDF6B+WbYaW81bE9ijzwigpF+8yx0TGBklu1yE/SSetkE7TtTKC1+91CjRKyydNeY8GL/2U O/waTsVHWlB+wUzZItMghjxp9CHzVU8gZaGX0CxYdcS3dPIzaeNbWwTkeftCR9cjn3mVihckc3gb enrcJmkLFPngXU9p6kjuOi0Q/DwgmeAy8fPOCXPPDwkaJajXmTSwzHarlTdZL0/1T/Qgo9wROkkn OkqXfPE0nmQz6OSxXJQBon2dfMkb5uiGvkCdHjwveV5f6XbNHpbKM7T6KlB+kjenPurIGSc6tbwh AosUqH1Qnvjm6JVSJ68RPDDzH2pReUl3gcLipR8U9dVgmNRnqw0b0NXppdngpEq3fNWZOi5zLHcN l9e2+XUn13ae+SmrOpP6mBY1qK7grVzoCpKljvKDTzR5QoMdPJ3F8qnr+arHZY6Qpw7Tupb067Xn YVK/6luibLTb08a7zOXiFQAuq/zi1qjjOP+h4car8qBslMlr/ry0w/PIs7ORtutSrnY4vxS6K53X CT7qUl7ynpZe5VV2hhesjOQtv5YVPO26mZ6nH87hvKUnMqI45+QaQA06lZ13ja7c4PktbfC0eFIF 0bFMa3vkupMzAoUtjcAIRcufBy8XDU1+SbBuv54hrrvMtWfysi7JPb93nSrrpXvlGjIv9EzOdBjZ ZJJ3eUPLK+V7ZSsV3ysXcuUlLx3ls80TXULpjjx0LRDcsRxV7mnyka71F4Rex3lb260dyuutAiEH 2jmBNPnJ51zYIL+VGfJMc0ZkZdKtUN5SZ4TosNCp63TzI812pc5EnphJW/tq3fOuVWVxPaHkSZ91 xW3loqO02tr0jZeTtnTmhawH10N6Rt/yGu+yLOPpyE/5pC7KMn8iK+nIt7LhhKajdDhiyVsOoU+o vDn7jF655lKgTv+u0TKYODsq8TxPR2MkL6jyZQOtpNmBlu6UW6ouR1y3yByqx+sLfU+Db3pKZ55j po4i93zP8zqDSt/SPbQ6Uq/VR0iesrCn8jLddF1W6xCfqOV69bDcpC1LQOVFu+Ug8+tUvtVRVgnX m7lrtBTUgXnpCWyl6QIXr7IwbEk7PV1U/VaPOp68Bn6ia+mml+kZlPLLtZOG78mJST0dvaX65HSS J4q8eYgySpsu5c1RKM889UF6oUNdOFm9nsbYdaXvMl0/8kRZZ6Zn8jp8BfMi367V5BkQjm4g+J0k FhZ/OnD9aETy89C2YrVcpmsdlJ9O0MYgWJ0Ey07qStqrT7qBrKvJmM48Uclm4HLyNQ2qeifbUspS 3vQtb1JPyrwNrY0dGiDvac8HnegaWrsI10meTtXkSVlXOByDJeWh56CuyWfyKVN58iavh1/lE94P 6ThVnREIbADpf2jwAjOymnadsor02tWVZR1OW73Jz1xXeZ4mVbnkFSS1Puk4em2bKS/MqSMGL/O6 ZSzfqXTZhl47HBPdWkdSOUvND2S56liqP+o2eSBlDtbpOuQnZUpavOvpWhXS0ew/kaVcMgbSzE9H MdPTPbCMrxqTvLKaTAZlThnX6V1/Iqt1OkqeeG9HL18IW1gbJ31J6nlVxusHLF370+vfUpB+pZPr UC5KuXRdVij72uoSn2A5pieArDlUOlHwRgWXe7mJPHml1QbPF3oyopUxp275zMtrC8qr6QgEGUJg xtxZ7NcAG9FLe+C5o3UdK1Hb4bpzyyTEs+NVpznMMv2MulKntblTZm49kDPP+17zq6z2K+rOehot OoLy/JouEyLt+Smb6BnvzhNyoeZZul7T0cvzenr85Dq9axdZrw5el7wH9K911yhmESIrC5k5M/Oc Vp5wZ1DeXAexuh1qwyQgrE3detnhpJKpP03nNNGulbTb/qLTeEDlSYPPdFe/xydqO0hVp/JkK+k3 WF7Nj7oy7XzVWxIqD9QVpFeHz+ruvBV19mfa9VW+ygN53XotYhIIVPR0xVyHBRQQvEDN66ENQlI2 RvIJTR2VWw66fqvb8poOaer1HKyBeaon9aLeUkbpsA95y6+6c1HLZHrJ8shruqYnmdrdaMoFyVqe lyftlJ8g9cOZ0rm8XvJNnrqqS2mWDX3LEyIvZaqnwXS7Tm+I9hlcpjYsBoIcGZDDx4ybyg7mLxUU Dq9P6R7fTXeuXXVm8Hcoo/ZNrkc+EXJSG+ymT7mlW37KGjXE9Uzu5VU2Xpk2eUXodGSSa8C9fK0r dCFTGearbU2HZSgjlTxlLd1BvdakjlJebRWiH8hvzkp56ksWzp9QOa/HeaUlq3pECwQKnVb4FkhQ 51padSS6DtZB5LuO1wO+1es6PVC3Jy/wwAxYvcxr12F9BVXW6lKegsXKK0+Qs/nHgQXX1zVq2jHJ M6dQnqd76PWTsqDJt7Tx7kwTMF8oeSrLvBlnZNs7ZeTobEsrw/Le1yw3U2cnHcFjcuVNt0YQeLrB 5DNOVMBG9eQVanwvz68h3uv1/KhH6axvbj96gC7LT/oFWaSZR4M75skqTHfyqUnAqa4hXnlRHoiB S77VQV66yTekXisHmQbf00ET5NXvAHj2P+qjXLYAVA9lkZ86Xb6kJ2UA1uWyuE4tn/B2zsubodZP tj+olZceMX4EmIlsxFIIXaOO3orhcEebOJ2A8pM6dC2lC7wO6SzVhhjYjmzarnOH72982Qx+sPHl ww82vRz8y4cnQQnJntz4CqQX8cPNl4886A83j+lFOuJHoltGPugMXpkAvzV5p8CPtwGkW18FHqiU 2J5QOmU/SZz86AvH/tMHaHMf4+RdRhvKgSJPuso3hKzIe3qEnLWbVwNXdYCqvpZHavqhNwdeJlaE 6iB+t2aSt4yzEzN1GZara+KUnu/tQaObvJP2OpqsXMsDQDxx/INnDd/6m9cNwwPvXMQJ0isX0w+C D5lhqXTN62E5/eVkp8NXIO8rX3jtsPe950bfaUfZhGhpsy9lYe+UKc1xDbnr9PiOXkNPlnI5LB2c tFs+IceuVPVMgi1l5CdbI8KN4fBOVNDR5GzV6VgmGuAy4yONfJabyL1MKR9tLNeZAeu0dLQLoKwi ftKJFPl7b1s3/OC+N5rTWBD0IGdbyukcPb0qY/p0632wpHtlnSb/rS++frj7XauGo398ZvtdOmJi wyqr44i0fCL8w2QTzJMnqrO2dOGrbJJn1+C/bbJNta6l0AKhZwSHOho8CtZ8h/Scr9Sh+sJZwddg Wg5qO2mvfs8nfOAjneBP1u67/dIIhp/sevPoPA5zpIbqiPNktZyne/X2cLp6Di9zYgzq793/xuHL v7tquBs48aEV40RAu6c9wuHrGCMtpwkeskhL3/RIPd8dUvUw7XUKPcfVSqAtT8gSrid58Hndlqf2 GDx/ZkVwhFGA6Kyle7PxjA4q93xCOtEooqMjMK/VlWiDBMrySitwSCkTVGaC1Ilf7CTIAzzQUn7g jksjGPZsWDf88sDbpg4lnug5u9CbpZ13VB2XzZOTd7nnuU6lwI93vWX48u+sGu551+pA/BgIf0GH TgZUmzEtaPzEy4k8L2Q1L3lHOGHmxZimfJJvtNUJOq9OgWWESV6nrIJrPCOAIRVqeh6iMuNDvkRd reOZdt2lVgENSBucdOaWb+lGUyZQJuePHy4XpZw6dAJg/x1rgUuH/VwZ1q8dnjqYwdBztqXQ9PNM sVz5qrOUvvKqfje9eKb5+b63Dl/8rYsRAAiEq1YN9wHH/nhhOPonGBcEQ0wqAG1TbVdRnUq8nK/p ZbrqhB7SM85qcP3gE7VeIZza8rSSRBrypa61GAjoPHk5pAww1xAsQ1rkrh8XsbTye3W6zB3b80Oe 7XPZJD/5JgMUAHJ6BgB/vFvg7x4/QGeAU+y/Y9Vw8M5LY2Ugdq9fNzxz/B2LDtZgZ4fqgD0a+lZG 6Om3MoX3tPRqvuBy8L889PYIgnvh/ASD4N53vXjY/14Ewh8uDMfQ/wcYDHCeCAaznyC7O5ofJBUv xEy/VD7SNSiqTqDKlCYVPD/R6gdIfeVx+eQrFqxMvENGYCHpS5cy6Qk9WV0pKuYZ2kGdaIOlIy9l AmVtVkuqABAYAA8nTnE14Mz4+wvDrtsXhoN3rAPGQIiVAWeG4RQcineM3NnSyRp1VD2H68yjPSxV ruY7sFX70m9zO0TnX40gWD3cj0C4+9qFYecdC8Oh30Pf/wgOgWCIswKgSWNi1zljyDFpY258oymP cYK9SeWEXtbTFb+OPnXdyavMMd0asaEJOXp03NAc32Q91HI9VJ15ZSbGB2X614GCYakgeIQUxjj1 QVwDM+NhzJB7NsA5sCq0YLgN5wbgueUOwdUJe7dahaXkhF9LMvEui3S5juc9dGWuAgyAVcP9VzMI cD64ZmHYeuvCsO89C8ORP4BDYCI4ARtEEBBpN9nP7drGxiidSZQ+MqGWR9r0EuGgRZfoOa4wcXBO ZFmer1SHPKnr1rTL4/8R1BkhMkldJh6OI1ktR0jPyzp6cslaW3B9lzvYNuV72xtF+9pWCGizG9Og DISHPz4GwaOgDIRHIY9ggDM8CKdQMBxGEMQ2CasCg+HgXS/pOyjRtj1LOD8xKVPgMvFVb6myRf4s 0vf87rgVIhgADIS7rz5j2HoLguAu9BGrAVfDk9gWcYvIIDhFO6WtPCCavaEzSRdw3ORgMV7KI2/y JeF1zKlvIgOqwwdSLwKGYIBQZnLSWBGiM+g0Bb2OBZAnnnqTvIRWE4IXChn5jn4Y0fQreu3w1aqH GDDoEBzEkCWvICC4IjyCIGAgPPYJUKS1KpzkzIgt0iE4ye5bzxgOMRi4MjAYgGO//9LFYOg5ZW/7 1JN72V49guvUvArT4eq18do1uRXKIADuvmoMgr3vxhbw/egrtkQPst8ZCA/RTmnLFghJq71jXOb4 jMa/5/gz8tR3HUJOSv2ukwNV7mlfFQJK57WoG4B88fYpOtv4ZdA6aegZoyePNC7ugRVyXb/IBdVD KkzSKO+8rwAxoEljW8QVgatB4jFS6CoYHoRznPgAZksGw/qzh8NYFRgQBIPhwT95+dQBHT2n7qWr TPIqc7mXq7qePvnOYevNayMINsZWaFXQe646a9iGINhz58Jw4H1wAPSTNwkYBA/B7g/DBgwE2ojo BgH0xLv9Y5x87ApPx5vQmgc+nNQgmbY7NWBUv9KSeToCQ7KkCpZGJ4FgUCOjg1AMKM94oRkieU/3 oHxS1jfRX6r+zGPa4YMVvAbRoCB4CE4fwZBprgoB8tB7FNd4iOcF7psRDFwZ9mw4N7ZJsTrw8Lxh HQLo8qkDVsecB+rVMrVsr6555SaycdXZfuva4T4cjIlxJcDB+F3nDltuQl94OEYQ8MaAVgPeLGiB ADto8tDKIFS7B6DnY1MhfyGtvNIs6zI5rNchp52HWm/M9Mkzj87O61Cm63mdYyCgMyogeDoCw/PB 0wgtPQcKKMe8cjLojHFLu9oACNANmEyB0AbUEMGQ0FlB2yQGw2Mox5WBW6QHeVsR24eD2EbsXX9e CwZuk/bdtm74xhdeOzqhIMd0NCc1GpizherKTeZ1R33IU73YDu17z0taAGzkSsDt0O+eN2y6cWHY eRv6giA4ggBnEMR2CH2lw8dKQJsJsIUHAW3qNhbcF1wmyI9I3fFqXpUrGGZ4S3t9zgegQ5nkziu/ 8cDksCxaQTkLipfjVb0K6Xqa9UjGBoSOoZUjj/woa3Sia+neQMVgJnqBEMEA8MAch2YEw2PkUe/D cBIGQ6wMCIb9mEkPbLhocWUA9m24dPjul99gTinMc3JAeq4/KUtk+Rl5Ys61Tnz4FbEdakEQ26IX DZtuWBh2IQj2Y3U7xpWAh+NcCQLob9gDNiONSUT2AyXCxuLT7uTreJHKuZh2qllZ+Y6eXD4iXmn5 QuSBr0HQS4csy5NneT9DTLZG7rREOG3yokKVez75WpeCR3W6/gTZyMZ3ZCqretpA5TWYluNXaGuk IHDEipCIO0mcMXlvHcFwFDPpXjjTodtXTbdJ69cNP9ryJnPMBJ1VDtuj4h0133V6aZM/9MnL4w7R fTwXIAg2X8PV4KIIgt18NsIHZ9oO2bnAD8hE3DVC/8OGTCeqrSuanONkCEeDw9HphHBGc0LptMMs MClv4Lh7ujp9OHsidFNfzu+6s4GAjgfNguId3umQoXDLy/Itbwl5OCshueqx+oIH2ECmSaUbskwH xIPGoKFuDZ4GciYYDL1gELgyPAJjncQWidskBgNXhsO3XzIcwQGah2gGwz6cGZ4+8vbRMXt3hzzd Qzpzl3dZTZMHvvL517SVYBNWgU0MhKsvHu69NleC94y3SY+zH1wJGODom7ZDtIMCIYC07CZbOmR7 jk1Q1BVwPiFHCz6dPRxQgLylXR91OW1y4ysmulZ+Jlg6mPmukSPyYIwqmzg4eMl48eApL7yXbXI2 AoMy0YVMvBpJmaPqKQjIB2Ua12mDB96DgLKZYICMiC2SQBkGKLZJnEm5MmBm3QfnOoYgiGBoK8Pa 4alDCAZz0EXetjqe7wg59JRfaeV5Cxfp7979xuFerAQbcS7gSrAJwbDlmvGB2fZbsZ1DEBzNM0Gs BPVwzD6irwqAFggE+GbP5JsMmIwBgXTIgBg3c3CNnTu/ZOT54t+Tmy5ffAFQ+qR5LfJtpk95yApi 9lee6deACHnmjf+hhkR0LBGODnlzeFDx0nX9KpezV3msBpb+zpfXDc9hUH+y/dXDI396bhhAxmG7 ZFgaVG+HUkYqPcnJk2qQfNAUBA0p82Ag4qyArVMNBq4KsUWCM/EZwxE4Fx+4RTAgELRV4srwK60M dNrqzJU6PM/zl5B/f9MVYxDA+TdjJdgMui2DYBuCgM8K4mCMlYAPzbgSnERfGASxEpCij20lSExs xjSobOk21lgQbTwSk7FzPsGxPo6g/PpfXTz86tBbxpUUfTr1ibPDZ8IvgUoDyk8qZ54EgEHll0Js jeT45AV1MDrpgJ4HRQBp1/OykpOGQRM0xrP+MhtmuGdPvGP4zpcugaFXRn4Y2sF6LB0DYnktnbQN KoFr+uCG8+d5IVYE8NoeEQqGel7gNqk9Y7j1jOHYu8dgIA7wVQwEw7MPoF/utA024/fAvKXyicz/ 8Y43D/f81sUtCLYiALbiXMAg2LEeQXCnbYfyTFBXAqHZx2jYDbzsJ9uKhh8QmQ5Zb8wKuAN49FPP H366i3fc0h7Wb/4rqjuu+PCtTHu+goD5TZ+6TItKN/M8rVWiBQI7FBdLKK28gOuR9zygzfgmn5El fezPnj8u7xpgB2aHpw+/ZXjis+fHDBbvviRozBiY5AkOgA+UQ4MoXoiZMBEOAcoAINWDtrYyIJ/P F7gy8BkDt0nH4WTxjGH9WcNxBMNRbpOwRYpgwAH62Xl9c+TgP37vm4ZP3v6K4dQXrwj8rL76XZyF q87dv71quB/nAgYBVwHiy+86Y3xgxnPM+7FiYSsXD8x0LmD70RcGAs8Ibg/ZpGe3GaTdyWsMhJZn 4CvupzC5fe+elwzDyd+Y9sf6RTwHntsjOjT9JHwNvPxyAsjpxOTDsUklT1nLS4TjQ1a3SfH2KREV i85Baxh5Gi3LSt6c3hDGIrU8yn625/XjcpgGmEEa6LmTVw4/2/laDOCKcVlHPW0WM4TRnRY0PfGo hzQCAE4fAZFgEMSZAXzcUiXIo24GA7dIPC8wGPiMYd/6c4bjsU1aNz5nyGBYDPTspw24+vef/Mb5 w8ICBsJw079GWemWMr/Cqvnlf3dxnAXG7dCqYSvovVefNWy+Md+ezQdmD+Z2SCtB2xKxbwBtNWMX An2VE8t+4dzkTe6O7/lRB9O49tf+/IXDs8fy7DQPZg/yj//ZC8bVhdcwyPcUAMRMMJhM8pY2HYLB MFkRKlpgkHe5pRUAAfJZhmk6vUC5jCnn43vvPBs0R5ExKt8wOtIzMOj3ca7ggMaMBkRQkCcVSnoy QAVyfiFWBcjjvADorNBuq6KeR9D+h3hmwLaDD9wO8b2d285fXBkyGI6+jy/poe3z+gnQ8d/3rpcG /1/+by4YVl20cqqbesSv0P+7f/vicSXgofjqVbES3HvV+NSYt0njqTG2bvEiXa4E2g4puBUMzQZE yiMICPBy+AmfdgyaoFz1MOge+9Q5w893vS5m99qHhp48Zb888KbhGNrOYKATNz8DwhchC4gHpTMr 7c6uvOXQ/VXNdhEgLo50NAS6E8q8TDfHR1pUjh8U4CAw/W0ckKLTgSVWhbm4cvjFvjcOX/vcC7t7 3hgQoA0goODQQM4AbWuBkJT1+lmhAXU8ypnW7iQdiNuqF43BgEDQ3aSTH3y5rQyzeMF5ZwznnnPG 8KGbXjacdeaK4T9623ljXnEOvknKALgPh+NN7xpXgW0IhI1XnTdsvH68TaogOJnboYdsJXAbsb+i 8xB268kABUDURx70kY+tHH5wz2WLs3+nD40XPO/4YpqT5FEEMoOBh2pfceST8j05vuTiBTm6874y hBwYzwgCBtkPvgoS5SkA5OiSexAQcvyYZbCtaI5FOTr2rDt/NZAbp22dlggWbJ1+tPkVw6OfOHt4 GB0LR0YbeoMu2kObEckn1GaCwcAX82JVIMW1uDLo1e14+owZ+egdFw8nysrw8EcvnwaD9ffcs1cM /+u3njdcftk5wz/8P144yqnrdkH6/qvXDPcjCLgSMAi2X8ut0QVjEOQDMx6OeYeILw4+hLaFPdQP UHdet4XzMcMDnm58wuv42ucuGJ4+mB868DZ7usprnqeT/8qfvzj+a46Ha54xwu+A5ncF9FNN2MED E2dPPoIA0Fkh8oHpGcHgF3DqUMMUCDGDgHoQ6E1P7rXHQTlryRlyBjJOhepQPtLPIXC42mgmrLNg hQbcdcQLciJtlRgIj6MvfCfpUVznEThdPHBDMBzjAzfMzCdwVjjx7nWLB+gNlw5f//PXdvvCrdHa i88cfus3Lxl+/9qXDj8/OL39ytep78HBeCNWA94Z2oYg2IEg2HLVheOrExuwGvGpMYKAZ5d4ldxW g7B59iUAmfev2YO2SHsIHjCkURdkj+Dg+3Pe9fEznvct2z7hTwcqH7hyOMKtJ4JB/0JK/3K4L8pv e46vVcNBnfZkGfwYCFQGnCpA/CIKmMgHPADEtyBItLsvoDTsT7a+snR4CcwYJ7GM/DkY8akDVwxf /bPnxQokZ5g4BNAGvEB6DAJRbZFEY1UA4hkDD6V8xoBtCZ8xcGV4AEEwHqAvHQ5hVdi/Yd3w7b/N j4fZwJ//fG6NVgxXXvH8dlj+hR7MYbXbcuMlsR2KZwTYCu1AMOy4dtVw37XjA7N9fFaAIHgA159s iQjY2/tTwYmAVDaoVIjycMYf3POS6S1vjYP1p9Ga77IKl5v+8Q+eHR8XiP+co53RDvc3+aFAh5ev Eu70jTcdyYjJGaFW3JA6VS7nZ8MiAODsogwCrQS860LnoTGHU3n7TIbhzF5XCKXn3VVifquj6JS6 njvxDmydXo42nNmCwR1jnpMIWhGECALAzwsMhocxWAyGB34fszOCYe968FgVGAxHsSpwZeCdpB/c s/jxsA/f/LJw/EijP9s++dpIH/o876i9c9h310uwHRoPxtsZAMAuBMG9fFbAB2Z3jmeC41iN4g5R DQJAwRx9SZCfNwE4WM83P/+i4Zf7r1gcC3fWyhO21w++6ipdqesk/917Xhr/QspgiO0R+hPnFLSt rghE9eO2EoD3bZAHgFaM+c8RUjZBynwFILQd0mqgh1NcDRgIj38CPMp84/O5B3aw0zUQiBnZnGXY 01U+wZXDM0ffNnznb1ZhkFfEQHN2bwPPtotPKE0qXfajrQhJeSeJ2ySdFx7gynAXVoYNK4cHcV44 wWDgAZrBcOu64Wc7xj31d3e+dThz5bgKCG957fPisHjk91823Pc7q7AFGu8M7cBqsJPvD/HViVtQ N1cCnEtaEGCSmQkCtE3td7jMefaN5Z7403OGH2/huaY4P+GO7qBsHmo5BYiXrTRw5XAYE0t8VAD9 Y/CGn4HOBAPaHbM9kbJwfFDJFATkFQTC9F2jVKJzS94uJHnm9QIhtkMeBAiAuAdPGQboKR2q5iEM YQ7fC5AAdGS0Xp74eSsKthxP7btieOJT5yweKHtgf3pyQAERwYA6iFgV6JRwzhN84BbPGM6aBAO3 SXsRDPy8yqRNGnzwJz54+XDfb/McgJUAZ4KdXAmuwXaIr07cjDr51BjnkeP5rGBmO5R9Cp40ebXd ddiPkZ4xfPevV423tdWe2jbJPH06qHXW/HlyyB765PkRCDwnaHskeDDIV+nDSjdA5gEg6uhujWq6 rg7zVgStBjoXMAC4GrRtUTjmUk5ccLp6p4VOUKA9z2Gr9pPNr2gBIceQwwTPfnkamKwM5JGnLZIO zycwYx+8A1uYW88egwGHaG6TDiIYdt+8bnj66OyrGI996lWxEvDOELdCEQQ4HN/Hf7i/CXWhvkM4 HPP/JLQd0pYo2mZt9PY6Wh9R5iufPmd4+shbYwsZbVB7nNZxkGw5uaerbF6+5El/uuv18akZnhMY DHHni/4E0Ocmq0JC/hsTe0Fz/tRZDAQrOOFxEa+cDi9aA4B8BEHCV4O4wwLZjzbZ//mqo3Nn/A6a oXzGl6zADDnNUxCqjkyn3tPcOmFWpIPEVoh9QZ+rIxERCAR0GAjE4+B1J4nnhZNwVt5JOsRnDBvO xwF6XawMRxAMh4C9t67FDAwHzK3CVz7/2giCze8ag4DboT0IgnuvWjlsYxDwgRnvEPGBGYKNh+MW BBjMCdAeogUDqPry2MfPGH6y7VXDc/XDZW43bWXMPhPe01WuPPGsq9bn8HKE5XGFOojVlWcFrQqx wsHWzf+QDv8kwBNd50+0POgtnhFSMG9lCJ4XK1AjiDgcA201oPMjELgaMAg4WHyhrjlur/O/dlB0 Zvgqo95y9fbaAvx89+uGr332vHAgOjudiMERSL6dEZgmpS7QnjwjECIY4LxcGY7e9qLxbhK2SNwm cWXgxwD4z/bf+tLrh3t/m2eCPBRjK7QHB+PN15wTQcDbpIdwCD+GIDjBej0IGHy8brajge3L9j6K c9H3/nb18Axm/+gj++197/E9HU+73Kn4iqaT41TzFCyeB9lXPnfxcIw3ItBfBkLc7UK/iOaT6CN9 ta4Q8unm/ATSNTjaihAUFbZKyNc0aDcQEgoCHpDjkMw0yjz+ibNHh1Qnl8I8nZD3nD9xOnUvh24d Vw4/vPcy9OHMcDZthxo11PMCgyG2SXBePWM4dvvFk5WBzxj4P9A6GG/HKrAbqwCDYOs1zx82Xpsr AYKAh2M+MGt3iBBw84IgAgDyr33mvOGXe98Q56LWvx5dTtbSWY/y5pWpec67nvNzVqGnj749nin4 oTlWBFD637w7SW0iJw8dBYECw1eHdkZoTs+KxQNyfPHh/HDwGghaDeJ2qVYD6qHhzxx+29gxnRHY wQmWcHDCjDKTNw9LlfE8oZcu4D76m3/+wjgLyPGFSAOPE5TBuFwZHubMTefN26r7MbM/eMfa4eTk AL1u2JLbIW6F9l63eth61QtiJdiHIOD/GsfBGLMi334lGAARBLiewHZEsOLg++ONfLWjY9fax0pd p+pLNk/utMoJOvq8skQvP9NH/3DluD1C3/UgVAGhIPBgaJN7Ono4fcpdJnl76c4LCwoCyuMi4CVX AAh+NvBbpo9gSeYT39ZZdk7pum2ZpJcJDkHGWk7m6DkIUcu19kCfeZGPAzZkT+174/DEJ8+K2b8G QjszAHwn6WHO4Lky8IHb3luRfve64UEEwjGsBocRCHxizGcE+xAEe6+7aNh83cKwm0+NEQRHsJrw cMyPCXAl4P9GxKqTAcnZnyvQd/764uGZY9z3e3sT4iWv+QErV1HL9uqqWK7OXwPf/fJLYnvUDs3o t+ABEIBtxNPhgxbEbVMGAQF+sjVqhY1XMAi+EtTVwFeEJxgQKP/dv12TBgGW268T7DiNt5Ru6ADL 1od6PN3Tr3UpXfN7QB6ftP7wvpfC8VeMzg97MACeAOWq8DgQ2yQMYjxww8FvfOC2YnjorkvjzHDs 9nVxZ4grwT4EAbdD/A+4gwiCo9gOMQh4W5ZbLa4ysSKh3tj6/Nl5wy9wnhnbVAJAvKerXPB8oZdf daq86ta8yjso9zqcx9aOzxRO5PaorQrph0IEBPLcl3016K0M5Ccv3TlPaBUgmI4LJcgrCCZ3ioC2 LYIDxG05OpkcTbx3dgbFgQnpk84rW+XLpR2nmxd8DbAxcJ8++Kbh239x4RgAsFesDuB1J+khOPOH //XCsPKMheEtr+AzhpXDKQTDCZwZIgiuf/GwESvBe/4JBmZhYfg3/wBjkkHAYIrbs3CCJz5+5vAk zi3tNWcHZRN5tlUy5Xu6RytURqj1ehASvf0+MW/743CZ6Z386PPHp8ywgR+a28oAPgDe/ViOT16B QCow3VYEObvOCJEGqvM7r22RrwYMAq4G3C585VPPm+2YQ8Hh/Dzd/yCog1cwI0/9paAyXvbkbww/ 3/na4at/eva4TYKxd717YVj9wtHBf/cfLgyf+XcLwyf/zcLw0X9x1vCZf33x8PHfvHD4wG8uDB/5 VwvDx/+nheFD/69Rl0HzV1ghHv7gCpxPXjQ8e8z+e82v6e2oeT3U/Hn6Lle9PdT80ykj9HQlM/mP tr0mfsshzgkWCASdP/yTPpz+3A0IlGl8pon20l2AhTPtlBcQrwuqAe2QbKuBbtn9dMdrps7ew3L5 AvXcQOIrbfwSTjyvniZfJmAc3fKLeBZB8fCHzh3+D28dHfvvgvPPxcz1wVeOL7zNuU7A85ajFZT3 dP4uvLBUejndKgflWfMQn6Fwe8RggANzJaAfaptE//QAkKOLb1sj8ZmOFUEIRwfER8WZbjI4PeVE PEBTIAB6kszVgHc22uP6wHKzq+dXXaU7dRRjnT5KXV6+1uXX6F2nlOW/l371868btt94ybD12jXD 0fc9P1aF/djvX75mYThr5cLwqd+CTXFmiFenudzzIMjZjhRYc+FCvId0z82wLcvedlm8tLd3w6XD 45959eJboOXajV8qj3xPt6ff03V51VtKPi/t8jm3UMU//tkXL/6WQ54VNCl7IHgwEAoG8W01IAUW D8uoRIpEq5CVJxQAujDRzgcMhFwRuBp8569WTzu6FLrbov9QTt+px3G6dS2nd/Kdww82XjHsveOy YfPVa4bt110y7Lh+xJG7XhB7+9jjA5/53YXhXf8INsVg8vYyqcD0RhyUb/xvYV/wLMcyfBLNB3D8 R5/9CIY9t64bDr7nJcN3v/iGpd8PUnoeqo7KtfKwX5U5ah0ur3kuC3mOjXSavKQNvzzw5tge8bOV EQiwjc4IHgjyYfmzAqGtCALSlE3/Q83gAaAgYMUeCHFQBhgIXA2IuJWHxvF1hdahCjl+3MY0R+1t k2iAnsx1ezo9SI90Xr3BZ5t67ZFjZP5P97wFg/LyYfNVcP50/F03XDJsx0qwC/zem9YOh+58Ycz0 8QwAg0dn19ui8f8SGIiQgZeMlLosw8/IHMun0fEdJQsKfn919y3rhuN/8LLhJzvtpcZJH63NyhNf 0+JJK1TPjDzhaZcvl++yynfyDmN7FC/iwTaTVy7on+mj4cOAqGZ/pifBoECQ4wdqBUgrCBx6nUJB oBUhzgcod+pDK9LJsxMO79i8vP9/QHVX56a8wvMFK/fMiXcMj3/61fG/Atsw83P23wmn342tEJ1/ 9/Vrhr3g996wZth345rh4IYLh/i0CmcxDGDM/un48RIZMAkCyjJY+CoFnySfQAAcv3P8/wYFBQMi Vgo+nc6Vgi/zPfTRy8cX+hTQ6lOvb7XPSvfklXc94XR0HK6vtOd38O0vvmR8EY+2oY1oL/omfS+p /sdZvh2BkPC0+MUnywCdXgVZSS8Q4oJABAKoBwFXBN7b/um2V40dovOw8ersPKiT4uV0Cqbl6qhB 53XVsp7n8iqrZR965/CdL71h2IbZfss1ayIANPuH84PuAfbflEAAHCBuWjMcWn9R+xQ7AyEc3AIh VgNSC4w4DAJxZmAQ3bEuwKfR/r6SPi7GgOAr3nxlgwHBjxPvWX/p8LXP2Q0L77v3r/I93coLnlb+ 6eoInsczgs4Jc8o8g/7wd98YCHy4Vm+jylc9EAitADUdKwIdvQWCUQUB+RoA+g+0djYgdEjGYMZH nNSJpWCz7GLHzak9fym0sqeZXg7SP3Xl8OSWK4b9d10Wzr81nX9nOj+DYA9m/n1w/H2gB0AP3nLJ cDhx6OY1w2Hg4E0Xt88uMhDaTzXBVo9/6nnDs7hWbJU4oIYIEOjy+cPx29YOD9y+bjiJVeFBgMHw QL6mof+C47tL2jbxCxr83TeC54lD78V54m6cJ3CWWewjbE3as4/kypvodSYe1/M8R9Wr/Okg6zpR /o2zrgrhw+bL4fzQUQDUs8Li7dOkHhgeWXT+CAhQbYsYBHE+0CEZlX/tsxcsdi4bPYHP3uHoSNcZ q/Kni3llJK+0h1PvHH6x760w7uXD1msvgfNz7z+CAUBw9ufWhwFw4GY4PwH+EAMAjn/kFgCyfTde iBXkrPjKBGd1/lSTgoB45ON8GXG0x1P739SCoW2TqIfA4XtGfMq8d8PK4Qi2WSexMvBdpZPvHin/ 14FBoVVC26YICiC2TcB4nkBA4UzDT0Z2JyJSx7w8T/d0XObyXn6VVXR0frz1NREIPCfo/SMGgsCA UCD4k+YKBUWsCFKsq0A4vlFBZwMGQtsWMQ8D9/QhHtjKjEHMOzPMQ281kCGWw+Ray1w3r/P0sXcM X8E2YgsOudsw28fsD4ePQy+cPrY+3Pdju7MP250DcHiuAIdvpfOPAXAUgXDkltVYLZ43bLmBn4Nc GPbfOb4rpH+pbJ9lxzkqngz74G57dQsCHZbjH/IZQAiG46jn8Lt5K5U/WnI2VojVw0MIgFMRFCNi lQDiHIGVQtsmBYR+IZRBsQvniUf/9FXDU4fKjQ21y9vneaejp/yqR3uL97xappd2/uSV7Wdx2zkB fit/rSuDO76ozgnjGYEZWaAXDKIKAFIGgW+L+Lo1D8mPfOQMNHIJx6ODqjPurJSFfBmnrfnzyrjB JoCuBdhzmP2f3HQFnB/7fs78dHwEAWf/XTeuHXbD0fcCDID9cHLu/bkCHCKQProeuHUMgH03vGjY dO3CsOOm8T0hfvCLX8E7xi9MYFukF+bioAzn5ge7oh3qe6Z/cPdl48ogMHAIBgODCQER7yu9d/yH H34k4ND684ZTcHq+rkEoILhlisN1BkR8tbsEhVYL3nn61l++NrdOsJO1qbZxknZZL09gXjd/iWst JYfssU+/cHFVgK3inAU/jGBIX6bvKggqFBREu2sUkYNCjWYliixWLnggaDXgs4Mn733J2MjJbJ4d Vdr5ljYdpZWvgKG8V7bK5kF62Pf/bPdbxn0/ZvvNPPjC+Tn7+wF4DwMA2MctDgMAoPNr339iw9rh EPb+W645c9hyPb+MvRC/m8APA8cKAGflJ+T1sly8Os0gQDpuLXu7xQe9cvjaZy5ogcAy8dIe6+Dq wKBCQPBrGfy/aK4SfInvALZfe29dORy77aIWENoytXOEBYS+xDfZOgH8ocSD775s+MF9V8Q2sbVr 0sYlZJXWB2SOXpmKJfR/sfeK8Y1U2IXBwEDgDRz5aW9VECXaqgAagSDHd0QQJDwIdKeIiNUAgcDV gAM9Pu1Mx2UwCOqUoM7MS3sgOKTnq0nUX/VL8EDnqYNvR19eOWzFbL+4/Rn3/nR+3voUdADejyCI A3CuAEewDTp00+ph5/XPRz0Lwy7+XjGcnx8C5gwt5+c3UTmD838R6MR86Y6gI/ODxpO2qU8OtPex j58bK0G8bZrgK918eS9e4EP98U8/XCH42gHA/4SLrRNXpA3n4EC9ejj1nsuGBxEU2jLxk5RcIeIc kYhVAlTbJv7XHJ9g71mPQznOEz/leaL+Y0+v/c7PS3uZHg2+jJ/D9eEHR/9gRbt75HeQIhAABYEH QAQBAyCDoG2NQpGFvGBWpECIAzJoC4I8IOuQ/ARfsHMHncFSeacLGwzCg8zlmcd387/+V6+NVx3o /Nr+bAPdCRlXAW5/6Pyc+dsWiAEA8A7QEWx/jmD7s/fGF6GOlcP2m8fZfw8DALM/tz/8sFe8JSrn B+i0dH6+hv0YKPEj/rPMxA424JXC8R760JkxwUQQZB2CgoJ3lDwo+D8PetWbW6d9CIrDt10wPHjn 2nGFQFDECgGewcDfd4iVAuCXvNvWiUEB7GNQIDgYFHx28hQ/WU+7s41uc6VdvhStmCcXmC+Y/Nt/ iz6U7ZEHQgQDAZ/2QBAYBKQzK4IKC6pU0JZIL9npkMwvy7UGu4M2YNApVx6DpnaQ6MkE5VVqeO7B dww/3PamYScGjvf8t3LPT+cnBej8O+IMgC0QDr574fCx/QEiAOD8ugV68GY+MDs7tj7c9/MLdnR+ bn3o/Nyzxz/pYyBipoYd6KR0/idg1/i/BFLIvvc39n8ZFbUfmeYKy9WFKwlftdD/NzTKgEjE9gnt 8LOE/kU0Vgm0fc/6FcPxOy4eTnLblKsEA8K3Tfo5rPi8vQeFrxTYPn3nb18fDxYnbSfvsL406nq9 V7IdtZynU4f/xnkUNvJ/7o9zAqDzQpvcAXf+/hmBBYCIIKYBDwY/KMchOVeD2BahAfzM4qTB3mjC g8BBnSVXkjkodf/q8NuHQx94aez5N2PGD8en0+fMz/R4+3PNuP3BSiDnH+8CjUHALdCuG8+P/xBj APD/hQ/cidkVM2z8k0xufXgnJxzUZ+x0UDp/BECmv/6ZF5QXEDvw/hj/q8NvjUDzlYHw/3cgKGMw cjViuyJAdbgG+JFibt8Ooi88YO9dfxZWB2x9EAiTLVOibZuAOEuAMhAWVwk+sFs3HHj3S4afbOXW ydpN6vA+VVlFT6fqTnTGf9iJZwroN7dGCoDwX/Du0/J33inV9igCwVcDBYQCwINAiNUgwbtFfE/m O3+dL9jJ0bOBrdG/DnrBEvIMFltJnsGM+fAnXzlsg1OH88PReQYg3YHZntufnchjAOyBoysA9sLx 6fxxDgDlCrD7hguHTdj6bIbz7+TBFwHAgy9/SbPt+2FsOmU4fzpkADbQv2fyP9MiECBjEHxV/5Ph kF3m2Ydyy/vZ9te2wOO1eE0FQAQErqn/e1BQaOsU/zPNVQLtZ0DwLMGg4E9f8RdC+Z9yBzacH8Fw WgEB+LaJB2xiN4LixB+/DAfYt0ZQ/GQ/t1A5VhXez9pf8Z5eShf0x9teE89o+HBN/6egYPCACP8G 5PxEnBGAhYgWQEqEPzxrgQDatkVArAbUgcGn+955MB06uzrTg3dWaVKWA76JZXk3lujN2PdvDefn jJ+BgIDYgVmfQbCbzg9np/OPZwE4f64CB25di0BYhYA5d9gE5+dnFLnv5/8IH8bMyduefJBFB4xb n3CoFgB0tkR8y4gUdmMQ+Cz9+EfPHJ3B+zCPVt4B+XewF46Vge2gk5cAdFCuQA1dgG1nXxgUDOy2 SuTWiXe89m44azh8+4vH264ZEAoK/ZxunCMyKBgQRARD0j0Yl7v+yYuH8553BlazTjBkf2Z4x1Jy weT8SNtRrH51e9RWBvKkwGRVALQ9iifLWgW0MkQQJLQSRBDQ+UFjW0QZKnj8k+dOGxgog0/IIeah dlR1pPP/cPubhgPvecmwCVufLXB6Oj+3PWMQYBvE2R9gENDpeQt0J/R4Boi7QKARBLfwLtEFwyZs ffj5xJj9sV04iK0PP5fC7wbxvn+sAOn8mvXlePF/yQC3hZ52R2S5+JaT98Ux09+UST7JH8t/9bMX jt8zAuLWKto1frViEXF9o2o3wYAgYmWzVYKBwTte/LAAt4F7cR7at/55OEyvaQ/nJgGBdFslAAUE V4l/819d0P6haPst62DbS4fvfAnnCf3/hPrmcFkvn+jdhjXdhz7x/HgRT4fmeCsVYyLnl1/Hy3ik kBFaISZbIyoKLRAIBkEGg94ritUAF+NPw046KN5BZ67OMFc2gntq/lTSsT962XAffxwDjr35Ojg9 KLEds7vOAAyAXXD+uAsEXs8AGAR8IBYPxW66eNh47Yr4TYFwfmwLYvbnfXg4AZ1C/ySjGTdAJ6JD Ac3J0PcGpGMVSCqHiy93NHs4b5BsqbzCn/rgWdFOBgSDge2Lr9ixnaRoAzFpq6VbUNBRGOhArHra OgG8E3YYQcEDNu+QHbztReODOQYF4IfqAHgGxd979dnxr6UKhL95F1bgDBAesPffednwkx1vWnzf qfRtRlbzmBZK+hd73jj+nwL6E98/Yv/Q3wgGUDp8CwqDAqIFgpQmgQCn9xWB0C3T+Jwgoi9m+kA2 bilMdDII1KkE/7vr0U+/Gnv1NZi1Vw/bsYdv2x84OWd/BgL3/nT8CAIgVoGku1GG/wfAFWDztefG r8pw68OvxfHboZz96fxt9mcA0LHQnxYE6TByoHAu2IQIh2K6IBwMdTzN3w22PnWhQYx02qLmOVL+ HGz4wB+uiEDgC3y+MgTQjorWXrRdW7kWECyPNjMotEoc5zkizxJH8oDNM9Oe9Suxdbp4vPUK54+3 XxkQERTrhne+8uzh3msuGVYgCK546dnDv/s/v3DxLEHE1gmHbODEH758eOoAzhPyiU5fZ3ihrg7U ObX4ykW8ewSb1K1ROD76TH9XALStUQuCpBEEcPgaCDobcEWIf75Bhd+a/BZaQXN6G+R52yM4/7e+ 9IZh123rMGuPjr8FDq8AiCAAvw3bHp4FuBLEQZhBEI6fgYD8PQiAbdj6bL5+5bDlxvwdATg/P6PO 2V+fTNSsyodWvucOwDDN0dFXpXtQfgQP6on/0+71cR40kKJV3uH5tuqJDAaCgaDVIZwflBOVB0av zRG8QLSdddAWHhSwU5wleF7KVUJbpz23nouV4ZJ2qN4Oux+5c93wD6583vCfXXHu8JF/cfHwj/7j 8xYP1giCSVAADIi9CKbH/+zV8UORra+17xVVnumvf2FNC4T4VU72iX4MhG+jrwoAXw0iEBQpk9UA zq4KtBJ4INCQNHz8Yro3TI0XXOZBQDmc/4fb3xy3PDdi378J255wfDo8HDwcPwOAd4JiCwRn34kt EZ0/AgF5sQoAO264CM5/Vjg/f0mGzs+9Pz+a2/b+6fyaSbm1oxMRMTtaEMiBepBOBEqWoyP96P6X LfZxBmUFJA0e8uCZL57yhNJF/tSBN48v8lkwcHKaAO2b8ID3gTSCgqAMemEH1MWgILhSxv9TMyA4 iQDcOvGOGt+n2r1hxbB/wwuH55+zYvizf3vx8LyzVwx/8e9Wt0M1EWcIUkABITAg9gKxdbrrsuG7 cZ6wT+b3+l/51P3VobcurgoYX18VCPl5DYIIBN8aRRAYr9VAd4wiCAAa8OEP87/QFhvRRaexTx19 +3Dq468M5+eefwuc2Wd/HoTHM8AI8vEsABhXAQUC6WrU8/zY9/Pgy1+cp/Pz55RmZn8eEAFtJegc bcZk/0DDGcgb3Hkc4UDpODxMf/sLWB1lD1Lrc/CelszTjlp2Dv/T7a8dv4XKYKDj0oGzb3J8gq92 B1/k7EcEQSLSBPvEfNTlQaGtE4MiAPvGy3+w92/+5wvYGo1ng//xv3jBcO5ZGAM4vg7VhJ5HMCA8 GDwgCN6KPfy+l+A88ebFz9V7/526TYCjWCn1TIErQgQD+ubbo15AjIEARs6v6IlASGhF8G1R+y+0 08Gpdw5f/YvXxO1O3u8P56fjG8LpAW57tucWSKuAnwX4PGDrdS+KD2Hx9wLil+axf429PwaFn0yX 8ysA4p9b6CAE2h5bB1L0WzOjgqFRoDoNQf22HWIdqPNrnz5vfKBYt35lkCZYLq/m+17a5E/e/dJY 6eLDwAhyIhw++0e0QCCfaP3ieJICHFv2LcA05egfA4Pbx1hFuUrwWrgmby/H4Rpbp7+9egwC4uyV OI9h6+S3XXWg1l0mBYS2Ti0gsGIwGCIwsFVmUBz/w5cOz8anLLP/FWaXJzdeHh8M5jMFPVeor2e3 IEC/JoFApq4KOh/UbRGNRcfiPlWD0QUOL9+//43DbnQonJ8zPRx5XAGYhsNjXxnvAfHeP+gYBDnz WwBwC7T9+lXD/decFQffrZj9t/Ndf8xEfOUhfj0mnV/bH0LbnzZLApr55AhyBneISR4pypGGswCx JSIP+ROf7DwwI3xV0ID5CiqZdCTzM1XN78lBv/qZF0Ug8D/gIhCsv+yD/uMtwDSg/jU+9aOPsIXs 1CYK5hGsmzaFfbVt4ipxAOcHBsErL8kDNsaGD+x2rz8jtk4MCN1p0grRAiOh1zj2g9c5woOC54kn PosJmIdl2bccnPlaSjxTQNt0aNYDNg+CFgxA3D6l44cQtAUB4IfkybYIhb76Z8+fnf0IPlHc/Zbh 8B+8LO74xKwPRya0AtDp2xkgsHgbVNsfbn1i+4O8+685Lx54beVdn9sw+3Pvz60P9qn6IT3NiLE9 0MxVnIGQw8vpHeEQkqtMUgWBZks6B53h0Y+sXP7VCcGDoCHPBC7ToFZ+nk7i4Y89r9lgsk2yfsjp W0CIJh+6Cfa30gboCmHrDIr/09/DWNAJ8zzBlUJBwXe19qw/ezh428UIiMsiKOYGBGkJiADSsXXC eeLge18yfBvnidg6ub1AT3zwrMn2iNDWqPk7EAsA0J4jSMEDgWAA1G0Rjfv04fyxCQID/NSRdwyP fOpVOKyODi8q5x9XhHHroztAdH5tf8bVYHwazADYdv2FcP6Vw2YcfBkAO/nCG2d/bn1425P70wwA zvyTLQEHn5QDhU62gUXbxQszjpFphwZ/MktSn6viUk7qeeKr3PMqTleuNCamB//4zHE19EBIW0Q/ gUqFcBSzgwKDPGlskUFnAD0i7M5x4PXhhHGWwBi1swSfYPPZBM5wu+Jdp/OHQ7dfMl0hEBx168QA YEAIsTowKJLuunXtcPyPXjb+62n++tAv971p5uEa+ye/lq/PbI1aEMDZFQy+LYrVgM8OUJCG5j/n P4sA4D+Db4ZDb5Ljw5HD2cP5kc7tkGZ/boP0LpC2Qe2N0BtWD/dec/awEQdfHnq59dmd+/5DPPhy loFxY9ajsW3ANdjh0ExzgNgP0BhEQAPsvA+258WgC0hHEJASKMPbpJMVUbM9nXKeo3pay7rL52Gp OoucgRm/owAbtcmB/TGon83pQbVtCJnkReZ1HIKDc8albZiOCQI6LShwXb/jxGc1CgquEnyFRVsn BsWB2y7CGeKyyTmirRKdQODKEMhg0Eqx69Z1aO/lw6+OjV+5iFUB7YhVgf1AOwmuAuybgiACQUHg UCB4MJBGIKDiQ7/3wuF+vt8Px2Yg8OFXzP509AiEDABAzk9Kxw8e+bESIL3x2vOw718xbMbBl7M/ nX8PZg0GAH9Im84f2x8FAK5PxD6VoOHRkTpYGkzxLnP08jXALQgI8DwXcJD5j/bugBP0nLQ47Iy8 6vbkni/qugneeuRnY2Qr/g+0VgTv62T2Z7rQKg9kPTwLvGrdyMeqUEE9XpdgQGZA8A5XbJsIjC3f 5mVQHEBQ8NnEzlvORFCsaSsEA0Erw+RATUoZoGBogGzvXc8fDvEa8Jk4K6AN7ZxAHwfVcWBxRchM LRkRNXD6CAYgVgSsBjHDomN0SG5JGAC+/aHTLx6CF4NBQaDtD+mW6y4c7rvmzLjtyYPvDm59eF8a S+ch3vNHJ2g0Dqg+geIH35i1clAaMq1BCz477wPaG1ilyWsVIFoAUAZdHhR/yldK4p7/1AEb3FFF i7N20dM7nXKOrONnu14/BgMnjbRb2CgRfUWfFAykXZQ86v7v3jwGwrlnLwx/7/WY0eHIUS/qq/Zr KwSBNsT/XjNA6UO5SugpNrdOvPHBJ9i7168Ydt/6/OHg7WsnwcDVQSuEgqOtDkCsDgwGBhfPJww8 XI+rggcDA0BnhMVAoEE6UCBoRaDT0LA0MGfpbTevaitABAGDIQOCdAeCgQEQh2HQ7Tfyrs+5wz3X LIzv++DguxudlvMTRxEADLKY/Wk0ziYcSFy7BQAaTQeV42pgBR80d/4qVx6hrZAowWvEuQj5HFQO ZPxPtjtddcJ56Zr368rn6QnMLw8sv3f3S2KLpK9myH51dZBNxAfIA9pCBFL+D/6jMRDOO3dh+C/f iZkcThw2BFRPCwTaEpQ25HXbjQyA4xtjnasEn/kEpQNz64Sg4AF71/qVWC0uXAwGg1aFtjoAe25f PexGWf4S52HUze3R8QwEPm1Wn7QiKCAiELQaRABoNQBVILBDNCJnZn58lYFw4D1njk4P7Lh5pKPD j6uAzgRbbnjhcM/V48y/BeBdH87+dPx46MW9I40BtFkMqLN/DCIaLIOTskMxgA7oTSgQOuyfyaMO 9pMQD6ogaKAM7fjW5y+adb55afJC0+msIsqf0U1I7meKoFmX8id5i/j6n18UszDHrZ0ZzI4CbSG4 jTiDtlk0KRG3SbE1Cj0h88iHbQ0tMIAWjNRTUNRVgtsaBAaDgk+wx1WCOAerwOrhIA/VQC8gtm44 c9iJrRZXhAgE1B2rggcCxpXge0YtECjQqhDbIiCcgoHAICDNDnB24bfpOXPvhxPzhTgGALdBeii2 /UY+G8DB99ozxq0P7/rwtif2/TH76+DLfT8cn7OW7n8v5fxsU7SPbQF8ADRIdSBDlmVaOmnUB0rH J+8BwK2Qfh+aSzt/nmnqyOaITTYH0ikzdpOR97yqM+8a8+QO1HvqT2bvJNEhm03THgGzm9K0XwSE yRUIHii1bNTL8qDhP0kJXT+CAzpcbaNt8IEIXK4UQFspuHXCxBlbJx6wb2VQnIdV4rIxIBIMhI3I 28UVAWW4NVIgcFWIF+7YTvYJ12YAaFWY3jUi4AARDAwAUuaxAjSUt6N4b5b/GsdA2Lnh/HB+bYPu v/ac4f7rcX7AwZd3fXjffy+jE0td3PdHubb3z8HRTBXf/aQxaDwaB40LHrQZmJ2wNPM0ED5QTSZ9 9iHzoo/ZLwVB3AxgGvkKBK4ExOOfOGe+oy7njKfjxFVH9Tqqbs1znZpG209+cGWzd5wZaFdADuqQ HcnLZtWeDISXrl6UCVU3eAEy1qlrkioYtEJEQGQwEJooGRBxxykDIg7YmFj5BRFunfZsuCiCYPv6 C4YdvNnCfOi2FYF+i3rjRTxch31UIAhxWNb2aCYoEvF0DojIQsP45I7BsBtOvunGC4Z7bzhj2MjX Hej8fF2Xt8Zy78+P3x4z59d7Mfr2Z8waFWiTBoLXd2PK0JUXQr+kVZ/XqSCPAAAiALgKENCJQPhw fo3OnazC86uu31Z1uWQOl1c9T7uslhOKHp+2PvDHK9ptVdk5nJF2oE0SzWkhJ43AAC/noYznAwbD my9fGO7HeMvpCc26jeYYE0yTtnFIKCgCyI9tE8vRT9JnYoWA3/EhqsCtNV+p34cVgD53iFsp+CWD 4BB87gjKHEMdAttyAoi2ZZ8WA4ECdtoQRhClIgrysMHTdwQDwJWB92oPwNm5OuxDgw5y+ZLzI48B oLs+HgDV6WUoGYbXDBloGLhDlRe6PSBP7edgkzItKBAUDHpgGNsh6D76kRWLr5HIuWacrKwUnr+k PLdEXp5p6VV+ufwemCcg/dSht4zPYTgGgGyvIPBgaGNQEPYHdmCsf+N1C8P/6vVwODgbZXL8NkaJ Jgc0zs4LagODQKtEtBGOq8M1g4L+xICgf9HPeIudO40jwFH0L8DJmoA+A+A4ynM10IGZbQqw3YmF aCgGP6I+qQcDDUAdLi0ElxmCp/E4kRMwBhsQMz/S8V9CoPrgLWd+rijqcDXAxOCUJx8GS6pBkKHZ plYmwbqYpwBwp6/OH0YH1WrgWyK+k/+cXvIyZ1qkna2SUJ3QwTyvp+pK5nKXSV7Tkol3WJmf73nj 7NuqtBcgu9CGDrdvGw9La2zoTOJJw6+SCpM6QIU25qC6bgQm0wL9B75Ef6JfEfzKHf2MfhcBwBWA afof8wEGgcBXKfSP+2pztBO0rQiRCRoNIk0+CrACNISVRUDgAowurQyi3PoEzYby46za+8vxG3gd gJ2W8SSLNODGU4ObLKF8OX8AfBg0ZWFYygA5P6nOBgwABQGfiP5y3xvhOHOc3RxrhndZhedVvZ68 8qRxVintUp7zKut5iSfvu7zdnm7jA/vVFaHZM+1dEfbPMdG4iPc8yoWQAaxTT3sjLf3MYzraAJ40 ZORJ2V60mwERZ1YifTDANH0TaJM3KcoR+o+0iggEMgqICIaEOuWdCbBCAhcQaNQG5HEFIGVH2EHR MCSoOi6Zp/2aTDeeegm1L+oTIIsBJEWavKDZToEQKwECIT5gTB55vIMxeb2840gzDqZ0T7fmS2ce 72U87ZC+l3Pa44VMf+PzF4+/QQbH6W2TiHA88YaJzWE3HxNHjJkoQFnMxhX0FZYBXxHXIO2A+RFM 6X+EHJ++GU4PHdIIBPKArwpMkzIdH/jS/dRJEFgn2WAZgXwEARuRPGk0PGkXLG/pMEJiRpa64ptO toFog0FkmzWLhfPDwX0V8ACIIAAm5wLU/+Tdl04dR7NvdaiKOQ4XtHfHqcL1a57kgstOJ7/SwJXD Y588bzy7IRDiAI1xbAEBe4iGPWnjtGvYmmmjbUyMJ3pjG3mWJsIx04+EKA+ZdFWPo+WzrMB0Ipye MtQVK4FkAmWZ1346io4fDlg7k5jIUImoY9JIo5V3tGu4XGlQv64QA0CgrRog3fZtaUCBIGgVICZB AGN98/MvWnSU03Fewp1v4mgFrrcceneaKl/rkkzyxqMfkklu9ME/OXNcFRAI2sJGMBCyIylt3QHz JzKkOT4aR42Xj6XyepiUNXmddIMKTFseV4SgBGTMazopp7/PBkIm9H0jR8sDJumsdKmORUeycU3W 05cs654YI9MhA2RoBYCMTypnl/O3IEAe+VgJ4PxtNSBlHq7zlU/zgVk6yQRzAqI41Ax1uGwpvSp3 3Z685lU9l1WdBP+XIn7kMLdIERCwRwuERLM107Cb08mYJO/QuLaxTchBK1xO527IPOVTJkcnfCvk eaQT5xfUhqSTQGj8csjKdDE13BEXy3xSz6NBWjnj3XjiBRm6DUqmw9kLekFAGquBKPICHzszPpEy 40C9IKBcrzvUMq7jfEtnfZ5fdcS7rOp5nlPxy6GU59cj4il/bpMUDBEQsI8CoRcUbRxAY4xMVsfP x1Tj3pBp+UnzG8qBcGbzJeWRV14D9bMMdZRuZQheK6mCZDEQMtPTklExeKUrcNHoQPKkSjc5edaT snaNwrvxJkjjtmBIOgmCTNPp/cl42xKREtDjver45xp+ga04R+MdVSa909HtwctLv/LzgsehMq7T k0neSf905+vbM4Y4M2AMY5sEG83cTQKawwuwaYxNQuPkY1fHto07qfOg8hehOTVo8EnF8zB8nGnp gLKuyCcFKg0e1xIdf3CcDSWtPMCCFaow+LxYgDwbYrKoh9TSzRBA8JmeGMr4CALky+gNSHsg0Olj 8JJXECgQtB0a329ZMf7DvTuGQzM/+epAvo93uE6kUb/kNd/heeR7ui4X7zLJ5+UHtcByOfDk/a+I O0laGdp5gTZOm4qnreX0cvwePBjauAuou/qHQ75EHTm3+5V8kAEgHfIREETKqr5TXlv544qABrcG gtcK0BQL1cXIx0WB1gCCuqCtvIGdnBgk4XkBM6KMrQCYOD8c3NMhAyIAkBevkYPXuSAe4aNtzxxZ 4gf0XO75PTlRy5HXgXu5+vS8opaPdAnUebKm35H5wd/lSlve1//84giEecHg8CCovK/epOIn4wvE 2EMW/gYaAB++4PmZln/Jl+R3Fa7naQVBK5/g9dvPy7rzKy1EWgWt4qVkupjgHXVUw7QAMGPKuHTy FgidACAUBEEZBAoE1MGVgHeIfrHn9YsO4HAnUbryTj0/AKebkSVcXssuxVdd1wk6x9GFeauAylia h+eHP3bu+HYAnzNgyxFvBBCw3UxAwK5ydgVC5QPQ8bH28RfCR0QBT8uvxAfIe3oOoowhAgM06kP9 ki/+zrLBg0CKrSGV+sXyIlVHqNepmBgsDSy+BUDCVwI6vaA7Q4ReotOZIB6YbX3l1CnMERZRnGuG t/yJvMAP1NSR3jw+YI7bZAaXe9mqX/V6fJUFvRIBcPZkZfADNJ2cNicNPqkmLAWG0NKkgMa3jTng PhJ+QkAe/sN86oKXbwXga3JqTzeZ5bHOpidZXld8nBHiQkml0GhiUkmRuR7LNXnWobq7K4IZTvnk 3YBuZEIBEEEAR69B4AdjPxd8728vmTqAg07Qc5KKeXpVvpSOY55OT15ly8k9T3yVd2TPHX/HcOKP zohXF+IArZUBNqyrQgQDbEzKc5zGskLjWcdfkO/Ij5qsyHv+J6dXECggjisv5YL7aKSBdtcoHDWp eG+M5wVS7pWJVqgezQhCGCll4hsyLeeXwVsAFF6BoCDQAzOCQfCNz+UDs+oExLxboYQ7Sa+s5KeT J+oHcdfz9Dx5T4+yeVhKV2mnyfMncNur81wV4EwzZwbYVrRNVKRAjJ8AOcGJjmmNt/uC+1wg/cbz 3Keqz0UQdByeaLLMjwAp+REITQAwHUqC8jLtFTQdlyW8AxWUV0MQMpycn8bjWYB8GDvTCoLYHkE/ VgI6Pink9Q7RV/703PnO7k4xky5bIMH13aknZU+Dr/rLwcs5dczTIV1O3/PB8/P2vK2qbRK3SAwI BQNvrWqCivECr/HTZCZ5BIH4Dmpe+FH6VqTJJ5UPks7AgwE89en40ld58ZK3rRHhd4z8wo1PtEpc x/KZZh3UU6diRkgqPaaFMISDsgSNqRlHs48Coa0GgFaD+H8CUlyf/1cw88AsB3ouFb+UnFC9yqv5 yjsdWQ/z6lTeDEXgeprotVGgXJiT/uGmV87cVtVZgXaPseDYJGK8kmpcIw/Ux9tnfOkuBfmLfE3O 7GCeb49cLp+bV3ayIigQHMynolcW6eQDmd8azHpShzLJaRTyE0dPPpzdEAYURT4dP5y/gDIdjrUi tH/s+BD/uab8X8EEyxxMl0PPeYSQpWNWvYay4szVM8zTcflEh9fw6yzXJkB5qffNv1wT7yT5qqBg iLHJ8YlxNGgrJIQvpJ+ETxjvcLl8y/3MZe6bcmqmg7dgIO/Bwd1PKwO6wEJxQYOUdIEZqIzyM70c qEvqAUEaDp/pXjAQLRDg7LE9otMnYitEHvlxLkBdEQQcSN+6VMyTz3WWdKhftz6vK6jVX9HVF+1c v8e7rCfvlemlyROw4WOfumBcFRgIvIsEp+IWqd5JEg2Aj+AgTb4FxBJYyp/cB52nQ4sKnta5oMHL gi6uCBC0ig2Rj7xJIxxWznV0W5YGUJ6MoABw6oYi7wEgA8e+FNSDIFaADAQGAAOB/9r3q4P5Nboc yJkBr5jJT6ebh6XqUx6pUHUE37rUvCrv1SVZ1au863m+69U8l6GdD/zxysVtEmysQIgVIceoBQPA sSTV2LfxT+qQj01kQvU/+RyoO/dkxgdqfqRRzmVCrAgzFyigoqfZKMqicUnV0BmeBkljSBZpGYj5 JpfxwpBJBT1EYzD4atC2RSjL9+p/vucNiwPZqDm2AmOSX3g5aEUNqsoTS+n00g7V4TrzXgt3vVpG 6R5qvtK9cpbH793q8BxbJAL2nrmtyrFKaDxJfZxJBfmF+08PzK8I30zIqT09I1eZUn5yWG7LRUJn BjaCeZPGWGWSe4NJ1XHBDRCGoYFS1tJJw/FJkRavO0YKgAbKoMdzwU82v2IcPB9coTl3x7Fct5YL lDLUEarc6Qysnrk6QMvz64KnvHcNyT1vqfyl4HpeDnjm6NvHjzJwVcjbqh4EOrfF2BE5fh4EwWOs 5Av0JfmB+1TLJ+hv5nMuC7/NPDm5nN/TVa4VhPJJIDgUBMFLjkLiJ40knx2ZoCNrjg86F6kbhgRo VL9DRCgI9LyA7w9952/WzJ/JBR/g05E5ar5Q83qoupNy6eAtndRBWRclsJYqI5nnVb1eWclS/vO9 b1i8rco7SfALoa0IGj8bx5jkEhzf8CdADk0/4vjLV+Rnnk/Hbb4JXo5c06TBJ5R2SI+0GwitIVAS ZeOVF3rKMxmp0NLqmHWQCINQZnKmZTSHAoE0VoNPjAEQB2SU40rQHpgR2ppoQOtWReALb5J7vsp6 Xs2vdCkdl1f08npll9LztJcJdALF87yM5/Vkhh9teVV8vUSrQhygMQ4tEBIxhjm2CgAfb9LqO45w ZFKhpk0WTp2Qg090TCbdODMA09unibpFasiKpKey1ZlbfvJyeFHXazR5Ujl/AxxeWyKtBgwAPTR7 wh+YafCY7q0OPrDie7SntxyanjmfY16d4islen1wUFfopTUJ1Hwvr59fUtrzXO55wDe/sGZ8QU93 k3RewLj4ljbGFPAxDv8okG/JacnTYZUnefAF1GuB0MtzHeOF/rtGS8gqqEPnnqSrDHyTU4YLk4Zh UhYGSiPR8WswxNYIaFsiyHQ4Pu2fbyLKYHblGnTJnK+6LV2c38u6/HTBcsvVUfNdz2WC8mq+016+ 0Ml71G6r8ksSEQwcFwJjFCsCwHEl9WcL7hOEnNj5oOkvTZa8nFrySBtaPvOUb3wD0mMgWAEhLnya UEfUWJXtyR1ukGowIgKAsCDQs4JxS5TPCjRAczFnhp4gtwlL6dbZlajX93ynVa/KK19pj1dbJXMd p1Um1Lya73LX87wHr8QqcE77nhWDIWZ/jHcEBMYqxhXQmLsPOOSHLW2Q04r3PJVzHcqavuU1HeP5 jGFyRphcnMqWZgHl1xXA+f8ve38atdtRpQeC39WVhAYkoVn3SgLEJEBIzLjatVyrs72q3HZ1V3VV V6/lbq+uLi+7Xcvl6qqu9iq7nZlCYpJ0NTElJIlzAJIhGTJJIJNBs65079WdR82AQAkkowAhRoGi 97PPfvb3xH7jvN93Rdp/2j+eL/YUO+LEidj7RJz3fb9EXDjtQXMwiMwCAi4CLgQuBj8utdI3xlYX +wKcYHQ3qGIk10cN6HE0We3IezmzMDqbJYAeGH1BBrQ+loywlq6Cci2r/YhWmfOyyKqOCPmv7nu1 7Rc2TD/sZgsB8Ecj3GO7TwxuuL9+3wOkOR9yPsnc42QFyGupNt3k11J0hNYDfCFoJ0gTMFIZbbDK KGfJC62oUcAHQgbFBylKhWYEf3EGmB0WwndvflF7fNul7fG7L2s/dFw6wWQoJ/lUPg75XYGgfyC0 24aMtqDTBjC/5H+wNWTUowx7xUj+fdQlb3SWjpcZb0jeoLaBHxq+f+eq7fdRL8sJoAFvizrUuXPq g+uNdz/Qhf3374iyg9nDFnQpH4vye7e/zDfPnhUiM/hjECD3OO+9yXU+EZiwKDlZdXLXCQ1ZF+1h I3XSRvQuCzl14Gf3CDDQyF+hEd95gzsN2uXwQRpy8QdaB4aDpYtAF4KfURv8baY9h+5927Pa9ms2 t21Xb2rbrhGAD9n2gm1XTeXdVk52rL85ZBNPffoXuJ/Urdqv+lzV303e62xud8Fmi7a16v9uo2k/ 8qe80+lDyxk62gft/Y4xyP4J2Lbr4hrvwv/DlrGgLm3M3/Yt5/j7Bf/5z1gIvggA3FvcZ8DuJ0rM CwVk3XwxmnOFk5XzizLKk7eSnzSt9dM+bKpsuBC8c9ZhdeYInrZaOg292MzBB8OgNKCLAAOX+wOU gMmwEJB6733PcW2HTSrcmGmib/YS/I6gIYMN5YTKeONxwyHDzVUZyu1ZTjJfUEZPi2HyU3H3VZMu /bicMtVNfrAQQFM+2a/Wp25VtorVa58mrfp13/BX/OQkJp26yd4XretDnm3wuie7Sbep7XrbM9tB /Eo1TpFsIfgPbVnA4uYY91UXQs4R3E/SAc4jTtJEyEHziYQ2XWYIuLyUuQjEHvJujwCMskCN/i4r /Ai0QekZIPwApH1wgudCAJ8ZIRaCLw7rNIAfo8KxHW7G6iSIG+83c7q5nKwqx6R2udxI0uS7kjB+ sg2fVicnXUxs2N2N6Om24R+yAtW7D+NJd3VDPtFhH3LwLkt61Y5tokRfqx/4IE8ZFieuafJlsHpq My3UyRdtprYnvf+rJvw0uz0e4SfZ/bdI7T5hMeB+8r7W+z+CTvhcEAFO3I421IXgssJrHdiTB1Yz QnSMvMsGfDpdAvrS+pT5ABh0UCjnguDA5WIw+AmEtY3HIpxQYCHcc93ZfiN8csdi4I3KBeE3erVM WnhimgiTbrI33ie53XSfpDH5DfAPG2LyN00erxc0J3nahS+f9PAdi4j9hw109D/ZRH3UMfnUx+hT 6LxfsKcu7DHBVV/h/QYdvlMOOvhsM6+vyjf5f7JERmBWwK9S130C4fdbaIXPl5hjOWmtpC7nn5U+ mQ2YT5BTl49HtCMfNHnSQJcR1EiRHVRY4yirfb0gres6q+eT3UBb0BoxOEj+ITsAeuM9G6CPsRD2 v+P46UbajeDEB++TzGncuLh5Bo38KTc7f1QJG07U1MEX7GUi+US3Midf+AIgm+STzOmQ3fUWbT/8 Rsk2aD/ZRB9FN/mOOtY/8NsgQ+nXsmrjCJ3KvTSsjs/q9UzjFjbhj34d0gZtt11zZtuLfxBjewT+ jwLfJ8SjkS+GuN963xU5V6zEXMl5xTJoyrEI8Fkh2hLkaV/1jpDxMQk2C49GACZr8mHonZSyQuvw 4tTWafPlchkMn/QySAQfkxLQoz4uHoNswL+wygUgN4sTdZoAm9vWN4cOPCajy+1mQm60LxDXBUJH QIZy65sMwtcSeqcNtAPujHoqg41PNpT476Omm2SWdcLOrynsCPpZrWslrln7HLrUowzAFv8ovtqC dt/4F8HG05+PBf5vdtSHDcfaZVed1+654cTpH8XEY5H+ow7ec95X3vdEzK9E8JygKocMdWhDGW2Z IZymjfBphzJA+XAhsILCOxCAHjydqB3gE50AH9CBIJ1ZwHiH0gYsAmQEt0O7iDJIuRhkG/Tdb1tp d10z/fdO/BPDO95speEOo70Eb/RW4UHTDgB/+5tWbSkjzZJ18G9yqadf1L/b+uD+TZ8+WAaN8m7T 49/tepvRrtczHWTuFz6sZJ/Ul9ubHWzZb8hvQ92wVzl8pR/SAfSDNOuyjaQNoAHIidtgY2OPfx/m /6kmFsHoH/g5cA/tXnIO+Hzh/NF5BNqgz/GUeT3qDDkHo0zM6USuPoYLwRsN2hu2zictuhHyAgsg 7yADkovBgInPBcFs4DRs0DYyAgYYEcciEP6BHP5r5y12U156oV3QyvSvbLfHPzTnPzbHf/hEif/z vNOA//ZP4B8gQk8bp1EXOqNRp9MZ6Fdl9IV60KNkW53fsEXpvox2PmTJhz1A39usTF+4FqPRP/qC jesNbB//4bSToTRb9xl1SKPE2LnMSvhmX1APMvDPPGGlnX3aSvvU62388X/M7F7kv2sCsFkG7H4B uI957w11TnBeKY0JmjICMtHnZCYfoD7tgGKjWMEfb6CADThoY2XXqTXAi9Q6XaaIUheCA5MfEJn7 wCLAwGKAbbAx+Dip+K/jv8E/55yV9p7/0fAvJrz7f1hp7/rnK+13jf49k6OEHDTkpFFS5whbh/mA H+rfZXTaCU170PRJeH2xBf/e/9dE0/97pQ79JG0673/Ysu/Uv5t2lJkNdZSz9L6JL68TbVdbgG3R FtcPPdr8jy6exv0/erFlZlsMvgBiEXhGwP3C3An4Pee9BDivZmQLoC78qZzzmJOdOqcN9d2BQ2w9 I7ATNKAT6rKTlNkk7XgpUZ91Uh72yrueZYEuAt8kQ45+yULAQON59M+uWGnHbJhuyLEbV9qJx/8H /PvC8cdO477Bxn/LP7V7gkOMyAJYDLxfnLgMaBU6J0ATPhcNnJcEdRmsg17Qq9zK/Cqn6H2BGL+6 EEzAjkDhDQigQ0XSXpYJrrIFuZQKRn+nhdfF4LboHzodg+sRB9HHBh//WPp/+a+mm/K3X2oypGnC dPihKtAoSVMO4J9leCky/mN0AP/jl7TWW5CV+t5msVeZ/+/goL2MOpSxXfBK04Z1sj7L0AFaD6VD 9C5XOmzZBg4kUPpbY5PxP1j+o//dNN7/zd9Zafthg/uBRSALIDMC76HeS5Rx3wG145zhIqDM51/Y acl5SZCnPcq1MN4jDMDF0XVUAGcjGe21rLRDBoXIhRE0FwMG2U+PMPCxGPBvRvHPpv/p3zeZ0QA2 1A7T+7epAv6/w4DQ+X+YlJJwW5H5f5UhX2wJtyEv9mxX21Aa+rRF30MOuE+xTbnQ9E8/KIm0Cb9V 7mMlPFDr+5G1AeOM/dk/+we2j3inyYz2o1JZAH6PAqT1vnb3HvqQjeaQYkFvPGRVDp7vEqjn/MXi dPuQ0TYXgiuDVqOUGXgR0KOkXi+ulpV2WL2kI/qDzjIAmpvluiDyKNVuAE6R8Dl43CDQuGF5smTg F83B+78mDRlezuEmU0e56oGkUQZU5nVCzjbw8o9yhdbxEvbRRoL9MHi/rOxsRE/QznWE6Py/2Aev ctqBJu/jCIgcNOQEZE5DDlj//EQP1233yOcI7hFo3DPeO0B0BGw6wCZKzjOdj05XHiV4o8FzDito S2ARdAuhgisoYcYdH4Dd6EIoQ4kGla+PVC4L+IQnlDfaT5FgZ/78bWUBbgS/JeUv34LHjcZE4ptp lE6Hjf8YWNF1/4ybsqBhlxCd1qEt6aE9wXqlPoA6tRzJWHekB3xcDP4zjUE7WKfYuZwwHnIsBvBO B0j7+EMXpd9LA+ZNLgDwc7TZgSd00qqcMkb8DiaDzmF96oK5lajjPMvQA6sLIQT6jE+w07o4KHM6 6ozqurzytK8weZ38RD1K7WjrN+DfiooSPD+oR/Aj3ARsky4y/ci32lUfCzBb2GidCuhHftAHtOu0 1WefKqoOdOWzNH8Ltqgf/fPS4OOlNgaOK8dWSw1Afo+sZDZwxP3hoiAwz7ykzPicF1ECOmEJ1S2T o17Hiz59ljpdRtBK6JTylJHORVFsdLEotC5plhi0KiegY6mLgeCpEm4EbhLKXByih05v8jLQrpZO W/vgO1/RtusDpFGiL5yQHUz+kd+ym2Cbzk+8fqAfgNcywjJdB/Q3xmek55jlGFrp48rSZCgdQfuj EWgi7lN3L6PkYlDgvte5xElLnnQ3L0HDbmCTtMjTp8EzBGSGXAjeGet8dopyk3ljpKs+UOXUzdEV IzkHswNl1idGIC+D5k2qN9NvsNH1prtcMOLnoP6W2cIOi8L7onWM5kL4+OWTD7eJ0m2ETj5kHUKe 41Dk5F1f6ahHuzk94BG+wHWwMThPOsq5ew5wbiWC7yYyStoVedqhpG3Vod4SGUpfCN4hIhS6wjo9 II4A2la5gj66xyKjvQykPODZwHz6wMqi8BsQJXm07c+tsIFcETJOCqUTYTvLC9yn6JSvOrWBT0xm tcmFcEVvRxvaqY48ZbTBOKjMUXlB2sYz/hx8XJUfwXz5/Q/a74uUhM4R5xWiI3yiGjiBCZeF3iE0 /aQu+CpP2srhZplG2VHhtfOVzwUhcL006pM/FgMmN3TuJ2SgfQEEjUH2m1ng9eA3yvXAb6TVJe0T gQgdb7TzgQV70Q0hNtxIOh2l4sO/OS2Ej1lGoI3bDdrRTalPTkO3aEqd9FV4RcrVtwAyPRJlyaNS p0WXdtYXwO+z0ITzsA2ec66CG1wCMi+DrqXqtC513ERXvyt18rKS05SHLHViM+JHPjgwuhDm4AtB FgMHsoO1oQPPmzUCJ0gnGwF2gbQRupaJUofRmXqtpzTKD8VC+KgtBJfBl+jn6rksrpltK2CDMYFO JzLrgmZ953X8aC+ljzFpgrIA78tI7vcWfJSU6VxJfiBTjE5/1E7llGEeVr1iyghG0JlGZq8U8gWE jjbVng1UG5YK1nFdtO83N+A3U3x7HeM56M6XG+M3NMD6nazwCp08oOvEczllArUDzQWhoF/iw/Fo 9DHbLFPmfsSu1lFQl2XR1fFYsIdNqaslwTf6HYpNBe4776/SHcKONpQ7TXnIKE/7Ko9S7dR2ljas PhpJJXZgaeQ2m+GFDQA7h0R51lXe9QMbb4tQHjZWet9HN0ZlQdM+/YE3XdKFV3mVKWqdbHvQrsuD ZkZ49/+80u64caXd+dapDv24PXwEcJ3pA7Kg09aQNlECC+NjfE7u4FnSj8sEsCeg94kGPuxrmfcq Sgdog9clX0sB7RzkUarO6PxBX8B4lmkTgHxBZnb5s/A56dYBd0Ba5NUHG1GeNtUWPKE89VkXPgPk eUO9XwHKOSF4I71eyIZl0A7yIWP9KidQnz7SF1Dqqo4ZQXHrDVMd2nSItsh3fR6VAbcTHcesQ9hS h5Ig798KC5sFQE4fUfr9szLvlcoNvMcuj7LzITLlvTS4r+BTVuisL7K6f/CPYeeEgzAUFbRhluga FIesz8he/WVbgOnAY0/g9YNnG9kmadpECeQNkJLy1BcZgEePpKNUDGW1D+IbNGSUU4ZS++CyAG3x Sc0jBD62IHbZj+DVV+rEhmMAnZbQd2XQRI5h6JwOmUfbgH/EmjzrsH6g+kWJOhw/l4EO+FwqMpeL LP0GDWAyz+lcRp2VtV3Quhi6HwFWI8i7ilGqjfILCB9E1auMtC6ArId2At6mwvS8QQuAfdA6gVKO kn5mwLpVpr5cZpND5Vm31CGfgIzyoDm5Ye/Rlyj29Ol+A2wjozbq0DZo2gH+5RnhXSa020t91aPU dhQL7UfJ+600dH6vJcBqvZEPzsXUF76zpQw2VtbTIiL3CDDkhMzOBO8oPDuTvOlZX/X0o7plWLCL +uyw86BxQ6zMG0dZ0GkTGE4g2FnJG0eeOrV10CZ0tY5/Bl90rKeTj7qsRzrsleY1KZ90QCek6kiz DdDMDhU5hkuwMM4og3ZdkbM/ibif3f0NudurPGSKlFd98CmLkmOSdgWdzur4QkjntUSFoCuoQ1kn 77J6fGRiHS0V6Ch1gPsUKN/doCW01qO8TlICNvUG5+BGuQzpP0ql3QYylAO9o8irbrZe0Vc7TmiX R0bobA1q53KUYcMxSX3QHmmDp4z3FTx85v0OOu9r0B1MzkmdvIB2PleNR/s12qcv2EEm/VMblMMX aoAaqowpzHnVRdlNXqEVfoEGta2TPnn2Qcug/SYZDXveIL1ZAO2pc55lyDod6IHcaQPr0JZIncqK nevgN6A2Klvon+i8H6KnTHVehkz1TtOP+PA6Ug/IiV7kVaZjDbkvAPIBTFDKWPL+0oa032MCfOgd ISedckOVZ32W0AXvZfCU9QshhEOgkpU6YQl2EICeDVRbZgOVsVP5jAhebchb6e2oHjTkgk5WbsqI pj3gjw5FBqSfuOkqG0HbGPGcLBW0q/ZrtjXnz+ScqOSJnMBWuk5sUHL/4HaB6lN9sL7D7k36E+S9 h442lSfEVn04pK7K0gdpkQGeMcCz/8GjXOEEHE7QKOlQsTDJC59y8+++4Ic+oQuZXjR8pH3YuF8p 0z5otqtt8EKzFB3rOa0+VV5o+Kk68lWW8jI5SFf7jmc7URLuT2no5Zo7O7Qr9UnTh+uDVhu16+wV Ubezi3q1DvvnkDZdJ3TOLci1jug8owQNGXTJB93Vg6zIF+yVtnL4KxadDLSBMp3weREGX11iV/Uj qC/QOtkX+qV+qQ9Z0pTTPni1d5o3vdxELatf6kayIY/68G8lrkvlfObWehWItlWGOgD8MVJXG4KT z2mB8mkXtigZ5WlX7Vmn04OPa9R7znouC1vXsQyblBnYF9UTVVb12Y7aBO+ykC/UM0yPRqEk7VGZ vMEdAGGnukRkloqhrSAnyaCkXsvUoTQ4T1AfNO0g6+wCne1A7mVtS3yyJN0h2lfdiOakUjmh8trH 2X4UOy6oZe3kI05AbfwaVA8/0gbtqdd6Ve++rNR7qfA6BZx3iapn3dAlH7TakO/qGe2PRlQcLfhI pfSak35msXBgSFfgIh3C8yLAe7ti47oA9V6KTed3Rg77rh5APUqh2R/W6yYMS8J4f18QcrQx7A8w ks/ZBrQvyQ9K0g5M9rogwgfptKMs5KkjP5KjDJnqEwMZ66bfkCVdbJwvNt5u8NWGewTQ3fEpUXmH TWKfFFUejQCpo0x0Cu1Y1QE+KQDTa5spV6gP0ihLXdWpf5RuFzRK11sJmnDbEW22iKisQ3/pXxGy 1BvUB2VqS5rt0h4Tki/f4C/bL4AcdaoeMvWpPNvj2Km+gvW7ekE7RO7P+gHa1PnE+oqUD+xIu0+V qw6lYeHxXfiFj2EnYMwKA6Qzg97Yiuo/b1pBzRZDn9Inbf9o4IMF2ur7IIgubUJHOuWiX5AJnRlS /YTOZUFTPtxfDewSsCt6wNtl26oTv4BPSCvdhjT8FRqo98HlKIPu5NQFnb6rDRBytQdyLETONugj fYncAd3AnrZKd7qBHqX3xWiUpIf1Qp5tsgwb9Ent8xpLBk6ED5VlHWCgr5jrZ0erTfDsf6ejfhkv 6PoKqK3RvE/gc2wF9VF9vRj6Eqhc9SgXxstA3ag/7tPkRwKUVRu1TTrkaqM0Svh02ygxbs4XpJ1g 5Fd1KvcSPqJ/3RbBb5zBg3Y8Camu2o7kROqj0YX6JhvRaFPrUu4YBbsK1Cn1tH2URNpXGSH1CPDD ZLUGvA/Rll8j20WpCPvUkS8671vIFvotMth0fgbyOVv1W3Vz2z3UUbtlqBMUMtR3edikXmkDfZCn L8roi37Ic9wcIWd7Kgcgr31knU4W8gWatsWei482quvkBrSfPgo6eanvfdd2BHldS+pX1GvW+ajy Oeg4er/W6puUHUp7ab9GP9RvB6nHwMhxw7WxjtavMh0HygjIFuTmn4mENmo7xytGNoouUcT1VHu9 VuqP+swIAziSzwENjeRHi6NudyBLYACsXK/PmgCy7uDa6FP9dzTaJkJGVH4tOTH0Hf67upJQVd7Z FGCSkKad1w95loKRrfan9o0y+lMaJUF76rRvKQ9d55/8SC4+0kaQOpH5wgq56qqdyl23RM9+gdeF mz6tnPOR/lUOmfBpM7Dr+Dmwrth3yTWgfe9Q6s6B9VEmrcEtZAnzmXJpY2TrsuJLgfEhTd9aN30E XTGSZz0JytVuJFO4TvpCmaMEdJUvu1aF1l9ICAh+euThZ6ajp0HIo1QZ6S6Iqk00viBfAgwGS3Y+ +dBV+A5nxn+2r7JAlY+CPjHXtsLbQp9BB0Z2RNqhTrSdvJUYM+qqL62rvNooVJc+o+5amPO9rD1g 1LdRu64XudMjGekRb3DaFgZKRWcbtAN8lSlCz8VU7y1An6OASXR9QMn6IaON24k8F3CxTdCeeivT h8orQkf/2j/Ks21CgpGj+Kb9Qj1FtEtax0wDWtoHGPA6WcB5+g3weqovPEmP5CqjX+fpM3Rz0Lq1 XEtGej38CLShnfKJmbF72m+VCQ72AuaCfZGjM8or2NmhLjDSLbQtvCaJ2frATP85GUhXvR8HAaXf fi3UiTz1gbSdue51g+2Fr9puymf0XJhpH1C6orMNn/Cji9z11JGmnLIBrXZzcuWpxyRXXdZXO6WV r3rytc6IFn6hb0XmfRI5kfZCZz2FykudKnfftKmALqBy8ipnACG/lnyI0k4H1Rm91C9sl/kyzPXV y0g8lM3Z1gSldqkfJBilVUY56Qq11evr7LTv0T55yrJO0OSpd13gaScE3oQFeTSUvOgA34EUGeVV 5sHESvrUNhHYQfuFhUzhMtQPH7OQ+rUPkOu1qFz5hXrwGfWUrnD/wIxN1dOG8s5W6td6lHESqE2t Q36EkZ715uqu5bND9K+DyTsfJhvaGdTXSF5lC7TagFZQHkifgeRFr/Zql/5IC7p6c3QA4+CLPOq6 bGDH+74MDAijdmYhbWob4LUfGog6sO9Gs476uVd8KLyvDGQD3972qC5lqlc7od13IPUFqmPfKSOd Mm1nnci6hdcgPmefdmKrMq9T+2zy4e9XLEN9wgY63hyTp0x5BdvubGaezBPwjwswmlD9SM4+zdk6 b+16khHfaQdZ+FBQ7rbQB93Jq21A/ShYx/0Iqt1cElLfpKuPtBE9dcRcu1XmbVZZoPLZH9QJqM1I 19mIXFFtaVeh9tqfRPCUs99qQxl9Jl90aUu7ar+GjIs05WHT9SNsuvUQspQTqFf5QJUlH0hZ6L1v YsegkoGl8G4r9qA7fQC8tj/qiyID2xoYtZU6CZC0G9pHn7MMjGxp1/FRjmwVKq+lXq/as0w62lab EahX+A6BBqBHCcIbKLL1YFmyUd2cf5U7HX1Unfc9aJUjuKMNyrloaEM/I75CxydLysNmpEt5lKlT iF21JThWnoyZtAb1iCrr7FC3yFIufpWuNiNZpysyB+2lVP2CL7EdYVR/GRbsQAeffRIb0skPkHKp g1L9ug+WxU5lhMuUDh4lFixlVQ8+9dABDCBqqzZFRh/up+pHPgbQPiaiLnX+5B/o7CmHTSB1QOgA v/6or+jsC4YJhO2NdID0h6W2Q15lqZsJ4A65llFdwj8tVPyonrz6J12vaaSnDfnhkVEGUzOijE7V TjEX/GfrQR6020RJP1rPdSGvqPKuXpRVN+cLqHXWg2X9I9hu9a/jRj/qa8EvkkLIE4Nrcpm0NbJx +UiGeoGsRzp40rVehyLDpEtbqaP8SJdy+Cm80+LDbQponzbCp2xZnTVkvtBEtoCZellXAVksVNex DB3Ba6ZPLVMeMgV17LPbGV37QfkIrJugzmitB7vqt7P/m0bpC8rsK+VLwL76+Mg96O6H2Dmt9wd8 QdqjD9EP/bipQmVz9Lp49nsGWo886aN7hxDBaAHmyAOGyIYJIhLNXPLQ4yiF+lWZykc2Q0Qbmni8 DH4EtsWB7BZjgLSXYjfnv/OnuqjXyZaA7S+0HbxC7VRW+U62xB/g7VVZoMrm6GrrkxTyaJtwe6Vh Tz3o4IfjZzL6BU8/rEufhMsCal9pB+iBrqtLWmTaz65e0Nq+yysGdlzgC1D7gaxrFzxpylFWhNyD iZXZT9ZdB9jfvOdan3SVCxD8OtkSW4fourEKuV9LQHnQvDaVKdaSj3SqJ6+ffNLrow3tFbQZ6eHv CErwTBYsCfCG8Q5hIAMwaCM5wQ6NdIq5pMCbWeVziQJge7XuHK0yypVeL7LuOq63tlX1itTjJmE8 VSa6jp+B152xdd+iYxs6nlnCNmiH1hOa9mqDUmm1BdAPv56BDtB2vR+BkS2xoGc96EROX24fUFnX NumBPHVA6Cnv6hlSVmjnReZyAnqlyZOumNOFnG1yDizYK2+096fKRb8gGwF24SvLgV32KbDQ1yWA rdtFGyObCgZC51lP/KSOetKGrp7IFfDjbQQ9shmB9UinHL4Uoa+81lPZWljXDmEuQTxtLAnwa4E3 rC6eZfCLHcgreGOH8iJTueqcj8Gt4zayT8TuSe0WbIgYv5E/p3ENcc3UsU+0U2h9gkl4pFvqaySH LOTVn/dR9C4z2kFdyB1qB4it2lFe6Tl0vmAr9i4rNnpNDuFdH3Klq8+qB92BspGOctWRNyz4CzmD g+uJYrNQr+jSt8iyVP0A1DF4Vf1c4GK/O1n1UdqtdZKGXbHt+qx60qoXZBumJ52yNVDtSFPu/KDd rg6TQEkIBO1JK2Df3Q/D7A6BGOkVHKw5XaWX2T9djNohraBcUeXKY6DmdCN0dYVGAAfvGPjsbAOU Vb3WJ93JUAav9w82c/YO0Y/gOthUeeEX5kzUGdXTNqkf9UPrUl9tEpDX+rAXvpOLzvskSFnYeb0o F+qFDe0W+ID7MGCc1IZ62lcflI/05F1GhG5kk7ZF39FFvxYQcKpP1XWykZ3J5uorhoGNiKC2rr7D Juyqz/QXWCaf0yuv/eE1qp2ik6/nOgJeD9eufIAyvruouqStveU7BAQyMwS9VnKAs8pTNtIlHf69 DJo2S+sJPQc85cIv2wAqPedHj6nYF4XaroloU9vLEjL2CW2CJj+Drv2w9X6pr4EPbVt9ZB3yQo+g 9WvdlBlYOk09+GJLjOTJo6Rt8OlznVCf6nukZz8p63SQByqvdqN6DuHThnyUqiNPPdHJ6SfAxe62 pezqoAyaQcHllTbk+FfM1VdATqhMbQLZ92Vg8B/pBPS1lk+1Azg+Lq/9phzlTB/oJ2Uz10p5ZxsY BXjVdXyg8nMyh/igzH/tdHRGz0EA7U8zwq8XaGgkXwtaz/sGvvhaqz8+CEHDRw3wpJdh1H/3O5AT o365TOqkjcrC76g+0D3tC50IX9m/4CuW+c66oqt8ygeyBVR/5AmTqR50bU9l2c+Qq10i7LUewP5S ljqxrfZZp/AVWj/9AKpHGbS3SZ76AO27fqmdldSlLfW0CRnhdYQmn3UMDAwdqDe6jhPsq8x9Cs8g Qx//rpDtAIO2un7weqx0OWWicyg9wOhaK81203YNn4T6mkOXiMQv23REwKdtJxOkH8PsDqHuCNCo 8hVr6dcN6xRKdG5BR5QENte2BjrKnC6+R21BVm9gtanQfpCuyehosJ4xzT4G7bLo61yf83qiTAxs fayAImd7rKd1R/7Ak07QbqQrmLPJNooeck52lc+h2rFfDvCBTq98IOmoO+pX2oVuwVfUJVIuoCx1 ao9SZN2ih1zQ1RV65D/9FDvSzqMUe23beQ1kAtSj7ahtRfqFjhAdZfSX+mJHPWkPlqV/1U7lpCuq bmQLmcvZT+kb6bQZyId64b1UP3FttQ5o/xRS6DIhaNAaPY2iMmWKmjjWC9TzDovs6WLOj8vY7xKU Gaj9ugnR1+tlG47QKe+DbLTWUcBmrTGkv6p3mdYFTVBWoO3Rp/svdRbao99ip6Dvrq6Nn/sHTX34 oJ3WS9sC1kk+kLKi7/qqdMD9zcjrPM/+qW3QI33yoc86BdSzXu1LB+hC7/bFNtsUeaUX9JSTDr6z N5r2KS+0lp3cgH46Tx0hckXWjwCc/BIa/jSYUQYbtwtbt4kAmP0IQKc+yFPG9lTGsso7RD2gs0Gb pS+uj+tWdGf8oU9e5ChVp2M/rIc6Uk9R9ev6lFECi94qdbJwvCA3INhiAKp8PdAENeefA1zlBHXd wi9+akJzn4P2tC3VV7uKka+KZddQkX2YKTWxqd+0Y78pG1yH1qvwenJNpKucOtJLAbuoW32shbm+ uo/wM/QX7SzUp3xUp+hH9Ud1VcbS5121EzplA19Oz8kHgC4BmdCdzlCvP21QL+gFn0XmgWdQjzwx ClBpU2TwsdDuHD+ovyZm6njALLJOjnpzdSPQOm82rDPyt4DwWW2Thz/1XwA5EkzyAdWPfPe/ZSTB 5GiBDo7kc9CAvwzo35xvXojzVtbgvl6M6nmbg4QG3oG2g1b9uqD9FpmjyHiNBORdXdAid1BXkH0H pN66ILZsBzTGjuNH35TT3nWsX9qcvWfSxnow52fBB/h1+uUcHfUDMgdl1W/ljwL0nTzKkKl8hLwH 1U7qJ0TPeu4/9F3d0HVyyESe+sI7aBv2qMuAVANTImz0WihfsDWkvyWBkj6HuqcB+CLmdKSXyVly l0BbgnXUPum41mpDqFz1C3Lzs+YOQQcfCyQDufF6o9YDX7RrJYIZPfrBMhH9oi5tRTYbcAJ5PdJu BoLg2Rb1cxj15WjHaaH+YDy0XylD29EO5LzutfqtetTJekKrXvk5jNoc1V24VoVcD+i8TwWwcSht gE7bpIylIq95oBtB+4262mYF+5WyalvquS+UVQa7kW3I1J66WZuQjepS7rrQp070alt1AINMykb1 DSjdLnSg54Ii9Si1Te0L9F1d0WVblIsOtNYjnf7UtspDt1BHkAmqtJm0wRMZaAnwI7sKtjfCrB3a Yp8CayaE9QYABQcI9EJgtUZpBx31c4tdoXWrXNtcL4Z11ujHsjbYv2VjxjaH1xIyv56RfgBtK4Ma gPrwE7Jl0PZm+zYD2Gu7Va9Y8As+ZPSB0mmTj/qRbRU9aeoTtAuAThvIii1K9atyRV7rQOeyOV9r odijvreF0uALXPRsK3WBhfZVF3VJwx/rqJ42DpGxTbWnD0VXH2DwGdgSXcAaADZoN3nxxf4QtHeE nfqBLH2IH+rr9auNQttRWsdF5SNAT4x0tczEMdOn7G/RZz3yhQYW/sl+5SkbyX8drMcf26Wt0hWq Y2ABcLEI9GslnTm/y+CDSVrkQLaH9kXOG+D9ogxlsUs5ELplfay2nQ6ygfzXxUIAHsjYr7wXwS+A fRSbuXGpsm5M5+wD2Yegs16x666D8uCpG9moP+jzukOmfmiXdUTn9UCHLhH2ndxkXNzuj1AbxchG eSu9H5TTJsA+Vj5lKAMpB8JeA1HaqkzQ2S4B7LCzqG0psn/Ccxy1nYUnZy3DB+iuTuFVNgrEHR/t qWwEvhNgffWjNMB7V+1SP9ChHws7BDgZ0R0fwa5bEL8GcvLPADrAg2y0TRltFvoSFz2C1vUBGvBq 7/IZ2vkY0FG9CtiN5ERNXHM+2eZIl4B+ZKOyYrPee7rMTvtGOmUG1O3qh1z7saAzGvVRz/2oTYD+ nZeScoxl1g1Z2lFn8L6JPOnQV5r3SK+pa4clabFhmwsIPWm1H8m1Dvk52vmBP+Upc0Q7XVsG2iGg uK74VHT1hWadLmBRtxbELv2RDn50Xa4zaB1F15eKUseDfQRq6DzAgp/x7aBdwPtCXUH6Ji/0COp3 ZEu5/9BdyFS39juEMB7pgKpn0Nbg7Rj44KB1MuEXdEJXee1HRa3rdQxcxFq/o0Nf5eRHctU7QBfd epD1Z3wvyETO62KC0WBVkb6kLtC1YbTzahsyypUmn/WLj7Slr1JSn3YDuvrsQH+CHAPqA/RL0MaP OQysz3Yoq/WoV121y/ZVJnSHmXa4qKt8wXZwbQodg4U+VV3Q1DNQqV22p3RgQS+69UDbZn0fg5Ev k2WfQpbtF3mHKhd+NN6U1aRAndYZ2qpM+AUM+qv+a13qFGm3xBewPCGYAenuyZVylRlq0PHAYjZE p4NMeHSUNuy001aCp51D+jWHhToDGQdEZcug/a3XqvKR34W2K232dYz8OsUP7Go95attygu6vked ej9Un/Loj/NBQ57nw4Gc8EXufIXJ4Yf6pAMLOpRRT+VEZ0dZlMoP7Ywm0m6EYqeL3MugiWpD2UjH haltsB3Wob36yzYhV5vQs65iwUfIeK8py7mAe238wvwRO8675K30PgRNZD2pw/qdncpF1/kUOXWp r3UqaFN8EDoOSzFTf13APbD62e9A7e8y3Qjur9xfheuLzN8hAD7wJnCQ/3WxxBcaV56TzANTDYxH ibyegZ853xwQlTFIsk/dQjgKDK910I/sN1Ft4Af9VNkS+L2N69LxVRu/voDK8t69b4PVX0XH/9Ha uPcPi8z4+wufsrBNOni1pS79it3IL0B55xeotuQF91aY3b1/eEzoj5n41IMXgDfAzvG+Vdn9Rqd8 Bt6OtzWDomf7ajPblw52LXa/MxkQmANEkdc5reCcU6icNINRrdPxoGtd8mpn0OCmvrs6MxjVBWrf gNSv4bMi+2K0tgE/2kfqUCZt92YheaOMOskXGeXqi7JKo/QdAhi96eAZBCkDRsHjaMAOgK6+OShz 7VY+7UtJ/0T1NQvYoW2ja3sLKG34DSAfuuSJek0z/fLrJx1l9bXgewZ+H63U61F+JH8w+gX60HuO b4/+6cXtVw+8pj11v+E+KR947USjBKiDrdIoHWG3ICcfPrSNQLN6Te3NtjlM19EBty+gjOV9gc7H OpD1KqLtTh+y2gauCWXXT9St9kKrLe1Qqi8F61Y+5a+x+/ra9sWPvqjdc+NJq/MB8zfg8yfQzfnQ dTLWLTaKGpSI9Ke+DNVOMfLjkHoeRK0c+XIZQdlIL7KEyLUfbC8RQZy8tqd2rL9eLNSZ66dhdB+A bNvqsp+Qr+APbwAHjrQGjAo4crrUV4zqs0NVfrTofMwEV8p5Ixb0a0CT07D+qA+4Pitpv+x6Rz6X JTCM5zL9MnSJRny4zxngKXb39Zvanhs2t29//iWtPWiBhUGIQQlIehB41oL6+ZtC7R9lylOm8lG9 9egUtPHEILzqAQ3SIzvFWvoRRnVChqT66Ccvbjdffna76bfPavt/9/jVe45S5sponnRzGqXO7zrX qVeYnD64Vkb8gl3Q8KEl9cv8Ivi5vtiRrkG287VOMKj+TYDBmnTtH/XUdTZFrvUI1bHENQ/fIXAy +OBF8GCFo0GdVOyMylRX7ZX3iQho/SXBcRQ4/XrmEH2DTXf9oau2C7JAvYb1AvXq9Y4AnY+BtD+y cTkWtkJsRniw8lZn/9vPabuvO9+wuR185wXth1tfthrMMuBE8GPgUahN1RERqHo57aWet0vQLmy0 /lxfgGFbIlumV5uqJ+zJu+O1XtWtF6O2Kau814nxURvAxu+7t17Str75vHbzb53dbv7ts9utV5zZ jvzBBr/39f4TnGPrmve0CXTrNXiuY+oW1jVlIe8wkhnUz5wNMRcoO5n5gM/Odolf3Q24DHXlydtt Aq4jXYE2Bu3k2AGlfudL6mfbA3/AqP2F7yFUMJiMgm9Oghmk75n6CdHpBVHm7YfM5SxDP4f0VXj6 q5i9nmV9N2j/UhZl9jl4lym9jmuhryytPb0GyBUI5NB7aTxsQFNOHfVZL5BHBIZD73pW23v9+W3v DRN2XovEcGF7YsdlcXRjgUbB4FPlCOZzuopqs6yOPmlXaOLStpUmKs/EsyBfA+pbEwDlipGOPHXL oPWIqkdp/fj+1kvb1qvOa1/4zbNsV2DJ4PJzLCGc07a+5Qx/h+D32wII77vPCZY6NwDOI6N1/nE+ ck77egva5dQLXUFdgr4CoyCmtu6j6D1gSmBeCqsPH+u1X+iP9KWiu06Rpb3Iqx+/hoDKSCcGPro2 qk25zukdAiuZAOXRoJsIKG2iqJ6+K9iBkW4BYadtVWCCVple10Jb4EW2nv5wEYz6MSfvMOgjMaqv fEezH1HmAgYfbThv0ERAugNsDA9F6Yse/hAcDIffc6Ilgs2rSQGlYde1m9p973lOe/LgK/0dQBeI NBjNBav14Nd9oj6qNiWxaH36GMnUfoEe+Ov0pMVOkXWW9Mv1QCSu5Cca9+Unu1/R7nzLee3z/8YS ge0KbrFEANz6eistMWzbcmq79/dX2hHgDyzI/KGtA4Mmh5xfhpyLIksd7ckX+PoK/YK8yCgfobMZ 2KEN2mlJeCCNujXIsu4I7HvKSM/I0i9kBq27rB0FfLCe9lP7rTTbqvaKzl4A2cKRETs+AiolHVD9 MmiwIrJjIgPYDjuquhGGNmvVK30hRv18OnA/yoeMOso6PelBXdLkO4RZBwyQAACoPUlEQVQ94YHd ZA8ZGPhBO2860sDDKCGLepkMLDg8YDjye8e1/Tduavtih6BJYQ8Sw5ZN7UsffH6fFBiYjiagw1YD GlAC3DDwKVQ3VxKVV3nqBsG60xde5VW3oB8lgnFg720EtNU6Uf7i8Kva3ndc2D73b85uX+DxkCcD 7A5AT7jn+pPbkffafQb+ra1HTQpYQ3iCNPjcUNi8UX40V3Vdqt0obuRajzrkO0AudWrdirV0qS9+ VE4Z4EdAwldQ58G+1GXfVaZ96HYkJvPYqLIBvD+lnrYz7GvoFN5WYIXBiR0jrbJ600cYBTHnxT/b qu2M2nVIXUDtQJPHRVK+FtZju9b1ur70za+/yoSuYBsJ1Ley04VP1Y30dbHWp3+gJgHii4GHbCwf ssn1IAKBPS3eawHi0HtW2u63r7S7txxnCeE8Swzne2JQeGK4brPtGDa3Rz/xwvbLe18tQWsm6Kmc gWwEDXbrsRvp2FbVz9lXX+RH8jl7ld8bvOrVfk62Hp0ibJ488ip72r/IdwNIAtgF3PLb067AdwaR CG65/Kz2ucuf0W67eqXdc+NK2/OOlXbgd21HaPcdYHLgbsEfFADOKZsznFs690Zz24N81HWeMB9c x76WA7q2CbVTuB4l+GLLumiTgRA8g1+1cxtCdKQBrTeSp+9Sr0PVaZtKC7TdSpN3GkmiyHVMCdUz sYDvdgjoSB0YD8pA6AAOcCcLm+6GG9iBKp/FTHvKPx2gD0mLnP2u19MBdcs1gCbvNP0MbOmbNgR4 +plF1BnpsCjpIxcpELwmAU0EngT+OEqzQ/mw9flhJATsDCwYPPB7NkEQIN610va9baXtuNYCx5YT 24EbNhnOb/sDfWKYksO3PveS9qsSqBZAOQPeyG5OnhgknDXrzGGUvAL0uZZf6qv9XD21Iyifs0U/ 1Tbw5JFXtwc/9Hw/Grr5t6b3A74b8J3BtDu4DUnB+Jt+66T2hdevtDvestK22X3d9daVtvedlhDs XmOncK/d//vwUGDw3aIlhQdtfjg41wJ1TvpctPkEcN7qnB/NZZfHuhnRjCEK6LCusHuptq4TuoK6 OczZdPWtRACd6x8DbgZdw5wtofYLkHZVnjsEkacPBPnQ07f6rzzQJQQGF5XlYBtQwUvqAjXQVX0N 8EBOiIGuwi+28CNawb6OMKpDmV6/983ggReyOZ+QD3RzY5nXXjCn0yDvMvQn+qWL00F56Pw4yGhP BEwChi8Z/WXDl8CbzZcI6+OXbBI9aEEBuN92Cfe+23YLFjD2W+DYbQFk97WntIM3bjac3w4YNDkg MeATSfvfen57/M6XtaceKoF2SVBb4Kts7ghqVK8i27O2h36in2knNPkR1EbtRnKlR6j6ZbYBfEfk 659+8fSy+DenwD/tCs5ut71+SgIAksLNl5/iieD2N1ki2LLStl9n99KS/f7fsftr9/iwPQQgETxg 8CNDzAObDx1iPgE+Nw0sCZUTXANOm5+5NQNgLTJQqYxwWegJ2tFn6uwaOj7oUdv0nbZzKDYMrF2A nfGTesBs8D+dKeOTul+b1O/qiKzKXQYfhVcbYNk19v8gZwAGn5HOB3BGt5ZfYM4GHev4Ula6Q6kL 0La2t+a1B5wvfiGf7YNAx67zZaB/gjYdH+OfcqM14OcCFJkvWJQB3RmwRCJAUngkEsMjxn8ZMPsv 2iR62J4KH0ZwsCdG7Bbus4BxxALHAQsge2+w3cI1G9q+6870hMCksM+SAcD3C7uvtcTw9gvaE/dc ZkE4koA+iTMALgS+CNoZuJcEa62TtIH6aj+SaT2A7VZ7osqW8VVOegS0O1e34qHXtG/fdEm77cpz fSfgScADPxKAJQbsDJAUfHdwRvvC5ce0W9+40u662nZ711siwK7gHSvtoO0KDttO8IjdYxwV4r0R jg1xfOjHiGUeJQ/awDnIeehzUWiFznmuiWXo7GLNaPCijPLqF+szbZfoHJU3DO0Kqk/tYw3a5FVW QT+0qbaVz7aL3BFy//8SkShG/hJms3BkhIBDY9U5IBvJl0Bvkvss9TVgVr7eYOp84MFHSRn7DDlt 5uB1zZ4+0l76SF3to+qG42SAPutFO+uG1UO5sLAgN2gyAHxhGnSRovQFHPBEYIGfuwPuEDwZkDYd kwJ2Cl9EYECAiCOkB2y3cB+OkXC8EIlh15ZjLQmcPe0WLCnocRLg7xe2bG5HfvfZ7ad7X7Ea9DLY BzQQklf9vw/Mtcm+zfWv1ltmP5IpqqzY4+X9d2+7pN1uiQDfJcD7gdttJ3ArjogyCXBncGa75fXH tlvfMO0IdtiOYBfeF9i922f3EIkA74ruw04wkoEnAoMfIdo8AHis6EnBgNLnHmQCzkfMVcx72pDn 2krewLlN/qgBn0Ezbo2gdqC53j1uACFbqCc27P+Cvshq0E0MbIGRPYP0HL8e6G6B197pA8nXhIAb A0XydjNTj0rQB8+yA+pKfcrUZwdMlmiDNnMTZL0TR/1UnaLa0b/WSxq25Rq6sSmoPsh7QBdZyhVm g4VEORYaSl9oQmtS8AVJefBMBg9boAdNYGEzKcwmB5MzKfAI6WFJDDhGwo6BiWGPPXHuuuYZlgzO a4ckMWRywK4BX26zHQM+keQvnpd9f6AGTeeX2BNZb2RrMvpKO8Ey3XqBunyJTF+a+OhbS0WV6XXY eP1ox8vbdkuuN8fR0OouIJKC7QawI7jt8rMsETyj3Y4dwVW2m8PRUCQCvCc4hB0B7qElA00EDwaw M2ASAHT+5O4ApSHnImB0zuN1gvOc64s0dUOorQFrOWNM0AnaB9/ZC2qw7oIvfFBPupSE1km6wNtc ph/pQlaDOGUoWc+PiYzmNXdBX0qCOqD/2KndVL1AGGDQic52BnSsvOoVbMsDnYFytqVtaj9UrnCd +Fkv5nxSrlCdX5uMketExhvP0u1wraRF5k9Sqgs6F5sCcoMvzAD5Kid8d0AI70dHAGgDkgL4mhh4 jOTvFnCMZAHFdwxIDO+Y3i/sscCz97pntoM3bPbEwF1DPU665+pNg08kDaBBkoG1C5hSEqonVF/t lFd9hzWSUdYVu+qbPHdIFVmntGWJ4KcHXtn2vPPCdtO/sUAvOwAkg9uRDMC7/Oz2+d88qd18xUq7 8822K7hm2hHsRSKw5H3IkgGSgCcCJHdLBnk8FPCdAWD3fQE2HzwpBDgXc54GfTTQ9aS8opNzTRkY axxi08kNqJN68jPwYKp8lCO/I6idBlyXL/NR6o3kCrXp7Ocgfpb1pU8IMxjdrFHgRSNVpnXRoMsG dR3Qh83TBfuQ7VZ/A//12lxmfaSPhPTb65gvL4MGeI20mQP7UeVYWFXmcqXNBqgLcy4ZAPqUp+BT IBMCkoEngkgOXzHg/QKTAvCQBZKHkBi4Y8DRA86ikRgsAO3cYkFoy2nt4PWbLTnIbiGSwvTyeXPb efXm9s2/eEl76oGSGGqQJD3CMjvK5nRORwBW/ci+Ys5mtp60U21m6vz88Kvb/nc9u33+XyMRxPsB KwFPBLYruCNw02+d2m66fKXdYYkA7wnwwnjnDXYf3m7JAC+NcY/wLkiTge0MfHdg9xbAS2MGf+4A AMyT5IOGDecdeM4/zlUH9GGjH1tV6FoZrZvUWd1ujcGXyCjvIMF9qBegnQysRlOW9ZbIFugiY5Lx uoHU00bgugGW6Rfk4dvbkjY6mwH8pbJWBvRm/LpYy5fqah9G9FBmF1J1nd/QU+6BPQZgVMdL6Ayd rNJSv5MDrD/wgdJp2oiMwELyMngsxFxcIVcdARvSNfgr6nFAJoYAEwKSg79wtnb03QLgCYFJoRwj 7bNgtHvLBksCZ01JwZPDZksMm3PHgGOkPddubvveekH7/u0va+1BC4SjI5Y5XsFAS8zZIDAv06uu 8pQpvx7Qzzrr/sp2Tvf+4UX+yaFb4j0BPzaKXcAdrw84/6x26xUb2i1XrrS78cIYnwKzpLxPEkEe DzER4N6VnQGTAhMAkHMq5MkbDVTe56PMZ5Wn3jCa9wt8yCoYuKqs8kAXACMoV3iwDt16AqaD/RNU G8q0P4yzyf8a8L7Sl5Xg2f9OJ6BN2pUxQV/XtUNw44Gc4NO008Gn3urqTVZbgnWq3G8wdAHVJT/y H77m4MF21J6BsrxmlKSF10GsgI9RfW0P9FrIhRR9Jc9FyAU5ByYHLm5d6CiZEGYTQyQEJAYcITnA W9tftmv6sk0ovFsA8GkkHiVht3AIX3TCMRI+0XLtcZYQzmuHLBEASBDcOWhiOPTOC9vj2y6bvvU8 FzxrYJ3jFSMdeE0+FbTR+uQr5uSE6qsvLR98bXvk4y/04I/3BDwaut2SwO2RAO4w+k7bEeCF8c2X H5uJYCfe41gSRiLAJ4cAJgK8NOaOwJOB3bfRERETQiYFloGcVyavcHnoOFdzzpq8zmnyXC/LwDXE NUeZ83YNGeyVFh6Bj1A+7QTul7piw7XLYKt9ShuDBl3KvJ7IZsE2RKZtdqCMegPaZf3qR/s0hzU/ dkqgsSpjXQTXOV2lHdZwF7RBkw+6sx9A63TyytMuQBu3s37wZiVCpn6Spi5KDCBlnDzkHVEHcrY5 Amzo02VW5qIJmgsr6QF8wbIM6ELWxa3AuwQvBQgGmRgMnhgM3bsFwPrHl876MVX//kIkhn32xLob Lza3nGgJYXrxTDAxcNew+5pN7ci7nu2/wdMFyxq8NbiCVr7Kqm6EkQ9H7ChGutk6gZFeZUHjS3xf /4sXx6eEpncDeCeAYyEeCSEJ3HUl6Hhh/KaVdjveE2yJoyHblR20HQE/RorjISQBRySChwwI/gj8 KPHi2IN+3GuACUGTQp1TnGt1PmK+Kp+gnZWc8+B1zvt6IU2ErELXGex97RlcxzLoipoYXE57qTMl jPjRvwq0aWWF2lS506g3U7cix6DYj2TpV+Q1KRELdQt8h0CGja2JsNWAjJJ8+pIJwE8UKWBDW/qp YP0RjsZWgYmJa3jkYye3J3a+pH37C+e1hz70DPOxMW8oQPv0H3Lv8wDU51f9o37S1AvoK20H4OIB FhZZQBcskXKUASxyyJgMEqFj6cnAgj+SAQIHj48yOUAmyHcMFnz8/QJ2DPF+4YgFKhwl4f3Crmst QVx3Sjt84+Z2hInBkkEmhnjPsHvLZuvD8+ITSRFAFRpYR0j94B2BI+QVI7+UKVSvNtW+2okeO6Hv 3HqJfzro5n9z1rQjsISA4I+dgO8GDFuvOKdttR3Czb99ku8IkAx2WCLYFd8n4Atj7Ajut3HXdwRI Ano0pAmg2xEElCcN5DwTmvOLgb7OSYJzmHQ3r4mY33V98Ef2cp0U0K5bk1HH5aANDPQJ0QP3v29j ++KHT2h//Zfntp/seml7Cv/P4qG/1R677Tn+207pL+C89ZuB2GOE2JBOwC5oL4NPWniCAV1tnRd6 VA/60Q5oXTsE/PGLMfDmOI2bbKDOAT5uPm2oc3vaKE+9oPJsq+q6ukv8pd5AnU/OwIKtAb/R8uPd LymL9bXtqQdf1355+FXth3c+r33lY89c+OXH4aQFxAaoE9fbtZI6LVE37UKmfF1UFb5I7TqZBCjz ZCBg8K88EwCgtCeDAu4UABwfEUwKOErS3QKPke5/t01IPMG+ffX9wsHrz2xH3nq+JYcJ3DEA00dV N7dd12xuX/mTF/g3crvgPgq4lVf5yF6xTLcMc35HcvJ2LT/f98q29c2b/B2BHwk5VncDviOwRHAX ksPrT2s3xTeM8Y4Ax0PYEezDF8tsTI9Y0tV3BKNkgGMi3xXYvWLw7xByJoARdM75HLM6I7nOVa43 1fucN+jc9rnOMvRcG916UJvQeUmaCFnny+A/3Gdj86WPnNS+f/tF7ZeHXmlrfvpvfQv3yoDd29c+ deaUNKxtBk71mTLTO0hTLvzInvwcZm2W1Z3RrZUUhu8QMOgo4ZRBlnIGXqcLT7u0JVRvjVa75MWv 2gCUJ0q7C3pBTQzow+N3P98WZhwH6ESQyUBgsvzi8CvaEzsubn/9F2e3h/74OJ9U+I0XfL0/J6vB Jz1KkTkgD53bASHzfokdkbZGY/GljcB1sBX4AjZ7LSnXJDCHmgQUmhAUnhjMP0ocIfHFM5IDdwz8 NBJ2DPn9hS0b26Hrz2r3MjFYMsCOAbuFg9gtXGeJ4drN/o7hG5+6ePqNJNyXvF9lBzDaTSwD66FU v+RVpjq1qfoK2ljffrznFW3XDRe0W/COII6G8G7Ak4AlhbuusB2B7QaQDJAIbr78mHaHJQK8J9iO 3x3CC+NIBDwawpfL6ieHHrCx53cKeDykR0QM/kwGPldGgM6Qc6vYUt4B8zLmJ+eozlkGxgW9rKVq sxayPfPhtJX4+Y2HPrCxfeMzZ7cntr2w/eLAy20txyfaeO8q9L4Ffn7gMts9PCP7hMBJusapBaht oAZr2Cmf8hkZfdMP6c7PDD06SlJZlxAQYEmzgacLD2ribyRnQM9SYTIG8ayrdkL7hCIt9ciTdthF f+cLm6d/B6k3ftkXpRScOGaPncSPd77Y/G1qX/noybb4Nkxf7rE20CddOLmAoDN0MpFzci+AdoKu /gDUuZ2NA+0Z+LnYAU8Ef2wIOhH2kPMIScGjpC45WB0AuwUkhy8hMeDJ1YIXE0P3xTYLdHu2HG/J 4DzfMeAo6fANm1c/tiqJ4YDpH7s1PpE0uj9zqIud99Hw0Ocuaf/df3VmO+v0Y9vKii2KAY7ZsNL+ 7ZueM/AVDxUqIy3yn+x9Rdv/zgunoyF8bNSgicCTgNF343joijMsEWz0XcHWt0xfLMMLY/8+gSUC /O7QvTweiiTAHQF+oNATgIGB3xOB8ATmFecEUedPB7u3bhP11HYWZgvovPbAPQPU8ZL8DHjcBdqT n5Vf+ZOT2rc/d1574p6L25N48uf4y33o7kuVVx1lttZ/bA+D9/MfCaFN9HMJGLM8bhWePqhDIAav QRq6LqhDJnQC/gJpX+qNEgDLTmf11vyPaWthdPGjwJ168BVqG6g+UTLYM8g7HfpuEhoeskDFYEcb bCEf/cQp7cnDr5yeJPk0yZtfJ8cIIxv3Y4HBJg7+i9jP9l3avnfLhe2vrK0v/vGx07bdBhyL0hcW SgX6bKVD6eC5+PgE5T5CNsSgLus4YlxUhqCvNMGdAYMI+UwIBd0nkQDrBxOD/xQGnmTjpbPvGBDg 4vsL+OG8fdc+s91rCQE7Bn/HEDsGP0aypADsvdb4d1zYfng3fiOp3Iv1gAvecPMfvCiD/qUvOrE9 /PmXtcd3v7K97+rntmedeozLLzj3uPb237ywfe+eeNE98qe0AD9H/cD7L2o3/X/Pnr5hbPCjIQOS AIAksA3HQ1ec1W59/TParfGewL9YhuM1Gxu8JziMJIpkauOHI6LuaAjAPONcw73i/bISPOUJ0+kc SEA+0NU5tiAL1ODeBXbaVVnQXA+5NgSuxzz6wLHt0Y8/s333ps3tZ3teNgX+B17X3xMA3xov92MB aj/SE/YA+dhtz/Yj5HzvgNL6pAmii1mhcxlpQQZiAeurTcoMaVf0lAM1AVDmctgO7Fln+n8IQDRI UN4FZ6vgFx4yDgKR+hHCl2OkB0znwX7GLhOC0TlpKRM+5bALYDI9/IFj2i8sWHdPdYBOioq5gLMg jx0G/emOw2h8tvyJbS9oX//kaRZIN05Pc9YvPrnNbekB0L4Ygs9FJcCC4cKj3bqAsRLeg4Qhk0LI iJoQ0GdNDvrx1EwM1ieHLSDsFr5ogezhOEbCi2fsFrovtlkg3H/daZYYNntymHYM8vLZdgx4x7Bn y6Z28G3nt5/seXl7iuOt97Pe38G9RqBnQvhv/8sz2y+PvNrtvr3t5e03/tYzXf7sTce3XR+P903V p0Lkv3roNe1LH31Bu+U341NDv3V2uwMvjHEsZDuBaUdwtiWCCbe9/qR2s+0I8A1j/z6B7QrwEdL9 Nib+wjgSAb738aCNH35jqu4IAL0vOpcq9J5j/rjc6qlc54bPMaExz3LuSdnpaRO0B3bYsAwd+K5v 4CG3a/vi+ze2r/3pKe1HW5/ffmXJtT2IwC/3Wu9H5deyUTl1SCIzieRXhr/65Bn+3+XwvyLwH+aY HJj4HHYNHq+i9OAdNMFYybiqAdof0q3MuCt2KQ/bjg6+84X+hY5+U1dtDeN3CDYRsrPrQF4k6ai/ jNZ6iWprYLCHTGmfrNwFkDd0wcv0Ofnft6H9dJctag3UQ6yhRyJgMuBkqTaKBVv4x04CE+zV7ae7 X9q+/dnz2lc+fNy0uK2vgD7ZKXAtLBN2I0nnQiwy0iqrco5bjqPJmAAA9oF9cxjNIER4IihwmbXH 3QISA77xjN2Cw3YM9yHw4RMz8eJ515YNlgjOavfbbuG+QWLwTyRdt7ntvmazPSlf5El3mMA59oN7 9dT9r27/1//89EwKGzastGcct8FLyv7iPS/0YJD3j37UZ9C4r4/+2Yt8R3CrJYHbfgu7AewE4mjI dgZ3IxkYfTcSwxXP9ESAXQG/WMaXxtwVIBHgHcHweAhjifti4+qJIe4LHzTmoPdc50DKC1/nkwN0 yPxhJHS083mpCHnthwd/u55HPnhc+/Zfnu1r4lf3vsrHcrpPMeaD8R7K5/QKtSWqTdVbP35uD5T3 v+/Ydtjuh/93OSQF6ztfYBM5Nja+GbcAkwEaOxGkU2Y0dTVYq558tVkTqAM/UtfpQCaE7KyVzhPB U0Y6ZXKhIx0DOFF5R9gNEXUABn2CAYy/y0PgrFuDGJ40HrvlgtUJVoMGb/womAA6MXSidPaRSOok mvOZYAKaEgWC2s/2vqx9/7YL7cnoVAuwGzJRZBAG4tpG4OJLfh2gXZYxfqqnjPAnUcB07BNkTAII VJkMotR3C9wx4P2CfxrJAt+D8YmkI/Zk7F9sw+8jbTnOdgrnZmLgrsFfPsduYd+1+A7D5vbIR17Q fmVBPseX96Pel8BvvO6UDPxfve3S9pVbLm2HP31J+/qdl7WfHrAn0kGdIexB41tfeEm744pzpxfG viM4u91p8N0AEgB2A0Zv9+Oh0/2FMRLBNnyxLN4T+DeMkQgsOeI9AZIBdgS6K+DREHcFc3MC8yDv J2WCkYzyKmMSqIFdbShzubRd5V+0h7O/+vgzfU0i+P8SR7i6fgg+qXOMKa/8MrnKRnWIOR3rU2/3 +YkdL24Hf2+DJwX/P9Q1Mdh1MiEA4BGvuHvw+Bj0HGiTKLIuyAegV1qhdgsQvScED/roMEpxkjrl A9Q5VG5O1a7qCQb75AnIC2oCwC94qsyTgJX+0tOAF50erODbbtTX/vS0abupN3ddSYHBegacNHXi jjDXXq1X28eOxvCL/Ze1H9753PbXf/6s9siHj/dA0D0RBnTxqaxblAF9mlN7B8bXytRjrEOngadL CML7/QgwQSAhfAWl6ZkYkBT8G89MChYE/WOqOCLBJ2niGMkTw7UnWELY1O6zxJBHSZIYDsT7BSSG b/z5i6bvMOj4glaY7OY/fFE7+4z5l8nApS88oX30rc/rP5pI+sHXtMe2Xtq2XbWp3fxvzp5eFht8 JxDvBpAAtl95TtthuOv1Z7RbLt+Yv0S6Pb5PsMeucT92R5II8NKYicC/XGZAIuAxEdGNv8HvS5QO G3OU9T7X+6u8I+bH0B6APqDtgfaEYHjkQ8e1b3zytPaD259tDzqX2kNZzGmUdTzJK72WnvQy2Xqw zFfVWf+//YUL20G7T/hXozhCwqcOkRT8k4d23bm2bFwzlhnPkjGP8a/GVvIoGawpJ035SK/wdwQ2 Z7rEYvDvKoS9JxmjV3cILEslQjubpV3cXMBfQAwK+RwkAnJrG3QOoskY+BWjHQETAeET1G7OVz78 DEsG8sT4NwZM6pG8YDShKAM84AvvskInH7ao8+Dr2lOWiPBxum9++gxbeJYk3n9MBgg8nXdBAbyN XQYHs9MFn6XJaN9B6lagHYUnY8BoJgOFJwa7R54crD0kBLxw9vcLCHzcLSAoxovnw3hytqC5C+8X rj2lPfDWzb5jYGI4EkdJvmNAYtiy2X8S47HbLpGjhx6P3n5pO/20jR70Tzh+Q9v50Rfn/cG/pPzA lovaiSdsyMRwxwdelPcOPvFz1Nuu2txu+tdntdtjR6CJANgR2Pb6M9utlx/XbrnC/Lxppd1z7YQ9 tgs6GIkA7wnwMVIkArwr8N2AgokgxrkmA70nvJ9V50EqkLK5ey5QG20z/dtTP+bgN//89Paju54/ PfXjvN+Dfz/uuQZiLIdyRT3Tp/3cDqKCOtpV21FdtRvUwYcFvvwnp7VDdr/wL0fx70brR9E5ztxd eUIIZBwU2mOt2ZEnPGCjRFC3MgG5wQM/9CFP+9BpnbSlDemw9ZfKAJTsgDpQuWKZzhF+QautD0jI MxkQRcYEwN/07xKB8ZoI8mUmZOYHC+jLf3y8PVlfuhpQR5NzDuux9WA+sOuCuEEn1Rw42bSeovoc AXpbhE8efEV77Obz21fs6QxPk7qbYLD2xR0yLnIueAUXPDFnU3nCdwkoDZkUgtYjJO4WmBjw0tm/ vxCJ4QHZMSAx4KOqh647vT1gyeD+Gzf7UZK/Z7CkgPcMB+UTSfh11R/f8/JpfGSMP/H257fjj1sN +P/1f3pa+/S7n9/++q6Xt0+96/ntNZecmLrnX/gM/ww7Xl4/efhVbYf5/cK/OsvfESAJ4GgIL4nx XmCbAbuBe7ArMNltl5/YbnvDlAiwI8DHSPfGN4zxfQL/CCmu0a7XEwF2AkgAGAcmAdyrKHnfOO4s O8Cu8gYG9pwDqpeS/gk+YPj8MZtHPnhs+87nzps+pIFP+HBsORcrXUFdhepH9iqrWEsPVD/kVYZE o3KF1Pv5vsva4d/b4EkBOwUkBAAfg+X3ITwhGDw52Nh5jKMseMbFjIlWMtgzdhII2h5Ti94DfQBy 3xEMdB2gI0LWfw8BsA4xkDNRUFftnKZ9sU05eUO9eMAHJcABQqng06k/dQZ0R/DIB+1pM4BAg8mL 3cEP7nju6qdPeDNRrhVYl4F1u0SwjuQhEyl51QPwqXYstb+qXyfwXgJfynl86/N8+/4l7CQi0OR4 2phlAIAMYyhQXu1qAOn0hpoQvB2r48nAgOSApIDdApICdgy+a0AwxHFJJAU/SrKkcD+OVPBE/TYL qhZYd285xpLAWbZjQGJYfcfgSQHHSPF+Yc81m9uht1/YfrzTEkPer9e2H+x6Rfvzdz6//Td/7/T2 8hef2DZunBLARRce3/7+3znVP376yC2X+o4B/7byyHufO310FC+LHZYE4gUxjoW2WwLYccXZ7R5/ iXxyu812BEgG221nk4kgPjmEF8Z+PISEIMdDXTIIcHfAMa7jrHK/J0CRuU3IQSM5aH0P9iyhsza/ +P4N7WufOLX98I7ntJ/bw5W/uMfYrTUPqUOJAKtP86xLVHuVEyqvqDajHYXyVV7t1wtbrz/e8RJL Csf4/6PGLgFfhuMugQkBscvjGhD0CIyJCOheEsGrDsFbEwLgMvKiZ7BPGXmpRz7fIWSDBRnorQLt KGedBGQiR5BX2i8c5Qy6JGCBPhMBnvoNDF4AdwUIMn78EDwmMhbVtz9z9nReycmCYFufYhLrCOiw 6RIJeNQb1aUu+K7NkT2xTLcEw2taguj3k4de3n607QX+yY6vfugZ0xOoB4EpcHswF3TBw+BBBvIR YAe91CE0QThAG0bvFr5k9zI/pmqLjruFB+LF88FIDPuuPb7de8N5U2KIo6RMDLZTwPsFfLkNieGh P7jIEmR8F6WOHXiFyZ60IPjgB57fbvrXSAT4fSHbFfw2Pi0U7wiwI7DyHsNOSwpbf/uUdsvlG/w9 wd1XyTuCt0/HQ0es79gR8GiIL43rp4d8/HBPovTxYxnQwN/xUaZdKTtEW1/58PHtW585sz1+1/Ns fC6L67e5ImORNPk5mcorPcdXndqQrk/vaqdYpluGUb1RWyF7yubQNz9rDxuW1A/b/WRS4C4BSZdJ wROC0KNkAHh8tXrJB8047KUCMkXRMeBX0F5lU0IooDOnUUnkakPaYRc5ohHomSjmgn9NAIQHFgR5 K/V46MvYCVjJIyImAwQXJIOv2xNNF5AJvblAF+DJH21QrvZlAQGzyWGdqP1UdNdZ+gJd1g1d1y+h Xf5a/yjsT3a+uH3385vaox892cZ0YxeEugShdNGTH4G7BE8KhNXxhBDlV0DDBkkBAcvuK5MCdgso +ftI/JjqPksMB649ud1/wyZPDPf5UdJmSxTxcdV48ew7hi3TJ5L8yR/jUO+Z4Zc2Fl/9sxf5y+Jb DXfiZXEkgu22C8BxELDTkwE+QXR6u+31G9sdlgi2WSLAJ4f8I6R4T4DjrnhPwOMhJgLMWexoHbhW A0ofJ0MmBLkPiqonz/oA6Bz3DxzTvvonJ7Xv2IPAj3e8aPrABecRx6GOh8oYlEc2pFU/slF5lZEf QfUjGjiaJ371S3rEU1ZhchwhfvFDp0wvmS0p3IekYPeSYGJgXEO802RQkXEUsHrKMx5rQAdfA7vL CMhQB1hiA3RHRsRccK80HCRv8LoBBv7KJ0xWkwLgg2bBnYMHcIdQj4l4VIQggsmObfUj9qSLzwr7 ImfAKzfw3ym0DQ24HZYE8V8X2b4mgKBH/Vk2LqyLH/w79Ir2g9ue3b728We2L71vYx9grOTTPhPC EFGHPBKB1w3wGIlJwY+QILfSdwu2uLhbeAhP10gMCLBIDHGMtB/f7L3WAvCWU9sDN2z2dwx8v4DE gHcMOEraj3cLhnvevKl97c8ubr+Uj6o+9eBr2ndueun0vwj8ZTHeEZzT7sIL48unj40iAey88uy2 y7Dj9We22377+Hb3W1baDhwNWfvYFfB46DDeE1g/Af/BPySBmghwbXaNGdgDHDMGdkWOpwJja6Xr Uf99x7RH/+QEf6eU5/06N+q9X2s+qH5EL+NRjlBtR7pqpxjVUTph101dJxcZSl0nI5tBwkHMufff bvSjI3+fEEmhvk9gTPN4Z7zDaE8GLA2Mmx47o2S8zbKAOnyqCGXqSFupCaEC+umbysF4wCfoLKA8 6AXgYtaBDP5WJ+kAg3+FT3KUhkwIBn9vAN58YQFgkf3o7hf4Nm6a9DHxszR0T80DQDen51PUsvoJ aZPQSVR1Rwv1tcxf1a+r7yP014PjOJwn/8SeML/5qTM9+CCoIRgxwGcSsNL5QOpR0qbIPRGAN798 t5BJwQIpEkO+WwAs2PKlMxIDdgx7rt3Q7r3uLE8KTAxMCtgteGIw4Bhp95bz2/dufml77I5L/bsE fE/gSQBHQ3IshGSw2xIBsPXKE9pt+FIZfnNoiyUjJIIbLSGhHzwesv75EZFhblfAnQHHYC7gux7j qYAu6n7jT09pT+BTPvgtH7lfDp0vCtXP2a9HX6H1KhhUR3qV0RdB+UJQtvnZ8YFaj3SVj1DbGPkh Hnxt+9H2i9uheMmcnzoyeEIAsEbsHnlCYGnw2Gg8ZEwIC0kh7DxOG6+xOWG6jlZe5KNkQOQ7BG8M dPAEOwKaTtmh7CwBO5G7TnwQNRFwcBSeCARMBNwd6EtkPEnhVzW/f/OFq0G73jyVoVwIjKgXdT1p BK0+ap1RcK3tUUa50uRH9NPFunzYtdV+zELGZQ0gEf/yyCv9G+GP3bSp/dVHT5yOfOz+4D7x6V+D 2cKuINDJUD9Qv9CW7xewW0BisADsiSE+proP5/dbjmv333COJQXsGAx+nLSaGPBpJP/xvC2b/TeG 8uOjr59+VgKJYNeV57TdbzS84Zy2xxLB9iuf2W67YkO7E+8JkAzwEVJLQvstGR3CjgC7FiQp9CmO h/DA4j8NziQQpe8EFHbNNQmQdlur8+iHj2/f/ey5fuSDI4v8jgTnpN7fWhJqM5KN9BWqH9WtoO2c /XrqKj3CsnojeUW1q0CiqLZG49vs3/jL8/JTR/g4qh4f+UdPDRnvUAbNGOoJAnSUjKEZT6MENB6r DIHddShJV4zkJvP/mKbOgcqzg7StcF3oWd8vSBEyTQQ+KBbgnbbSEwFgdJcMEPhRGjIZgDdbLBK8 iPvWp89sTz0kP3CFhUHEDeshQX8pxGbop6LYz9apbUd/5uyXta26NetHuwwcCtjQbuRTZUD6KNei dg+8bvr29Z5L2vdvvdCeYE+13d2xU4C3e4eg76XQyRvw6SO8T/B3CkZ/1eA6q/8IEoMFWE8KCLg4 jrEA/JABv4+UH1O1QL3XAva+LSdYQjivPWgJQT+VdNiSwvR+YXO768pzfVeAYyF8WminAclgjyWD vYYdV57Wbn/9Me2ON6wmgn1vNVgiOGBJyL9hjGMsJAL0x4KC7wYC2AUw8JPmNS8A1/iBY9rXP35y +54lWCTa4Xm/j3WRUa78CF5X6K4c+CSWyQmVqc1a8mVgHbahqLbLsB57BH4G/6pTmbc/jRV+ZfXh D57cDuKIkAnB7vvC0ZEBpcJjZCBjq/JWlzGWcTaDPmEyvCugTU0OvhMIG+4K3AYwWf9S2RYbA3uH kLORlFnJgA++Bv8RFhLCDDQh8H0Bj4m++iEslAl4yvrqh09svzgYnzPnzSGdN2wN8OaqPZNJymKB uE7oZdDAW9uATvUJ+F6P/6fRhznUvo3kVbceaD3Sft2v9fcSP7rzee1bf/6s9tUPHm9BcEOXCHB/ PSGAhow60jaJv2LAR1QfMSAxfMnA3QISA4+SDuI8P3YMB687tT1oO4WH3trvFg5fv7ntfOO5/v2B nbYT2GXY/Yaz2z7DrjdML4y38oXxlikR+AtjvCewROBJAMdClgj8HYGBOwLf2VhfUdZE4DSuxRLl 1z9xcvvBbRe2J/fjl1zji12jcddxVVnl52QjqJ3az8lVN6LVRvUKtakyRZWrPXVKq90yvmKZL2KZ D1uT+H7CkXifoF9aQ0Ko7xM8GaAkjGcSAO9xM3iPu1Y343IgkwEB2UDO5LCQCAjT5Uvl2og3VHh0 LhNGdJbyOeRFBU1o8M/3BaANvitQcFdAQGbtYmFhwc3/aN1MwNQbOBcs/eYeJebqLPN1VO3I9Syr x2tSm2V9W4/dCN3YReAa1VdZ1olr6XQme/C17Re7X9a+85mz7D5vnIK9TVaH3XPdMTApAP4xVbMF cteAJ3RblEgK2Cl85F+utAvPWmn/yUstkF9nC/X6M9rDlhS4Y8Cvq+5+07n+ohjY96Zz2gHDHVcc 17a+aaX94b9YaaedtNL+z397+vQQPkaKF8b3mX/+SB++N4FEwH8Q5F+0Q9+ijzjqAh6x5PfNT57e frrj4una8/9zlHEkTV6PKypoU+e9+iBGuiojX+Wpk3uoGD1VKz/qX6dfQiuvGNkBfMqfsyOtMspH ekJtqp3xj9/1wnYEv3cUSSFfMtscYFJAkOexke4SapLw+Bk6TwgAaAGDutMKkzHwa6kJwcuwn76p HIw2QGRmKmAnnSYvHWcCYOkXS9qg2TETgoG7Ah4PKXx3ABo2VhdPXj/a+rzVxTQX3AnXl8lI8GZq Yomb+7RQ69L/XPsE20/7JaBNve616gHL/K9ZX/q4oBsg7eTa5+6Vyo3my2t8QuaHtz67ff2jJ/tR ke8ObA4kjK9J4e5rV9r//tUWxE+2ib6y0o49ZqX93/+3K+2WN8gnkrYc0+674WxPCvdbcthjCQHv Cfa98ey27Q3PaHfi/xLYjgAvjPHJod/5ZyvtuedM/o7buNKed95Ku/6f2KK33QGOrfCAwqCPPqB8 9EPHt8c+v7n9fM9L/ee1nxpd+9z9oGxOT1CvUHm1r6h2lV42x1h3DmrDOqO65Ee6ijmbmjBpS50m B4XWqZiz17LoMGe/8alz/aOo/v0EJAWbD5oUum+NRzxE7GSM7OJpRegRfzP4GzRGU5cB38pMAqGr WGGjrIySjbHB7jhI5WKvF1Flc8gdAiDJoCYF3RngGIHJ4DufPbf9aq0Auy6ID7+h1efTbCMmx7qg tjKxciGq7N8XtD1PVDoORkO2Vp80wTovNFGvjXzKqg/8D1xLEvsvbU/YA8G3P3VG+6sPH+9P4u+2 p/hXPn/6GWv+7MS/L5xxykr7x//ZxvbAxza1n+27xL/T0V2P0gq9NkLly+xGUHvSw/plXAmto/Uq P5JXe9Lk1XZONtJVqE2l1e7pQH2sx5+2T94Szy8Pvcp2Aif6+wS8ZPZvMRvyX5xaYAYYB5kUFnYI iKcGj6tCVyDQJ21g8E9QFvpE6FEvXyo7rPE8EjLMBX9H0CpD59OOCB31hO4KiIVkQEgywFERksGj Hzlp+gGtUcB0GQJW8OvGzAKpfsCPfOvkGPEAAqRjoKP9qB7RXaPIFJQrVF5t5uqsCzJmtQ3FyGY9 qPVj7H9x+FXtB3df1r76iRe2A+94drvzyk3t8O+cNB0jGX7vf1ppf+dl07++RLB+8QUr7Zr/bqVt t12BH+vYUxs/soojH3wqCCU+FYT3AfikEL5Mxh+d839QYzrsBP70t1baP7SdxsknTL43n7HS/vt/ sNL2vtPqvvNZbefV+B8N51t/nt2+8icvbD+449L284PxMVBPkDFmvK56jcswsqt+iGqnNlVW9ZQp PadXXZWNwPqKzsbGR+VaVlT5nN0I66m7bFcBoA77O/D3i/2vaPf+/rHz7xMM/KSRJwTCZNwxKHBc 5KWAwVx5BH6nRa807WpSWPimMgK38tTXjiXMfgQN/oR/kggAHfBkYKUmgi4ZGDwZGPje4MsfOLY9 uR8vkWVh8YYAo2C7JsLXCOUmL0WdPKrreGsvgltnM4f1tK04Gvvah6Nt62igvte89tf6P9X/uT1p PXbrJfY0dVHbcdWmdsfl57a7rjyvbX/Tef6poG1vOK/dbfyht588vbS1BwaUxJ53rLT/9u9OT/Ab LICfearNR1uUCv/HM7ZYE5QZ/F9VGq7/p1MCOP7YlfYiSzB/9C8nub4rOPKO0/1jrPwoq/9cxhb8 JPf57Z634PsOm9v9731u+/bnX9p+tveV7ZdxnQvzD+NErEdOXSeb8amyqhvZKF9p8iN6vcA8qLLa Rg3MVU+Z8k8Xy/yw3bm+1LrG/+D25+X3E/AuwWHzyj+KanOmJgV/p2DlKCEAGp+V92AvAR80Az3Q 7RhgX4BjpO6lMkvdJVRk0ActMlyAJgOWhCaBirozyKSA9wWxO/BkYBfyxfcd036y8+JxMOlkSwK8 o+oH9nJTk1+QWz1tV+0roFsrCHr90hfW6dolxHaoXwOc2CPdAtDWYJwA9bEef9UGyf2h17af7n5F e/TjL2p7rrsg/gk9gv+5FvCnJIDgT2x/o+EN5xrOazuMPnjjafnJHk8MAewoUeLjyfw/xJDxR+QU TAKkVYfvDKA+EggSgPtFCX9oFwv9nWfkl978x/WYHK6dSvwk916j91qSwM9n4H837Lxqs/8i65c+ +Pz2+F2XTe8YHjL4GM2MNwA9wXvT8aSjJK2gfKSr+opqN7JfNr9oU2Vz/Mhe5SN91amedJWrfoSR bkldHB0++mdntwO2C/VvMcfxEY6N+P0E/uZRwuJiBWOuxt4FRLAn74HeZKPjo6oH/KUygveyJEBd dkZ4/BtLJoIOYs8LyiRgdVDWdwf6fQO8M+AOwb9vYJ3FYv/eFzaXb2AOFgx3DlhYXQAutvpV9jmM AvgoQM+VFXPyCtgRI/0yPN16BOuqD45ppY8W+ACABbtfHHxV+9YXXmpPShe1e67e3LZZQL/bgjsS AII/gv0O2wEg0AP3GHYa7zB615sNRu9+y3ltj2G30QdvPN1/MK7+cxkP8rbwPMizRBBHskCiCPgP wmGeiQzwLz6Sj/pIBplU4N/aAu57+xnTR1gDSvu//rSE4P/Mx8BE4V+KY6IwYBeBb07vu/ECCx7P bd/4zIvbT3bj/0bb+GHs8/6U+8D7rvfNIXbQIUh3esOw3gyqD/IEZZqUCK1DvspJj8B6xJzsaG2r TmVVVzGyK/SvDr/KgvUz/Efw+NMW/G6CHx1hjlmsZIxkYvDdQsRQyBmTGVvJEzXoM/DDttOJjSaM xYQQPGVe0qnwpD1zASZj4B+BF4pkkO8NjOdxUe4KApkQTO/vDWzR4Ufrnrp39TdnErwBwCiADxEL a3DzFso5aFtafylkkVT5egItgwJotjnylWXx67YhTzvRqS/yKlsLsPU+Gh6cPm3x+PbL2tc+eXE7 /J7ntO0WvHnkczeOevikj8BvQf0eIIK/B3wL/AQC/543n2v0uW3vW851eq/jvLbXbPdvOd3P/g/j nQCSAp7EDHiq538cQ0LwpMAAD9hC8E98BCCricGTh8lQ15NDJAL4Zjv4aYr73npWu++G1f/PQPDX V/nPfJgoPEnIjgI/pYFE4ckiEgaSBHYTuyxxojz87ufYLuqF7ft3vKz9fD/+EQ3usYy/3gvypNcC 66o/lautgvplNsTIdiSjXPm/aWi7xDJ91Sm/DLbW8P2Ee//gOP8BPH+XAGAOYU7anPKdAmJdxEom BY+hQTMREIzNCiaChPkFXAe6yAnfIYCoDr2igQ12icDgHbRgTTk7l//03uAXFGXSps9kYKjHRDwi WniJbIP11Y+cONgZDILa3yT8Rko5gtzwXhe86qufyq+FteyzrcJ39aIfnazwVbcW4mO/Pzvwyva9 217mRx+7LJj5z0C8/pzpnN+CPI95ttlOYJvJ8MNyuyzIe/DHE7+BiWDfVVMC2GfYf/V57cA1m9p+ kx0AjN9nCWG/4UCUwL6rzmwH3nFM/p+BTAq28JAM/NMdsgA14P+VPWx8+7PnGX3MlABsXWSCCDBJ eF0kBE0K2JlYm/fdeFa7//pN7X5LCgR/S8nBb0hbInAYrcnC/yVoJAfsIjxJRIJgkth77QVTkjDs umZzu+eqTW2P2T34hxe1b3/uJb6b8H8fintT7zV5l5U5W23n0PkYyCiv+tEaUP1IR/ky/RxNnvRa YN311FnWxkx9xK/v3XpRwz/VYULA0ZGXNpe4U9DE0CWFQMbbKBHDKdN3CBn0g+/kFbAz5H9Myx1C QQZ90ZPXDiYtcoAvkjURdMnAgr8mA37ElEdFSAZfev9x05fPMND1RhB8olkKnZBlMYyezmsbHcIe 9bq6QbMuy4X+SZ3aTq1bMZKPrn+uvsJttP+Kci3G49jiV4afW/D/5l+8uO1/x4V+zHP7b5/btl5h wR4BP4AnfpT59I+AH4E/gc/9W7nXAj2SAIL/fiSBCPwoD1p5yHFuO2iB38urpnL/m89pBwy73nh6 23nNCfm/BnBsdC+CNHYIkQh0h+BPZAjoeCe166XT9dl1/eLQK9tXP/bM6VjIFkiFJwsC9eETCQeJ xxICfsJi97XHtn1bTmn3XndOe+B6SwiWFB4EbgxYUkCJfwPKJOGJwqAJgj/bzZ1E/u/ogO8mDHx5 nUdPBiaKfeYHn3T68Y7L/Cz7qQciUXC+4N7qPCE/J6N8RKtsWd2RLuU255Qf0awzQtWP7FVW/aIc 1ZkD7ZfVoc5K/ObUVz9+ejuIhxabM/x+gr9PwFzCHMNcQ+xDDLXYirKLsYjBBRqzPUZHiWCvch4N UUfw2Gg1IZiQ8ICvfAFtMuhHCR15hwX1uYRAMDH48ZAkBb43wEJ77NZn+xeUusEnMNCjYLgMtQ5v 2nr9uP1cEC2ALf0rRgmogu3MJStF2gPr8F2vVf0QD+GF2GvaD7Zeak8ez2s7t2xud1rQ33rFue0u POVH4OeRz/Y34uzfnvwtyOPoZ4ftCPj07+f8KAN78fSPJBDBH4ngIJKABXokAtCHrkE5Bf8jRh9G gnjL2ZZETrH2j213vGGD/wOaHfJz0/io6BELzHhi5+6ACYFP9dOR0cb2+J3PK7vOgO14frb3Ze2R D52QuwWUAN8nAO7L/HtSQFtIQnhxiI+s4reN8FMZ+NXVLRva7ms2tn3XnNTuu/6s9lD8bMYESw6C TA4WyAnfPVgyGB4zBa1JgskBOwgACWJ6L7G57TLsNZv7fu857ZuffWn7BY6c8AJ7rbnP+VEx0jOo U9/pBvTQR5EpX2m1IU1esZbNSD+C2s+h+hQav0f1wPtObIexi8W8sfnjwHyyeZXHR5hrFlMZT7vd AmJw8B6Tzbb7hJGAQb/KvLQ61AP+xbQ1dwekrWQScJnwRHbegIDvCQF08J4AgudREeA7A5TgTYdk gPcG3/mLc/JIYhjoOJFRcvAXAij4InObgb/1AG2xDb3hCu3PuiH9yWuJUqF+axvo1yiBKFDH64Wt jS/+1ehPdr28fe1TF7dD735223H1pnYnPt1jgR7BP0sDPu65w4I6ABqf9FlNAud6EsDLXkee+U9P /A4P/BP86d+C/bQDMFjwP4yn/7ecY8niDAv+z7Q2j2t3v2lD2/6Wlbb96pV2zzWWAK6zYIuAi98o evvqL4ziuwQIzPz/xHx/4PDgvcE/mICPs3ZjUcfRAJsf3P5cC/4bMjHwk0sOW8C+S4BfwNrj9xvw PxqA+/Bjd0hS+L2jSBL42QxgzxZLEltsV3Pds9r9N5zXHrZE8PDbJjxk0CSB3YPvIAx6xERwB+HJ wlB3EUwU3EEwWeDlNRIFjpwOv+s57asffWH7/p0va788jB/Rs3Hg/OMY4aUxx4oy8kSVV32F6ufq aqlQHTFns0w+Ryvm5MuAOtW3rbuf7L6kHfn94/L7CXhw8WMjwObW6DsKjKuAx96IwSPkR06D1rie CSBs1Da/mMbgj+SQiQA8dKLPRo1mxwBmLiYAwncCKA3cDQCaDPKoCLTBf+bXBuNrnzht9dueC8F7 JujNBVC9OQ7UDx9yo5Kv9r44pE7VkWZd1u/6I3WrXQezWyuoe38CKYs66VN8iP0vDr26/eCuy9oj tvj3vf3CttWe5Lda8N965RT0t1lA9xe+lgRw1ONHPkgARuPYZ5cFcj/7N+xCwLdyj8n8pa8Bxz97 3lKSAIAEYEDgP4wnfsO9WzYZf449+Z9hieUkf/K/8w0r7S78ZIQlgF329I9/eIMn7QMW/PdjF4Df EML/GrBAez8SAGBBGE/phAdoSwJ4qOBZ/199/NTpRxDruJNXUGf45b2vat/6tD3Zw18kAQKy/Ogp gHYtKfgvr9pi9/+FgP5ZcsBPczNJAJ4k4me68TMaeyxJ7L5mg+0kTmiHrj3Nf7IbuwhNEL6DMBol kgORycGSgR4zMTn4TsKgCYJJIncUTBYGJAl8wW7/Wy9oX3z/8/x7Ez/Z/YrpQx065wgdt8EYdqB+ PTZKjzCnr35UvkyvOkXVqf0yjBKo0Tg6+s5Nz54+dWRzhe8UUPIjqR5TBRpXGW8VGqsZ1ylTHvBE ECWTgScEBnkoGfRrUlCwcdKeDKzMjgoNdDuDgCcCSwB+TBTgMRG/b/ClDxzXfrrnkrgBGthABz83 Mavsbwpr+R71R+UoSS/4kmucQ/o3W00YM/3Ccc/P9r+yffuml9pTyHPaNgvm+IQPnvzvyif+eMo3 4PgHOwAEfgIJAE/+fvZvAR7lTiYBSQB+/GPw4x8DEgCe/nEExKf/w9fg+OectvfNzzLfJ1gi2pCB f/tVU+Dfa4HRg789TeNfYyL434un7ACCq3/D2IItAi4//88ndP5+kP8TnQjaX/ngSe3ne182jQvG SkGZjNuqjGM8jTc+OvjVj5zsbTEBoJ387SLBwg/tWd/8P71Fv/l/oZkonI4kgev2f/Jz/YRdW2xc thzbDlx7arv/xnMtOWyeEgR3EUFzB0Hca2CiwMtqf2GNxBAJgruI0Y5in4G7CWK3v8Se3k8cftez 29c/eXF74p6X+78hnY7ebJyWjSmhNiOortZRXm0qr7KqnwPrzdmP5Ov1XWH18Am8r3zsWe2QzQV/ 32VzpTs2AiwWLuwSJOYyBtc4nTE9Sk0CuSMgoAubaYdgDljCmfNBV6AD2QmD81Fqp/24KMrcJVjJ /36mL5ABJAUkAz8qsgWE/3zWBb0abDU4plzpipis6rMibtQQaI96pQnno41ONoPaj3p9a0HtQT/0 Gv9S15c+8oK23Z7u7ni9PfFbsEfQ3yrwoI/g/ybQ0/GPl372HzsAC/I4AkLw323B3T/2aTImASQA JgF87HM/zvm3TMH/AF74IgHg/N/oXW8+tW1947Ee+PHPZBD4ceSDn4/eg18MxTEKnvwjAeCpn8Ef gR/Bk8C8QHB1IBBLMEbwxY/e+Q/cAS7f0H628yXT5/eX3Zdl94k6lAYcrT1x98W5E0HS6RKBtY0v xaFkf/DT3DVB8NdY9f9Ee7JTRKLgTgLvJfAz3thN4P877N5iu4ktJ7b7bjzbE4TvHCIxjJKDHjN5 grBEoMdMnhgEnhys9B2EJAjsIBw4crp2ei+B75Ls2mJt/f5z22M3XzJ9yunBGDsZv9GYDrGWHeSq I69Qe9qorcqr/Rw/slWMdKyTWI0T2Ck89McnLf4qqkE/eTQ8Ooq4y1jswd9slXeZIpIA6C4hBL36 W0ZwPAD1zlvpHZmBJ4CgMxEgCQT0iGghIaCOdQgL7LGbL7AAF78Fr0EeC3utwIk6y2yGuhKcl4F9 cD+shzaPwgfBOsNJMwAWGL7UhU/4fPbFttV8bpz1n2NP/Az601EPgGMgHgFtt6DuT/0oDf7kj0Bv Qd0/7RMBH9hrAd1p6HH+H8HfdwCm8xfACPhbNtlT/yZPALvfdIb5O8n6sdGC/wb/uWg8+SP478Z5 OZ52b7Sgb8GNRz448+eRD4M/jlr4NI0E4EHfwIDqv3RqwK+bOpQ2QPclq/v9m86X48Yl4NijJMDr PKk2RuP9wve+YE/m793gOwZNDKA1IdT+uRw2YU9adxJMgthR+I6ICQK7JCRMvpeI3YQfOVmS2HnN MZYojrfdxGntvhvOs53DBb578EQRyCRhScEThUF3Eb6TCNREwR0EdxGEJord1232RLHTdhJ7rt/s 76Tw7fPH7750eneDeaxjzXJEVzuAX36rNsScnFirruqW2Wk50pFeZmPlEzttB//7x/rRkX5pTROC B39DlxCCrgkCWEgEczDf3B0A05HRGmAjFewIO0UgCZDOZGBBnwnBj4sCSAb8eCnOev/6k89aXchl 4PpgbsFUB7ciA/dMoO58DaB+lV6rnqL2jfxcnwm08eBr/SnrB3dd6j/gtu+dF7a7LUjfecUU+P0p 3wI2Aj8CPoHAz9KPgixR7LCn/R0W2FHufMu5UxIwX907AMhx7m9P+ZoA8AWwKQFY4Dfse8vZbeeb TjO/J7Y7ed7/5njqx1NrBH4Axz7+z2Nw3o/jEAQyBDULcP4CNuBP/vK070ESQRPBM4KoB1SbsF8N dHzY4Ekc/0fhl/ivYt2YyhxYNvbQESqb05lf/MDi1z9xel4Hj5PYf08I6K+B14O++zUEeI38vw4c A4yJjw18Y6wsYPiRE5Kn7Cj0BfYRG2vstHzXZffA30vYTmLPtce3/ded0o7ccJbtHjat7iQ0QRTw iCkTRCSHTBKWCDxJGDQ5eIIo2B2JArsJJIoDb7/Qnnqf1779hZe0n+55hY9lJgod+7WgdrWe8jzL p5x0xTIdQb/VVuUK1at9yLBL+PYXLvSPovKnsvmpI75kHiaF4BGDdUegQJB32my4C2DwJ98dGWXg h8BKdUB50gYmA8izYwHQuitAmUmggJ8o0pfIX/7Ace3nBy6zQdIgHoF/NLBHE5wJr1eSBH1WVPl6 2oPvrId2CLFRmE9MiJ/uf2X77i2X2Lhe1Hba4rnjinPa7Qj+FtD9vN8D/yZPBHebLIM+EgB0Bj33 R4mAjwSAl8A8+98FHgkAwZ4w2T5LBACCP14G778aieGsds+bnmW7jBPaHVduyH8bucOCP/4/gAcb HvvgSEOCv3/iB0DwQiCzSc5ydO7OYOn/NlKAgPmozSv860wmgwymsMG8sfpf/+jJtnN6+eq48h50 97rcC9joPSZfZaT1yVRhbfzEnvK++EfH+7/NrEmO/xxHr80TQVwHyo4WO08UcY0EdkxoQ19e+y7C 4GNu8EQRO4l7mSSQqHHcZPdsJz6pdc2x7cB1z2yHbziz3XfjJksQm/OoSXcPwMK7CIDJwWjuIJgg HJYIeORUE8TqbuL8tuva8+2BArsKa+s9z2nf+NTF7UfbL2tPHpr5pJPeoyqjvOrIU6c2Tse80Drr gdYZ1Z+bMwBtQJvdIx99lv/ekR8f2fzxdwqGmhRqMtCkkPE7aB4hOS0yJgb/XoKVxHCHwIreiEED fqVRaiJwGM+dgdPBIxHwBTI/XspvIuOjfT/b87L+5i8LpEuxpJ7ehBFUz7LrU5Sk56ATOfDU/a9u vzT8xJ6Ivv7pF7e9tp2/w4I+4Ec9FsR51o8EAB5HQXfbkz2f/O+xYO3HPlaC9qOfoP2JP2R8Ccwv gPEF8D4L+ACTwbQTsGRw9Tn21H+KBf5j261XrLQ74p/H46kfH/HkP5AH8FHPQwj8FmwQfPLjnhH8 u38hCdikRnCsQdEDZQECvwd7wGhPBAEPmGZDINg+8r6N7Sf+X8dKoJdxb9hxqmzu3lWbOTtgpLPE 8MPbn2fBemP3aSccIeH6/VjJxsDfMcT16vVkYsC1GiBjCeg4uQ/zhzFN/wZPFJEsukRh94fJgp9y QpLw9xIGJAm81Pd3O1tOaAevP8OSwuZ+92CBn4niSCSJuotAgvDS0CUJJIfAaCfBBMEkgXLXtZvb DvyUuOkfft/z2mO3XdKOfOaS9rdfeXJ7+AvyIQHce96vEXh/1iunbkG2RjtE9Uu6ygueuv91Fm+n 9wl+dGT3ky+amRSYCPydAmFzxOOy0EgCLBcSgsETAqBys5++hyACJoV0xtKAn6boEkHwhCYFJgTd FXTvDsCjjnUKCeGHd17kC8oHhwP3tFCSQQnKvf9iux50T5yURUnf4P1LXa+2Sfwyu6EXtbvevMkD /Z0I+PHUv9XAwO/BHy+BjWfwR9DHy9/tceTjJeRW8h2AfwQUMNtpFzCd/yMJ4F2AHwEhCZjN/qs3 +Q5g11vOsLZObDdffoyf9eO/guELXv6/giMBIOjjX0Qi8Hvwx3EEAgkCSwR//7eREfwZ+AF/6rd7 yperLDWgAd1TcdBMBKQ1QWTgRP0/PKY9fvtF/RfLYmEtnUOui3tY7ebqzslHsPmBT3f99afOzQTJ YyQP3DI2BK5dx8T5AHkA4+J2GEvU41iEH5RMDITfF4Mnh0gQvIdIDn7UZMBOAv9mFMA7Hj1y2rVl g+8m9l97iu0mzmv32YOM7hoU3EHoLgJlt3uwAK/0QnIQeHKw8vr/xxntlBM3+M+P439c/C//xam2 I72wPfqJF9ruLH74b/QSu0J11Vb5qlMs0ynWY0cbA758+/i2F7XD793oCYHvE5AQuFvALkGPjzI5 2NzwpGDwWA3aSsZuwGO81c14H+Bxke8QQNCYyaDCGzFoo6MkoDuDmhAyGYCGztrzXzC1i/zWZ85a 3wvAdSEWuyaCMvBLUW1n60Y7FvgxGZ+457L26J+9qB1414Vt+zWb/LjnTjz1W2DeZgH6bgvoeNJn 8EfAxzsAB3kDkgB2AE5bOe0IpgQwHQFZwL8qfgMIMgNofw9gQT+PghD433x22/bG06wfJ1jg3+hP /f6y9+op8O+0xY5v9yL44ycXPAHgZaUFfvyTmHsj8PsXvSyw5XEIAo3Bg04EuFHAB/wJ1+41gpvT RMg82AXviYCA3Oo7gvY2rL3v/OV5/pE9H3+/P+tN7DOJgDJCZWqzllyARPXzfZfanD8pvyjnuwYE aLsGwBMEgrgBa4FJYAToAYyV86LjGCfgK5CJh+3h3lkfuJPgjg7JgjsIvpvgTgLHgP7NayQJA3YT eIGNJLF3y0nt4HVntiM3bLIkURKF0V1yCBy8YXMeNXEnkTuISBRIEHjf8A//45PaicdboLJEoHjd C49vt9nD0/RuYtpN7L5+cztgSeKhDzyvffeml8YP/9n9qLFAUd8tjGwoo35kNydPvc29jhdagHnz zc/amNi4+/cT7B75dxPs3mGH4EdHBsZfgsGf8dljdsg8CRgY55kAnDa5HxehNCweGZlSndG5Nyq0 JgFH8DUhIPjrzsA/Xmr2/vFSu8hHP3LC9J/PckBt4PgUjkGibNmi1xueMvGTgAw6kZEe+VC513tt +9nBV7Xv3HJJ++KHX9B23XiBP/Hfht/tt+B/J574LZDjKR8lAj92AZoAkBT8I58hw4tfBH7sCvTo B/CjIdNPgX96IezHQLEj2GtP/Hss8O+2XcCON53V7n7jqe2OK5/Rbr9ygz/1A3fhzB//Dxjn/TdM YPA/iIVuYPDHUyODPp5qeeQxfLq1+8eSgYgBisjgb+h40OSDZiJI3uBBzdrwJ2Drw9fxxbL98Y6J i6jeL6LqRvxaNiPZMh40edIPvrb9aPvFNteP999X8sSAsUVQtmvyL7bZ9WliWICNhQJjqbTCx9BA nuPJBKFjCnRJAv2K++9JAg8DAd9FAEwStpPgkZPvJPBewuYZPuW059oTLbif7ruJIzdu7pLE4UgS vnNAUiAiOQD7LLD/8793iu8EsCv4F3//lPZfvvZETwR/60XHt2M3rrSNx6y0D/zPZ8/uKKYkcX58 0ul8/xnxr//5xfYEftn0Lex6z3jfKKu6ObCO1p2Dvk8Y6QHTPXXfa/19Qn5pLZICdwv3231DgOcO AfGXMZtxmvEbMV0TAlETAvkuIbgjoYlMBhbMVQYg6GdyMIDvjokCfIns7w6sYUz+R/74+PbLQ/Jv MBOD4C8DtmofdnPBHGCd9SISCT7h8+O9r2h//dkX2415jn/C57Yrzml3IPA7bAfABGDATiBpA4L/ XRb48Q6AwR8vgxH4PQEY7wE/wGTAz/+jxK+CotQjod1vOcd2C2eav2faLmT6lA8C/9Y390/+e2yR 4umfgd9/FhqBH4saT/4WnPB7Pxr4HQgONukABn9/0gzg3qH0IFNh8wHQgKSoCcFlIe+ectEO2ouA 9dUPnTh9scyTcrlfet+U1/kyxGCOAcvqUU6bZbaA2OA44LufO9+exDfk/2rIxBDjvZAQbCxQ+sex FSZHSRuMI0rIR0kCyLE3pNzq89560o3xBvAQwIcB39kgQSChYd5YoOJ7IwA7CiQKfMLJj5ssSfhv OFmSwDfN77F5ueua49u+605rh64/1xLClCSQGLCLwK6BOwkkjGkXMQG7h6v/0bM8GVxw5sb2Z//q nPZP/u4znf/PXn6itdMfN3mCiKQwShIo8ZtcSBT733Zh+7I92PnPiB985fSRWN5P3ju9n3U3oXrK K6puLdvAkxYXH4r3CUwG3TsFu1ej4yIHZVaOksAy9DsEE2gyAK8N8Yfq2BjK0a6A6BJC7A584toE /OIfHdOewJfPZBAcWNgzg/Rro/qztp6yLeWvHnpNe2LHZe3hDz3fguqmdtvr7Ykf5/wWtPGEvxXB 3IIxgz1oh9F8B8CXwdvevMmTAX73322RBLgjMFt8CSwTgcmQBPxTQBHw8X7AdwHBb3vDmfbUf4If 99yG4G+BH+f926+Znvz9h93kqf8AzoDx1I/Aj4WLp7sI/vixNx5dcLEjCDEYaUDKQGH3y4O33WsP JhXQBTQ4VdkImQACaDOTAfpmfXxia/mCYt67widgO0gOSpNXmnU6mWBOrjrqR2XQeNB41J7+8Okr /taS7hY8GZd7gTFUMCHgt5WqTHmnTebjHferSwxKw8bA+5APAuiL9akmC8wh7CZ55MSdBJID3094 ksCDiCYKe1DB91Kwm/DvqGw5uR247hz/khyABLH59GPaS84/1tbYpvaXv3lOe9GmYz0B/Mv/4rRM Ego9ZkKCYGIgnS+sQYeONMFjJ3za6dC7LvRPOuGH/56KI+HZ+cZ7y3s90lWeMuUHssfveqElhGPy JTN/1gIJoX6TGbsEjcueDKyc2xkoeFwE2hOCB39UZmkKTQyZDFAKeFQ0lww8CehRkfnFpMUCwDmw vxDEQGMAZhf4EnAQhyiBAWeJD73Wv9T1jb94cTv4u89pd71lkz3xn+sJAC968cQPHqW/8LWAvNUC tAd702sSYCLw4A85Aj8COGQBBH3IppfC067AdwFGA/xoqP8o3JvPaXe9AUc+x9kT/zHtDjz1v2U6 8sGT/z0R+O+xxeTB3wL/gXjyxz+CP2QLMM/6IwF4wDFgvHns48EfsMm0EHgAu0e4TwwsI34O+tRa wYBDIAhxV6CJAMBn7r/3+U3r/2KZAjImEJVV1DqUjXSVpj1RZSO+1H/ywMvbl+wJsCYG/09ucn/8 HsWYcnyTJyBjqXryRvM+UEf4/bD7kKAs4PcHsHqeIOAPfbI+ZpJAn63vvtuM+cedhB83xS5CkwS+ oOgfhY0jJySJ6VNOx7S/9cLpPcH/5/94avtHf+dkp1/13OPbnms3tf/VksJ/fPEz2p//63PmE4NA k0Mns9KTQ5SeFFCCN4Dehe9NWJtIFviZ94fe/7z2vVsumY6cLFF093YOdQ4sg9oZ7e8T/nKzv0/g t5ixQ+CX1pgQ9FdRPVajNF4TwbKEoMgdApOClgQTgMrqMZEmgtHOAJMKkxFPQd/409OmZDCCJwZ9 wlM6wCSig8jSA789iR1+dfv+1kvbl/7kBf6lrrss8E6f65+e9PHUrzSTAJ5K/MmeegR6q+sf/zT4 UZDQHvAFfPpfpadPCPGlMMrtbzrLfJzSbrviuHbrlRva7XjZa4Ef2C7n/XnsE8EfP+3sW3UsNAb/ gAcTAgsUwUQCSy5kKzWojAI47lXydq81YFCewQgY+BjJ+DSqT6VIBAgsDuvvtz51ZvvlkUgEvM+8 73qvK300WKhXHh5GQJ1Re3PyBRT/VgffP/n+bRfZvTzG7yGTOO6h7xbi3hEYU4eNmwJjy//XMNIr 3MbK7t7EfdX7zHvtycDg9wylyJgg8v6hn3YP/bgJ/cd1BPJBBfMWSTCSBRIEgF0EPs2G77L83v8w JQS8K0B5nJV/99LjvMR7hX/8G89s2+xhTo+W6s6ByWH/DZtXE4UFee4iPDGwDBn40e7Bk4UlBSQJ 7iRw7LTvrRe0B/7gIn83ge9N+Acd+BK7zosRr0dQ+n6Beqdf277ysdOn/8dsY+hJAeNp4wzoTsF3 BwHG6VFSUCxNCBC4ocgITwoW2AlNCJoU9B/eIBl4grC6mFwISI/+yUntSbxE1qc40hhITwgFHLQq f/C1fu73k72vaN++6SXW/4v8d3xuu/xsP/JBQEew59EPZDz757GPHwMFDeATQf6ED95KJIPpd38s uBu9EPzDHk/+3AHstMk6JYBzTHeGtXlyu+3KY/PI5w7DXfiYJ7bNcd6Pp38e+Xjwx0LB2awgX0oa fKHZhNCjBgZ8L4PORV/AANHJcZ8Eqq90Vz9s2Z73obSdgUVKBhE8YT76oRPiPcEoMBcZbOqcIF/l qld6ZLfMRuk5W/Ij0EYROnxM9ZufOc/u74Y81tMdg79jsHFiUsB4ZvAHjCf4tAg6kwR5lFGHNikP +P0TWpH30O43ytSZP+rIJ9BnzE3OVcxbAPOYSQKJAfM7cNc1K+2y507JgDjzlJV25T+MD0j4TsLK Lce1PVtOafuvP8sSQiQITRJGa5JIhHyUJBSZMIhIDuQ9UQTwHwL93YTh4Duf3R6xB9HHbn9Z+9m+ V1ril0/EVVA+0sf8+Pn+yxr+f8IhG6t8wWxj6S+YDfodBe4OPG6jDDqTgN2TpA184UzkbxkhAbDU hMDdATGbCKTUHYInA2sIAephvDfAl4iwoH3h14UudMomG+wonjQ8sesV7dFPvqjtefuF/m1eD/wW iP0FrwVhf/J36DuAiWYCmD4FND3hT4F/kUbARyLIF8EW6O+5ajUZIPBzN7Drqk2+C9j2ptMt8J9o 2ODB3498LPADPOvfiS8AWQLAU79+xJNn/v6fvvAExadFu/H5xAhgYRk8AWBcA1iIvpDBKw0d7oHx hNplMKcOvEGDROoGMspJE/6UidLAAJLHDjYXiC+/79j24+0vGgd5xZwuZWUuUTdXx+XSptpVXrGW biQH+DSossLjReJXPnzK9BQdScETA+471g/uu6+jCby/3X0xnolgCLNxCI164FkCSCzOi47I+2z3 lXPL55mVfPhzQEY5aQNiAe8/dxS508V1W/kv/g9TInjps1fapy63NYH1IUdO+l4Cv5ALTO8lNrSd 15zU9l2HJIGPt272RJHJArBgPkoQmRwMvmsweNIIZGIATKc7iApPFGaHEu8l8BL73vc+p33zL1/S fmoPsL+0JIEdYjcXFDIvgO/f8YLuo6j5ghljZ+PoH0e1sc1dgt0HADwCP0t96GfsV6x4JrHAzSzi fGD03gBgIkDpCQA7gQATAcHJgqD2g9ue7b8WWS+2A/QP25O/bb++ffNLLSs+x4M4jnvuwBO+JwCj ca7vgX8CkkECvMLqcAeAZDAF/in4j45+eOTjgd+D/ZQAmAS2vRHvHE61PhzXbrfAj/N+PPlvRfC/ egr+AAL/Hnxu27DPJi+OfDzw21MQ/hH8ESCSgAeACAJMAAz8vvgJLKgAxxYLNhchZAEuWOdZVkBu yCABBN3ZoIRM5Qb6Z9t51GAlwOMhHjnw0yxf/qMN7fHbn9OeevB1030fLIIOa+kVowcLYOSDsmX+ oVPMyUaodoqBHR58nth2sScFfhoJcwI7hy4xMDnwfsS98ftgY533J8q8v6QNCPrcUWRJOnjee6cD SsM/eLbj7QNWz6Ey88nS+4oSczqQ77msvM+uHevDP+GEdYHxsLWiuwk/PjV4gjDgvQS+J+Hfq8Fx a3zKaecWJInj2t5rT7fALzuJSAQVSAIKJAOWmTCMXpoYTIeEAJq7iGknsdmx04+dNrkdvjfx+Nb4 5jWOnGQ+kMa8+MZnNvnvHXlSsDmhL5l9p2BjyB2AxnEmgwrfFaAM5PcQsqIF8M6RIY+JyBMmY2Lg MZHvDJAUIjEgIODGI7h969Nn+xFPPgny4m3x4vztkY+9oO15x4XtbgvAd1x5brsd/7DFgrbuAAg/ 28c3f70Ejx3AtAtwPr4Qlh/7tECeXwpDcrDSA7/JNQl4sDc7TwDB3/2mM60v05HP7W/ckIEfZ/14 0XsPPn+NiWdPKEgAey3w4+kfwf8AJiomLiaxTWhMcl/kMcn9OCDART4K/PnfuuymOagjb/BFGjIN CBrwO9uQ8UnQ5UZnIKAsQB7QRe68+QJ0R0CAx/Vwd4DjoW9/+qz+s+CKZUeGnDej3UCF1sl6vyaG fqIvVUe+tq88aeVpZ34fu+U5lgiOmeaKLX4H5ovNEz1G8gcGjC0Q94TgvctkgFIRNoQnBMB0DqMR ZKpdIuzoq7a/kBRGsLp4SPA6RucawLXhWnHNdu0KTxIGJM48UsXDFUomCuy8472E/+wKHs5snfpH YSNJ7N5yiu0mzs5jJiSEPG4qCaMmieHOAUBCCCAJQJaJQuTA6gvs86ckYcliz1vPt/s+/abTj3fG 73N5rHxde+Sjp+VHUReOjmy8up2CjT3j9gJM74nAbDUpdO8QliETgWF0XKTHRL4zgK01hv9fiyec L/7Rxvbje17mX+p60DLirhsuaFst4Pq5PgK+wZ/2TaZP/KT96AfJAQhbBHruAnwHgNICuh//mK7u BBD4+Qkg3xmYT/9FUJfZU/8bTm+3XXFiu+0N03k/XvbqWb8jjnz2YquKLStehtnEw6d88PTvCSCe 7vI82IBJXRezLmouaCwQLAyMHWkHxl34ugD93qAM+CIVfigXH1XW8QZPMoTJ60KvOwImB1/sgF3r 1z8WXywb7hLXEeT1iEflla+yUR3VLdDSl2E9SQLD+gPQVuvMybLea9uTlji//okz/GGCx0eJmD+Y N7hHPhdYzqC7twTqW5nJgDB5wnjaaFkxml/Axy9faS99zkq74KyV9n/5Tyw42zrhHEK/dC51MB+Z MAhcN4D1ZGPiP80RyYEvrj054EEsEkMCO4lIEn7chLVsScK/M2HrfOc1x7Zd15xsu4kz24Hrz+uO l5gMlJ5NDBbk6+7BZaHnp5mYEOaAH7pEogB96Hdtd/OeY9pBuy4kBfwyKj95pD+ChyCvScFjuNHY FYBe2CkI/MgolaDpIOCBxgJ8TQaEHxPFDoE7Aw8emAzWOUxaBEbgyO9utB2ABV4LwAz2SASgEdAp x5fAKHPa5E4DRnugN2QyCBk/EeSB38/0wW9aTQDgUfcNZ7c733Bau+MNJ/hT/6087786nvwl+PuR jwX+DP4R+LGd9ad+TEBcXyQATwKxcDP4AzEeXgaYBHyxRplyyARZj/wS6GIFrVA7gv5Gftl+LlC7 t7pgPfiHrCYBLt6vfvAZ7We7L1ndHXrQW5IA1vpggQZNl5sv+q6f1lBUH8pTVu3mMGczTHaCWm9Z O2L7Uxu/L77/xDxG4m6B84wPFj5/7B4Q9X7ynsJOAz0AnoHEQRuFyd3G4HXCjvVJE3hy3Wdr5Zp/ Mr0TAC46b6V93tbaXltHByy41T4TmFMsOb98brFEPZSYZzHX+PIaycLHyNaj7yYQPJkorD/4GOwR a59HTzxywnsJ7iRWvy+xwZLFibaTOKPttyRxAD+RYYFcX07X5ADsN70mh0wWBk0UCZPXhLCK89ru d2xo+y2pHbA+41vMSAiH7dr8Owp2vbpbwD3SoM/47vfLSvBIACwzITAJjJIBEwJLBZ8WuyMjlJBB Zx3yhIAMhpsRN2Tv206wYG9P7FdNQZ9HQ0wQhL/0jcTA7wDwaKjbAQAuQ8CfaO4EPPjbk/+dbzyt 3XrFse3WK+2pHz/nEC96Efy34WeA7ebjiX+3TQQkgHzqNyx8wQuTC7Drqk9sHvi5MAGMgYFHPg4b dKBOfiB1Nn6kgbrIXDbgKeMiTYjebYp/gO2j9PtHBE/w/nI3gBILlbsCLlRfpDY+j9/+XAtoawRJ ggGQQZJlRZVrPdUpr3JFrbMMabfkeqqvOd/rSRyVtzpP3PVCm3/H+DzE2lp4+JC55/MKJWm7R7zH AGjOEc4Dnx+A2fp8CT2AIKN2C4khkDame+f/uNKecdxqMqh4/uaVdpOtQ9izT+zfiPe5Z6UDNOcd YO3l9WIMYjx8bLA+MU5Yq1i/Fo/8uIlrG2UkCcBfXiMGYDeBh0GLD3gv4T/25+8lVtqOazZaojjN EsWmKSFYouDvMXlSMNoRNBIEk4UmhxE0Oey6YVO758YT2k7rwx5LXPutf54UrP/8/wl+hGTXdp9d ax4f2Thkgsf9NNQEUZPCmkdGmgT4PoG7Aw8SKA08NvJEEMBEvd86imSAp2kARyq7rj/VEsEUzPF5 4twNFOCJf0oCU/BnEpi+BTy9C5h2BlN555VnxpHPMfbUv8GDv7/oBfD0bzdyF26qBX285AV43s/g jyd/f+GLCWL99a06kwAmU0AXX9Jy7R1soDmZOcnnoAsqZeZDkXK1EZ42/pQg9oT60SBBPRef9xnA fY6Si5BHQ0wEmgywEL/7ufhiGQObBri5IAlAp/putzAIost8Kaod23G5+V2vnzl0/pags1lnoiSi Hj5w8defPtcDmT6YdAlB5qPf27jfnSxQ55XKvRxgKA8/juBxjHHQ1tCW/+dqEsAOAUngAOIBEpv1 dW6edjLyVubcFGBeomRS8LkImH9PEATGyZA7rVjf/iI/kEdOFgv4CSceO2E34UnC4MdNBvxkDHYS O67e2HZec2Lbfe1ZXSIYHS8lz52EgLsG0NuvO61tszbuwUOrJah91gckhIPWTyQFfouZCQHg+wRP CjYmIzAJKL12QrAgnzA+nxyNRyJIGqU5BPBEjKOiTAjosHUcgRZHLvvsonZseVbsBCL4Oz3tAPzc H7sICfoopy+IYaeA7xk8y4P/Ta/fOH3KB1/sYuC3yYbgvxPbvjjv98/2G/gZfz/yQeAHIvjzuKc7 9jHkJEJJxETzycmJJ+BYEKkDbcgFRDqQGZ0IvqtDhIy6hboGtleB+ij9/rEU2pMAYTLS+VRm0GQA YNF985Onx/dMSjBzRAAcBU7y1FW92jzNQLogq3LKVE662o5kuOZafw60m0O1HdA/P/Dy9tU/OXXa udp85ZxlcvAEgftsYJDUOQnUeQHUOeSwukA3xyofcFnIPfgY/bZ/sZoQsCu4y9ak2qIk6Mf7Enry Fd31mB1KTRKeIAwYA9CYtzkWBq5n7iiw3hOIBdhJ4KHQgAThuwfEjkgS+jFYJAi8vMZ7CbyTwJHT tJtgkji97b3uPEsOF3iCGCWJih1bzmh3Ip6Zz0wI1i7eIwCZEKy/wBHrs+8S7HoI3AMfU7t2xvun nRCA3BkY7QCNJKAy2JlDTwYAOmUdzIRgA3rIBhIfm9prT+W733ZM23b1mZ4M/OnfsP2q1eDvicAT As77T2m3XfkM/1ZvfrHLAj+Oe3bYoCP448zfP+Zpg4an/n2G/TZ4SEAe9CXwYwHl00HcfPTXF5H1 ncggPgNMVJ9sBpaJ0OtEBp2T3uC7rpBXfS4MlqIjr/CbDn8G8OpXofdLoQmAuz2ASSB3A4T5yl2B jdtX9D0Bg9evi7kAqfrk19Gu2w/s5vw7zJ59oJ3StKHfWZs1+JH9emDj/WP8t7b3Hb/6QGPw3azd F32AQUDk3PUAGqhzhPOS0HkGeJAvMp2nTht8vobsbfHtYyaErbZOOZ8VWQ8IXy4PP6kDsE6hM3hf QYcdoNcIeIKwa/NrNlsmDGCUJBwYQ4wlxtViGHcUvpMw3o+ckCAixjBJ4LtFOG5CkvBEwfcSlijw 3wbxKad7rnmGHzntue4c023OxIDjIiSDXSa/46pj2laLb0gIO83PbsQ2awPvXpAMDlkf/D2C9Ut3 CJ4M7Fr8N4oCvG8Ek4DDxiX/QQ4NmAAyixg8wLA0GwQP7hYA56PUG4VkwK9Z44wLn53Fi5CDNmh4 MbLHLmz79cdl8Mdu4E58xPONp7Rb33hsuxmf8onA78Efg4jBxKcB8NSP7Zr54BM/4MHf2uBZP99d OI2baPAnKBswYq3g73rQdu056QIpwxhYmZORNsH72JI2OUCa8gqts17wniRPhFx5JgLFMCkY7R8h tnr+0wXQWckvGn35/ce2H939gukHwJYFtDndeoPgWgFzvf7Vj9Ij3TIblSlSbgmiJkfqvBQd/Smq /TKZAb+m+r0vXGhPsRt8riNwITnkToFzPEoPfnYfM0AuQc4xq5O0IOOH0JX/yG+vJoTTTl5pN/5z W/+2frfZOkYAczvzD+jZdwazAvQlebumTA5Wh+tP1yrkei1MEgmzYckEgbHqEgTGMaC7CB4pI0Eg 9vCoyT91CFhsws4CJT7d5J9wQvzCA6wBP1ODj7DfbQ+4d1+zse249hRLBme3bdce3+62eOfvDqzu XgMSwX7EUWsHwDsETwYGlEesTwB3DPrDdT6WVvKeAF1SMKyk0iYGwKQwQgYWhdUFeGP4lhs3mZ30 hGA4bBeAxHDYLkiTwz2WPe/Ck74NzA4J+rtMjhe9u7ENwyDihQoSgA2uJwBkZfPjZ/64EUwA1mY+ JQX85uFGWh+ZALRMWgCe18eJRN5lpvfJWWmDjyl4yonQu43woBVql4gxr7zK8r4AwUPuk93oGvhH 8I8OozTwP9txRwDwEx0/uPnZ0xfLRruCGsQkeHWY0y2rM4en6+vp1FF0tmWnoHrKtJyjq2yd+KW1 /40/O9N3wghSeXwUc5zzPAOg3Vvnjda5TSzMW9iTNijtccLKjCkByPAe4R/8rdWkQLzogpV2kwXD DPqoY+VCIgg/1KVckP0kXeUGvTYgr9tsfDwIuxbSOV4CTRJ+wiBAIsbYe3IIeJyKBIGdBEp+cMUf aC22Ib55jEMJWcQ1xE2AOwKFJgFPBIi7hvusb3iHgJ0CaE0KvC9MAvwHOZ4Q8IcGayUFBhof2JDx RvkNjE4A3Lpwl4COY2vDlx9IEH6BQCQHHin5YCDoYwAxkAIMEI6f+NTvT/7mE8Gf22QsgNmnf/RX eE6cOkE4gRymz0kXfCJsqKNdjikRMrcpPLHQbgXHH22RDp3fGwveXqoMpYHJgAlBeQA7gUwGBPgA npo8GdgYf/NTZ7Ynj8Q/QGcwQlLQ4FWD2UhXbSrW0gPqp9pWWfLR16ob1dEneQIfc62yCvqpfsk/ HbvkZ9oXm18ceEX70h+flO/GMmBxbRi4BjzAcZ4IOG+oIxgPcl7OIOd+gLKdFvDusIe/Xba+EbA0 SC2AOpSGmgw87gxkXJ8ui/revshpQ9TrdGDuEyHTJKFjmEkXY8zxNniCMPjDqgElEoQnCcDuEeKf x0Dj/SOliHN23/JhWqAJQJMAcMSABOBJQODjZP3uxtbApED4kVEaGq1JIZOD6XISBDwYBVBXz6o8 EaBTKAF0OgDaeSQGwC5QaX9BUoCEwqd+0vj0gr+jMPgkt/byhgC4QQbcLNKcFABurMtJL0FOJgHl 6tP50CuttuA5gVlP6/uYFjnhAR5QWuzJ+yIWMOjz02CY0Jzk+U4AOuUNujPAjuBrHz+l/Xz/pYvB v4IBTV+yqn3ll+FobAG1H9EKrVehNrUOSwX1TJIjmw6DpLQWaDuqN/i1TPzcwQ/vfL4Fo+ljqlxD mRRsnfhTrs07rhMPeHbfMTd8ni0B5xzrcR4SnPsOs9E1MQuzGQYvqevrR+SMO24jfJV5n0DbNQOk 3cZ0uAbQHhcUoeO18PpdZvpMoGGvYwqa4+3JATCasYsPzBkLCeP96T/A2Mk4ilMYTwDgSaO09oBM CNYHQgP/HLp3CHyxoIkhkwJgNpkECNYF0CgaZ2cE2UHrtB8pxQUSlFf4t+8CsPMbCKCtoP0mGHgD F24q+g0E7XqUIec1+MQYQWx4jVkvbCgntM4I3p+KGFvAF1qUFbD1CVnkDPxKj6AfE2Zi0N0AEsD0 fsDsbXwf+eDx7af3vGQ1EdRgFAGoK0e6Oazlcw5z+uqv8nOYs5uTzdlXqO0IozrASD+yp93IFrD7 9q3PbraksGF6mAKwlgw8TtKnXYBBDvNFA6DPNSt9bqIMOecw1kLOZZGT59pxvtjo2tC1otA4k+uM tMoL3fH0NZKHrKMDNaZwTPQaHKZ3ndpHrCIY0zwxoJwBHqg9GQTNWFrBpIDAz4RAZFKwPi0kBuGh 637tFBUy0At48xZ0sCeM18EGssGAJggEc+UBXLDbGq3IgYR/AwZYb5QCNwRt86Y5X2wSYZsIufZZ ARsvVQ4ZEbqhbyDqgM7JU2HjCGigh1z5RNQhvxD4lTc7IHcFkRA8CaAMmslgek+wof3wtmcvBplK H83HLZeBPqqfOb8jWx6njOrM2RLqj3StQ37uG9GjOgrq1Ub5SmtJqM0cBnXwv8u//KFn+pEFjzGY HHK3QNgcSMTcwTzivAPNOevBjwibnMshp23KQ7ewRgqqjccqlNavXG+F11IxknmMqbzIsk7IvL2n gRqz2E6XJIjQMy6CZ1B3nfAOs8nAb2NB+X2BtAswXrkt6dBNCcFuju4OOOgZ9K3EDXS6gM5HOkf4 cxt0ZgAfJOrtwjhoKl8L6QcY1KE+B3ydYF0H/AZSD5oAL8iJPzN2qie4oBZgAVt5LBSUGfBHMBsm AYJHQ10SAGBnfWYy+M5nz53+x6wHzdgZaIAh9D3CLAaBd44mKFPMyflSW+uqrcqPFkdTb67NObnq KK/6kY3KKj3iRY5PIz2x8yXtwT84zo+RmBD4fsETg82BmhAAzKUM/AKfi4TNJQ/6CpHp/E2d8KN1 oujWIGF91LVIPdcuaZQInqpTeLA8GpRYBVmlUTKop8x470fIMiZFCR3hfKDSCVxXyB3G59gQqg94 PYC0lSuZDKIikwB5yjq92CQfMoXXsUaSR8PReIKyGeSgFRrwAcPAURcD6LZoM+QL9QpfMauHz/AL ntc1msiY5EkHfCEMQHu3s7IGf60Hugv6ZtvxARwL6dEQ3wtkMkAJ3tp02PXgPcE3/vTU9uTB+IXF ZUDQmQs8CtrN2VZ9tVW9yqmb45UeJa1qW33NgXYsdaeguupvJKNc9Ypqp7KRjUL1WpK2JPoD/Le2 f7txdccQSUHfL2SCwPytsPmzloxzP+d2AXW6TnI9hN7Xmqw5rkfQzhMhT0Av/NHEgWpLsM7IVwby 4P2pXfjUGzxWkadt2JBOvwPAxu3sGtOv6klDL3LC+x3j5jaBPDLqYDdCaQR70CyJ7mbMYMGmdCo7 aRfknRSonWJ4M4CBDwX6MvLHfhH0xwmn0Gvq5GKfkxljRz3k1GkZdC4QoT0xAEYjyFNOOrfxVlKe ycBKJoLumChoJgM/O7YA8JU/fkb76c4XP43jn/L0r1Af9AmgDbZT9eTnZBXrtUl+pr+1P55EYGuY 8085SqWXyVCO9CO+1pnj1Vb15OdgNr889Mr29T8905NCfmLP4CV3DTZHgLpjUGAes1RgXlZZN/eF 97WyTCeAvMpGa3NE61ofgfFFg2y1od7LQAZpkSUoRwk7G1fStPG61Aecpo+wmWtjdDw0hI3BAh+y aYeAQQpAUZMAkQO6DsBOG4Ys6SgVORhGq76zFRvVE7SBr5RHX9ROdQt82LMOaecFlC1MzBgrn8gG XxADLCyUkHUwOWkGe08AhQe4I+h2BQHsCDwRmL/6nuDL79/Ynrjrea3h+wQSKNaPQYD1YLoEXVCK oKvyav/vCtoPxciWqHpeq9Zd5oPHWyNoffVR/VJP0E5RbUZ2Ise/afzSh06ePo0kR0mZFGyuKLqj JJtTmgwwP502G32Xl3qCdgDo4HNtCXSNkR+txwroGCecD9plwo9o2KiPZVgI0sbTXwbxsPGzfZGh 5EthyhPhy+1YD7KQg0+fAbxUZj8oqzaMzffptRm9wgTggyCAwTLeZUTokjekDRuriIvJTspFEC4L O5S8SQD9Q8ab1unnELacMFm3AD7UhnYe8ItcwYmdPGVBM8DTjnyFL7LCOyy4J60w3/mugMnA6AT0 hkwGNvke+/ymtf+DnQYUCSCdXkvSVT6XJNR2xAP6jkDlCbkG1qftbB2D2lQ7ytbCsvpaVnmVjTBn U2Vqp1ivbejwbfOf7rzEdgrH+G4BScHLmhRs/uSOweYT31URDPic8zn3BzKHzU9dI8lTJryuNV9f IefanF27IuMad5gc0DpVnqXowCMmeRnQGOaxrSBtilyhHxslr3oP5uGHtozBDtCG1Kkc9YodwBgM eR4ZQeGJweC0IuRpKw6TH0B1bJQNV95ldgEAacoB3IRZvbSTN0t4ghOj4w3dRBhglAQ4OVm6HRG+ FZy4GuTXAgK90nPIJGAlgeDPnQG/io9kgN9l+etPPsv/fy9eMA6DQ6WXBfORfCmsTa83COJKkx+1 TR19qf0C2F4BZVpXabVTmfLVllC9QvUjOXXKK6o9eZfFeHaygMoUI53J8Guq+JgqvjjF7y7obgGf iMldQoBzkcmggsGe8zmDf0DXidNRJl/A9eT6YuPr1vrkMDrjQOi6uEB7YCQTeY0rWhIZ32x8FAzs LAHaqU71SYdP+qc+7UIOvdcJGiX5Cvdn10a/xPAdggb7Kq/6WdtoIDuudPCuN+ggzIH+uhsg7RDe PkvRk18GTiYvbZKpPCddTEBOVNcHXSe2IhdCofHET34OvtCizAQAcCdQkoEmgvwIqeGvPnpS+xm/ WMZgsR5IsFiQj2RqP+LVXrFgUwJ+yteDwTWyfvWFbx7P+R/JKaO80mq7HrB+xUg3lMm1pkzoyle6 2ob8yUOvaI9+4vTV9wsG/yKVldwxsERSyCMiwygpEDUZDGHzV+luTRnNdTZCrlnSVqfKiBofkq8o OsQtlS3DQjyjDGXQiIGMg6SBIyHLOoH0a6W2oXKF+7aSfSJwZEQbxNPuHUIX2EOuMtIeiEnTMZ0K tMPJi8zrUGZIGfThm7zLCubkCt7MvIbCQ49JUuWcPEOUCcYkkQi5B3QEfIA0ygFmj4IGQDJA6Z8W CjAZeBIg7JpwNPTI+49tT2x70eriX8CSBMGgwZK08iP5gn6mDbcLndZfC9WOfPWxHn+sU+uOsMx2 VHfOfmSrcP0g0BNqS73S5NdjP+JF9pNdl1ggP8ETQ/eNZ9kxcKfgCQFzfwSbn0AGekEnBx081hkT ArCwNqEjqJ+RadyiHKCsg10H4wdjicYIlXl9lBHDCMamLr4FDTAB0LbqCJdVG6PZzoKfkGedGbC+ 2vo7BL8gGzC/0IKUSeUcEOrURsqFxkOn8oRedIHXHfAdwjf7ixKTAKVCZZw0nZ5y8OZPeUAnrMpd F/IKnexcFAQSAW2WfYTUSwN2A9whZDKAzHz77gA21m/sCHA89NjNF0y/RFoXehcAliSEtZB+1pFU 5rDQn8CcbCTnNVbdyHYkX7CbCcZqs1AnZCO5QndooNWe9DIfbIOAzH0O7oHajOhlOtDhE8eLj916 UTvyng3Tb4lFUsjjJCSG2C3w/QJ3Cpi7XaIw3hF0XRu+nqK+ryHoKS/0umF1uMYZH9YF68NIhnhF vsYiyDRWaZm0xDse+XhgFzoTgvFZnzKCcuqEVp3Hx+iryh3S3+7IiAPFykoPYQ5Ywhnl2ZDIaJMd HqB2lr6yb5BRF3qU2c+gE+CrLIBJkjQmS9hy4nAiqQ0nlk/SGcCGk5u2nOhKJ8wWCwY0EwCBRDBK BtwNJMyHJ4QAPkb6nb84J14Yl4AzguoZDAi1+3WxHt9VN7Krslqnykeo9VgqVH80WG892qj9euoB rMPvQWg96pRW2XrtBjr8PtI3P3NeJoX8iKrNOYI7BiYEBeYyykwOBOQGrh9AafJDoF6Aa5Dg+tU1 TXkXL6weaZU7HXzKhe+gMtgFn/EsAFqDP3ULAb7IaiLQ4A96rdiKPo3kSk+fMgJ0QAJKKyj3MhyB p1Pq0VHWoc55tRMZL4p61aF+114AMgXtq6xODgKTyMuA0g5OMJSGnHDCM9CTdpiNQ3Sc9ApfIFFq ElDke4IAdwY8GuInh7Aj+KuPntye3P/y1SfmpwsGgZFOfasd6YWn9cGTK5D6AdRn1SmgJ+b0I35Y B8lTEuiorsoqP4eR3YhXWaWrXuUqm9ON6rKsuhFoF/j5vsvalz94UvMXz/FJJPwuj7547l4+cz0Y mAA491MutALrra6pXJ8KyImRLuhc+4ZRDFkXBjFmFJcg91J0AIOwQuW6OyBPWu3cn/knr9Ak4bT4 ZH+djhJYwXaBnQfSONDxpKsseDolnSWh9iojKh8y9q2jo1ReZWqLyUAbnTCuDztOlm7CiK2j8gYN +JUmvwCrh5JHROCdDvBIiAlAdwV+JARYHSYCHA/hi2U/uefitT9GOoIudvKqUxvKl2Fk18lKH9dK MF1dwZx+ZF9tRzaKob70W33Sfq6swDXP6SBXnfIjmny1n9NVXu1q6RhfN+ba43e/yBLAcfkz290x EpODIY+SMPcDnPsI8lwbGfQN3TpTmdkBLgtabV1n4Drm+k5eYkMF6qL0WCFyImMUSkHqCdqRFp5x cogI2DUZzCUElS20GW3NtUk/ql/pnBj0oroLBNS21MtGROaArOhy8EJHGW2oT7sqMzvlqefNVKis u8EmzwkUMtVzUrEkoFM+9ZCHLgM/daAR7EOGoO+lATsAlJ4IIvh3CQGlgC+LHTZJ8MWyx+98ngWY 1y0uWuVHiIW9btsFeQSKzofJyGtyqvW7OkSxp35EV1DH+hVDXQl0ipHvoY91ovqa01XMySuqj1E9 2lTbRBmPajuqB97u83c/f0G7/73HTC+e4yipSwo2V3PXYHOXyQFzH+vG10usIa4brEfwXKO6nqj3 NRvxADKuY6zL1AcoJ43YQ50jeMi1HlFlrI/4A3j8AkJHWm1UDnRxk7oAdYA+7SdsLDVRUMakAlQ/ 3iYRerVZfakc5XqAYEpnrMfGOrtAlTuiftJWui19Rsn6pBNxYxfoZRC7bnJYmYFdbYrceZM7H2Xy AX6SyGnhAQZ+L4XXRMBdQe4MrMxPEVlbAHYE+Nd93/70ObYoZ4JaXbjLMLKdq48gDx3h8pBV2wrW 0SMl1qOsHjfRRgG52lRUu5FuhDnbOfmCDvdCxoe2WkftKVNdlRHUaV3S3G2orGKkYx3VLfNRUer/ 8sir2yMfPqXhGCl/BgNJwRICXzojIeT7hSiZHDwZADbXK3x9hY3C1zEQNskXIIag1LWNchRb1I5A PMoAGrzLgybUfs4GyHhJWgCeMtIVWtcR7YCuiaP6dYR9la/gDxR+ITZIbiSgfoS8WIP6cRl4ovIG tzfo4BHel4D7RL9G8iWo+m5iYOIQoQcwodI2dCh9MlaoDnUNo4nssIDOMhOAwnSaCPLTQybXdwT+ nsAW1Tf+DF8se8XSxTnUgeZTe7VXei24bfhJPugOSxIF66ylH+lGqPaVnvM1squykZ5yJrARRnVV r7oR3UHGewFyT1Ve25zj52xUr/Ka9IrtT/e8zB52TsyEwHcL3C348RETA9aNrp3g65rSdZd0gGub tK53gmtcaaDGlZQHlvJWF3Gs2nQIvcqcNzn1qoM/gv5JV570CLQH8sgp/DNhdO1G6Z8yysohVPCp OvmA2jiiEdWTVozqde0XH0DWR18CvLGuBx/9JOhPZTUBOF9AXznRglfkRATMhjwna07uQD0iqskg E0KU/sIYcvOHbxjzB+ge/ciJ7ef7Lh0uwpRRrsc1vw6qf/ct/BClbX3qd6yzb2kvsmVQ21Gdo/Ez ks3VX6YDVI9PBVV78grVeSlBX/VD2UzArraVntOTr7I5ucteG/+t7djp/YIlByYIHhvp8ZH+5MUI WDtcT7neDL5GDXN0t/4HMgXjDWOQ0nOodVTe2Zg+g7XIkiYv0KOfrKu01VGdgv6SHoH6AOgpIRwt rGJ3saThWPhq00FsCa2TsJuLcmQzvLlhD3ACIHCnLGiVe2AHjB5NJvKwcX0AtMN0w2RggR2lHhEx EeiOIJMBYH746SFPCDYpvowvlt31/KcR5Af26mPpgh5gLT2hNmsmDwPt1+N/pM96uLYIhtWGoC7r DDCSj+rN1a9gnWo/ko101W5Up9qMdNSTXu/uhvwyqC3nnclxjPTXnzmne+nMYyTdLfClM4+PHLYe ajIYgesv16lhYe0CZus6xC8A9ABaH/DYo/Eq6nZ00VOedgYN1ipXmnVH/kDThyLtBC4nyIvOYWMO ffKGfIfQwRQoh8EYMpG7LOS0GyJ8EmhceSLbGNHKoyREX29mJ7M2U2b1loGBPxOA1ckEIPAJKbTC k4AFe31vgOCvSYHHQ4QnAusn8MX3bWiP3XRBe+rBuuDWwjqDYqWVR1ntqk5lFct0wHrqjxJaRfWj /DIss1Ud21FUW5Urvwy0rb7Uh8oVc/aqV3qZ7XpAH2vVr3Yo43sS/t/aPnLK6pfa4gjJ/4WkQRNC lxQIWVPkdR0SXKsOo3W9k3Y+So871h5ig8cflEGnzkrWp5x+3DZsVFd9ZB34MaTOoLHQaUOe8Rvy nUDoK9gH1u90ReZ8yLwdygPjhCDICy+Yk1PHBtSONHl2MOsIlCftdeXGOL8OcJIkHfxCqfqATzLq DLobIHyyWjD3oyEgZEwCRE0E3BWQZjLA9wm+9akzFn98Thca6bUwZ6tPh7QZ2Y3kyo/qLAP9ESqr NuSHsLHhC27KWG9Ut9rN6dbiQY/4KiO9DG5Xk17w6pN05Ul7PQOPo6qN8lWO9uZ065Epr6C92Dxl +MnOlzb8mqomBk8OtlvIXYOtgYStCU0IFb4GY03mGjUZ6YwBAvAZn1iqjDZREuoPYHxKRP30FzIG XK2TQThsKO9gcsZIlHNQe9L8VFKtS58O6FRv9JoJQRvpnsaN7uwC1OnFdzoBBrjqR7zWqTIN3rkD iL7RpsJtZ+QO0AYGfMhIKzghOTk98Ftw73YFVuoRke4GAB4NISHoewJ8I3RhUSmtPKFn9VWXskHA UV5ljmJfobaVH0Ft5nwoOjvry3qPOZRWjOTrqQdUHXiiyquN6tfCqD5ls74isKus1lXZnL7KqdNy RK8XZv+r+17dvnvThU0/jeSfQAJsp5ClQXcJWE+j5JBr0nTdugXPkjDe13pA1/8wZjCmBDweRkys fAeVW+m2cxC7Bd0AHtgH8goG+sqrHElAdbNHRryAHAgDKmsiUF3FqP5aOk8kxT9voMJltR/Gq23K C3JC0B4leOoVpuPEgi4nXqBOTKBLCIDJ/AWx0Z4UjFb4ewIb76986Pj24x0Xrz71jhYdSwZFfx8Q AbtCf9KA9Z4u0N6oH+pX9XNYS5+Ia6r+GfQW5ANQPqcn5nyBHvEqW4b6vmc9/lRG+dHoq82cbEQD nDMKta1y1avdgmw8R5EYvvbJMzMp6G6BCWHhCMnWDHcEXHO+HkMGGuuVyWEExgJd7yoDPDgrQuaB 1JB2BsoYj1SGEnbOQyd2kKV8TqcQHWmVJcATIud1qaxi6Q6BF+ww404ePGi180BtSHmtJ+h4s0Nd 1iNoV2UjuWLOJhNB0Fo6HdDAz8RAcCI6Iugj+IPXZMBdAZLBcEdg1/zlD2xsj9/+3MUAUsHFVmli tDvIBXmUGPlIXzP9XOvJ3etKWfWVB6pPypfxWlZ6DvRDqIy02ld95UlXGW0Vfo2S6EZ1qpyoPGUq V15LtemwJJGRVqxlRz3l1daAj6k+/P5n+DGS/7w23zFYYrifycHWSgZ9A9eprkVdrwnYRcn1XZ/6 na8yg8ekwqfMfKqOAdXjDkvRpzx0I1s+rS/QaiP1OzlR5LSt7dAu7Q04YuoTAhRW6kXkxRBRuZMp TIcG6GOhfsg4oOkvfLJu2gW6euVmjORuL21Qr345WXwSCa80J5lCJyHAnQDBHQE/Tuo8dOaTuwJ8 sexbnz7Tn5JygcgiWRfUvtZdy1dtr/IV1Fe7UZ1q02FJwFk3IoCCZv3qp/JVTt0yuxE94udA3yOM 9HMyhcpVrzKl8dQ/eregqPWIkc3IlrzKtay6AfAzGD/Y+jzbLWzMhOCQ3ULuGrB+DJ4EgtYkgTWa a1jg695igfIpL0Cc0FjhfMQohQdToYH6OX/KnQ9a9WpHG4KyuTqqc8zJDe5viR5Y+x3CEsDBmnLQ Bh1kgjId9CrTIM+gXmVpL3K90dDTBkGecsKTgCEnUthoEqhgImBSQALwZIAEENBk4EdD8GkT+ut/ emp78vArW3uwBMf6RAye0ECq8oTpSdO20ytgqzbiG59oUpukQ69+tT5lXX3SgVH9KqO8tlltFAu6 JW2rL6Urqq3KcY0MbmqrNrgH5Cmr/DKo7RDwH6j11uUj+jdXL+/jCFEXNkvtDO4z7B1KQye06Z6y NfGdz53vx0hdYmByQCwx+H8lBLBelcYaC5D3NQ7YOqRMdYwPAGWqQ6kxrdZhMFV43BP9Ah80eZUt 0AP7IR8leAfosEm58CpnEsuEgIskVEZawSDsdCD1oiPm/FS4nXWKtII3iEFfbRZ8RDkCg3/6m9EB c4mApScFBZOB0Qr/0o1d18OWDB7+ow1t1w3ntm1bNrcd125q91y3ue007Lh2AngvwW/Z1LYDZgdb 0JDtiLrbr5kA++2QFWy/RujgvTQf21CX/uknbSDf7DZul7ZT/W1XQzf5nfoJRL+SrnWn+moztTvx 9MO+oK7bmGzb1ezv1D7sJn6q7/LwQ3T9pW1ismdJ/aodfUQJW9q5DXQsoZtojonrvA7HYLVffi0G 6Ogb4zn5R92w0XbcV+9j8o065gf3n3W93lR38jfZ0j/9onQaMvfH+sFHu94X70/oTI6566CebYZP 2nr/WS91sA2d+9nU7oYs5rDD5vaBd53Q7rWkcG8cId1nCQFAUnjA1pHD1lQmA4OvUVm3vo6j5Pr2 tW623Cno+h/B44rZAh0vckIDrtPU1XoFrMc6rEeZ2nX1CKnT2VEOuvJB13aHO4S88ALIWVGTAnVV NgfaaTuk3Y+B7fhFAqJjHcgXZAGXxwTo5JCFnMhEIOCkUuhHSp038H1BJgPQ5pNHR54IDP45a5vM wKF3neQLiYv7bsO0aGNRhc4XafDbEYQZOIx3metXbSrSZ/K0Zb3JJ3RTHyb+7quMN4BmP+4y/q63 rPreFnqv6/QqVuujbasPO7FBf+Bzh7e3WCftZq/L6oWurxf9h9yAPrsu2kk71KUuZNShHsdg8rkK 9+dtTPaE61E6P9WdxnK1brWdbIyO6+DYpz3LsO3q53X2deDD7YKnndtG3d4Haa1jMD9z/V8c11X/ 6SPkrKN+eJ2wpd7rQe5jYQ8H15/RDv2urZPfW2mH37vSjmC3wISA0tYQoMkAAZ47A90dMClgvQ4T QNRdkBcwBmVcgoy6gMdFoTN2EdShNN59hS19ktZgP/z4qPHpT2RqozKU3AWoXAHZUR0Z6cWvhRzI AUYJofKjuiOfzuNiDNR3Ab/QmBygNfgnr6WBk4gJQJ8+ACYHTwgoC+2firB++SclLCHgXw76l3F+ f4PtCs7yyY+ggEWBEgESwZOB0hdPBIxcUCxhS53T/SLOYGs2UzJZrbtedEEC4AIHio5BXwOAt2e8 9y346VrZ1+gj60QwpQ+2RdnUf6knNsq7zGymspexbtVxLFdtexrg+CIxIvDTxsuwWQXbmvrB+0w9 +a5e+JzAeqt+Jkz10IdpHM3WSvp2n0FP4zLVo3xV3/ubZIa4RsDbhu/g094xPSSoz85PwSRfbXNV ZmXwPtcNe95xfDvw7hUHkwJ2Ckdip4BdAhIC/mVlBnTuGGTdAlz75LG+F+KFwONK6KqN10MZtAdR AYMqSg/iIledy4NOPmTLQB+kl/IK0ZF2Xumwzf+YRkcdwpABHGAjaWNgfbWrOuUBdmK27QDaYh3w aW/1lSY/AoN+8kVGnjKUPqlY0sbAJDBClwgM/nG5gJ+BYkLjacdw6N3H+YJD4PancFsQU8Cb4E/W pnPIIlLQnn58AbuMdaGb7BLiLxdkLtaJVjDYehBQOesRxidEhjZpD3raZaAtac8D7Ko8n7JNT5tu dwKbrDPxWo+Y5D2tvNpOsh5T4K82bCv40qYnii6whyzqrQLXN92L9DVDT7zBymlMJh341JlsamtV hoC9OndQZ7Ue7TEfVuus0pwnU/3e9zTPetnET5iuFzLTdTZqN+m8fbG557pntb2/s9L2WzI4+J4p IXhpSeGwrRsmBYclBSYErE2U+dAGPmhf28FzfZOeg8YXlREaSBmDUqbygoV6Ics6oa9IW9oHzfqd DfkolZ/zDyCJrblD0A4QOUCKYgOoTWc/sAUWfBZQj9Kf/OPGqn4BnBBhn8GdMtJaFlonlU82wTAh GDAhuTvAJyP8m5iYxDgXxTbYJvqet54ai5ML0MpYHE5bMGdQmhYh6dUFpEGBC9gXGQNm6GgHeFve nvlEkPBgO8lW+clf+pf67hNwm6mc+KmP1E+2CBDKB81gi5J06HwMTHbXm42PPkx14AttTJgCXMhc v+onfQvPsfTk4n7gH7KpjwR8wybtrR+q82sO2vsBu7Cd/K76y7YKT30vm9qlrV8X2jCaslVd9Av2 0Z626zAd/BGdDu0VWfoO+dTu1IecMz5H+rZ0DDmmfh1Kpx3KuC7zteoDsnPbPW89tu1+hyWEd1ki +N0pGTAx4OgIOwUAuwSH7hKAWLMAY8CIV3vGD40jGk+qnoF1Qaa8gAHX+ajLuMpjHK1Pe0epzzJB O8irrupD1vGiBzIh0MAHwQJaVgz9MmgdYq16w4EOVF+wZfAm7zr0OfqtcH3oQMMf4X7CF+EThjqh E7QxeHIIWpMB4U8o0Fvb/hE59CESgp9/xi7hsE3y/b9zTNtx7VkeePOYKLDNgh8WEYPyRHPhTDyD CAMMZbTnwmNg8OAR9l4nAiyxKqcvqRP12Q7qTgFp8uP1wn6ym/xUeH+sngf7sE8/Xmeqh/5uffMq PemtjLZpe1fYE1tpT30ETfYbOq/jvPXbx3f1uld9s44kB8P28AParyXqErRLmEx5tQXyuqAzTH2f MPVt0q36ndqcMPHav8nnxK+Oq5WGtAubqS4x8TkecW1TG6t+yWcZNMeUmOorT8D3Ku86AMnm2lPb nrdPyeCQrY/DcVyE3QGSAXYI99oaOhK7A98hSELIdWrrEKWu8VlEXfJdDDEwLmpJusYerwNZ2DhE r/bUZ0IIWdqCRyk615NXmdBrYg3b9b9DkErgc/DAh4zQwaQ9edLLgPo5kFEHsoTd8JQZnWXIXRc8 69CeQd7pAG1SFvoM/lGnQncKBH12L7yYECIp+K89ApYcDrxrQ9t6zcZ2x1XHttvffGy79Y2GN0zl 7YY7TQaArrj1yqDN/o43HdtuExryO60EDYCG7DbTw85hdCdDCRlsQYf/W65Y1bkfK9H2HVEH9M1m g9LtUM/s4JPtel+s9D6bDWhvI+zpC7YAeLeJEjq/FoyR0bdYHQAy+CRgB7mPoZW0oW9vT8D2YK8y 8CzdN8qQZT34RQkZbMMObbqv0Cm8b9Abre0lH3agbwkedWgD/24bNIDxYd+8D9E+6cluo8k2Oo3x 9nas/2xL63l7Vt7+xo0JziO2Azvwq/XNd7QFfqq3qvcxMdrbgOxNG9vN1p+bjP8C6ly10daCBcgI /glbIwASgcPWEEomBP6HMMYhDe5c2ywrGBNGMWwIs9GY5iVReQHbAu31haes05GG3HjSa8H9hW+V qc2CLOy9rmGFHxPNTs8BdqhU5Dq4VeYBOhpSvcNk3jnYhYz10EnKVK6yZWBiyHrGq4+aLBDckx7B 9Cwz+Bvf0QHYkebTB7a13OLy6AiJ4YhN/oPvXmn73rnSdr9tpe1660rbecNKu8ew/dqV9tkrVtp/ //dW2nEbV9o//U9X2tarV9pdhm1bJsBme9AKlxvuvsZ4Q0dX2yjvuW7Sw87bQXnV1B5s2Nbd0b7L wIdfALbgUZe+3A/7DLnUoU/69fqwhU7tWDfgdlEPvNuFPXSOkLuN4c63TDyhftlvytkX0Dusj369 MYZ32Zh430IPmm3CBvYcI7c32v3CLsYTuMP6Qxu2i7ruO3hcI+unDKXJtV3asD/Qgwa0Pn37tYQd 63n/zHaHzQPag6fO75VcX/qKktdMP14XdPhBe7B7+z9daSefsNL+wWtsfl9pNtbe9utt/scxEXYF SAT8yKnvCKw8FMnBE0IgkwGBtRbAOtT1TJrrHMh4UUD5CKm3NjKook2xoX4Zn3VD5z4oU6htoKsf vKPInC623JGwBNSf/8c0Collg7Js4FQ+0lfM2aynLsHAnvygdMDO4ME/6riNXTvpOnmYCJxnXeoM mRBCl3KU8BvAZMXTjE9aPN3YxAb8ExQGJAU8He3/nZX2of91pb30wikJrKystHNOW2nX/mNbOLZo 9lrS2IPEcWPAEsduSyIowe8xGjb7bNsN+e6QsXTakHWj3GMlafVD2u0D1MF+hJ3mAwDNNgHwqO/X EDxK+qWepevMT9ob7kHgCJ2CNgR9AuiLX6PJQcMHaPhhWxwL1t+H6wMtfYUdbTi2rIfSr9nkKL0/ 7BN8oS7o0NMXZBxL9oM2kNEnZej7DgN9AGyHPP2gPh4sVO79sZL12Y5fT4C+sk8BtE0529R+0F79 7QwZStiiRJ9+/39aaRefP83vY46xOf6slfb6/5v5tPmP9wU4JsJLYySDw7ZOcEREcJeA9cSkwGQA mmuO69Z50gHGCl37nd7ktHGegJwwPp+uDVl3BPqTugr1Q55xmXTqgqYe/mrQV9T/uTzyATBBrDBQ skEFL7A6UFk3ECFbD+YGj/K5MmlrCyVBOXVqm8C1Cs0AD2jAH8k82JMOORMAgcRAW5Tdk0vQPpEx 0WNLvNN2B//oN1ba5jOnBfIf8B/w/8849aSV9vdft9L+0nZQ/qU0Wyt5PBRJgAlhdFSEtaexgTGA a3eIqF9jhvOQi456j38DXWKkG/FF5sE9dIyxLhfe9VG6PHivQ1mF2pMXPdvo3iHkIBiqIRpTvdLr Ra2ffPie88l+MKA7HVA72iQtcupYb4E2dEE+9AzumQTCxncFoVe4P1yPTVafZJEImAz45ONno5YQ mBh22FPXb/7Dlfay5660DbE4/vZLVto7/rk9sdruAZ9Kwn+dwsto/GwwQPrw70460rBVG62TNlai DutR7rLg8eUg6gDIWYd2rH+fyI+UeqyrtNYFzT6lnjor4Zs6RfoBP9Om6whcn/IGtfH+B+39GfmM vkDPa+b4Vt8ugz58wY5tuJ/w7/WMzraB0NV7R/i9MaAPPj5aP+p6G0CR6X11G5RE8ET2PeqgP6jP fnlfgbAB/EtlYeM0ywC+X/DBf7XS/k9/e6U947hprm+yB6J/9p+vtDtsJ8JPEvHjpZ4E/qisJdK2 xkB3ySHWYbcmjwKj+EGapcZHtuty6qJ0vdA1KLOeAzTtRJ72CpUPbOCnyirUhu10CYEKRQ7KQKfQ wSNG/jqIvg60D5YFXfJpZzK1J+2oOtQzpJ4wu1k+fKBelyAA8AX1uMh9oE3BwiS2CQ7opEdSUPzF G1fab1y20k6xJyYsmL/3arMzOeH/jnAO5jdLtFH1BrzQBmiTdebsjF7wU+vYVh/lAyoT0I9DaMj9 S3tW1vaqDL47/9YmeddJ3WXXBag9eZTebvRH5Q6TeX9CnvVR0p6yoLU+eI6j64otyvtiHFlWcFyc xvWLz1oSzrM9KdWGdrVulae+1PdfK0UZtILyq/7xNJ9POH6lXfKclfbe/7clDtiYL10PvkawZqL0 dbQE1Pua4zo0uEx5KUk7j/qUs46ta5cHtF7ai94Dc+g1bqH0hBZ8p0cJXmT04YCN0GkTcpZOF576 EaDT9whE/ykjDIDyBjXOwRMdaZVXWvllSH/SVvVFmnZVrnU0QTiMT10FdMRAn8FeYe1Dzt0C7ZLH dcwAE52fPuIi4LsFAguu8gkELAO//Uzgn4ughA0WvaPaBJR2RN1qB+AnN5RfDx5CiXqBtfxWHcCf +1AZrkn1nc6Aa3cepdgC6JP3C2XUHbWrYL/rWKq+sxvwfj+EZ11CdaP7Vu2UV9/VbgHim7ZubzL6 0fpDX2Hr9qV0hB1KfWfmfNggOXjgB+w+LAABNID14mu98gKV1XWKB7bk6/qOuqAZF1ACjHnkFUOd yVSv8VFB3RzcZkkdD+RFh7ZdDx5yyqhX21ISSFrDf7JP4xFUVzutAzLyi5vRyZa008Hsap/QNtog VFflTmMiECofAMHcJ5EhJ1PQrqM+6Hp8pDwmm9NWOh3wSYjJXYDF4J9ECvBLbfjpC5VXIODy/9Iy APvPZUCGMmRpV2WEyGnngZOyKPFDfbRNuwGvoI51O0g9tgO4rdAEZQrUU7gctgGXBZ1+BOSzroFj 2/kEYCsyjDPHmj5cJzL4hww+VU5b2is/kmldgH5THzb4YmQnFzv2fcQv0Ba0nbf6OucI2gIjPaDB nvMc4G6gWwMB52OtcF2BRjzwNRk6jyMh8zVHhCxjA+xYkl6GasN6Kq98lYduIVYCofeALHLnA7Tz YzGROwa2nY51i07b6eoYFr+HACNDN5BFtyCvMBtvYCCf9Wtl3khBtaVP1aUt/KCNCNbUp53Jkx5g KNdgH341GXRJQoDJ6wBNmdBICskb7XyUpEfI30Yy5K+oAqCJkOE/saUeCJ3W46+xwlbtGVAItzHw Z7yrPX1qmSi814kyZVHSJ+2yNGTbipEu6gGo62NFWaG1DWLEVxnHusp5j6jvdBhTylhXbEZjrrxD ZUGrHa+JcgI8/Ctox/nkCZE0IH4pXxPmwxOj0SwB+HJZAMHek6jIAF0PDPjOmzx52AQoy/UIGUqs SwNjAtc/dLrOM2aInDxlKQ94IA1oMFWetgnRVSzYGlweOrWbSwxdPZRBYzdBXdeHkJGnbvjFNDWq MperTegXBmwg7xA2HqSN1hvgnS3+K2hf/Wed4pPIemi3yuaAiRSTichJaXIi5cFnUgBMnskgaJWn 3vqtvC/KAi6yXGgCtfOf0iAt8oqq8yBidZMOOQKD8up/wTbo/AnwsO0QbdT6I6Se/kRHqA3p6pu8 y8LP565aaf+bl660F2xeaZdetNK+cPUa9Zbw1Z603yu5X/7NdtE7HTKFy6SuywJqR3nlgWybPoq/ tcB5tTDngtfAv4Co6wnA+CFMn2UB6vt6KnJHyHVdrge67nX9U+6w/jBGJR80gy1jFGMOZZ0cYL2g Wd8hNO0UqQs9eYLvATrbUhfAcVAeNVEWpfZhmBAUMNbg2YEODVUH2aieZ6yw93phN7opCzcpwPZY ZxSwFazn/MA29SH3/qFfoifNYK980lJysjIhuAwwv91CEPjkL3ouLLcJuS/GYq+yXMiQG8gzEIwC T63vgSRoXdi01XK9YMCqgYs4Wn8Kvc70j36LvILj85HfWmmnn2KLIT7d9fHXm17rhR36xzJl5AO0 ST7ooW3InGcJeZTEwj2OeulvRue+5nih4dt1RMjZPmTZB4Hyqietczaf5AtwNAQ70GrndQ1ch+RV 58DaIoLnelT4Gre6upY7OnQJ8CoLOuMdS+ppQ6jcsGAbMspJe3BWG5SwGdmJvLMpdlrXbQNpE3Yo ZxOCDloiHHojA9A5+YX6gSonz7rgq6+KDN5VHqgy1SUvk6faE5xgVe6AzpCTEVB6Cby+XR9K50EH 6mLSBUlbyl2HErzIkg+ZLu45HmW2E/VGYF3WGfFqX+F69o0oNhXV57B/KlO/Vrp9gDT74QnhmZIQ Ll9sL3nUjydi9Ukdfao9fSQfss6n2FFOGUpCedor3QFy2kZJuuOLbdoM5JyX0KVsDfi8tjHjO4HU mQ/OeSLtK2BLVD5Q1y/5kSx58wVUfSL0jH2dTOw8VomM8Svlyg9sXC5wGWzCttZJGW2JYpe7AAI6 0asc9TIh0IiDkoNjMgdkFuxovxaGgxvQQNy1o3xgwQ506Qd59B9+6N9londAD1nIkx5B/Dit9kYz WQyTwEDm9bR9o12HEvKA9xGIBaR2SUd9Bf0QGRiibgfRUZ886WLb1Q9knSVgf2nvpdRVfwTraUCi /TKwHYLj4nqUwafM8OGaEGyHwGuubXtdkXf+Q560we1nZIDWp8zpYuvtiUzvN2TgVaZHNNDrdSu0 jVpH/a0Ftj+E+eKL4pzbgXyBTB6lXM9QBn8qD/g6HfC59gvUTuFxBHS0wYCZcrULPW0ppy1phfqs Nup7KWBnZfoSOf0qOr3Yu06wrh1CVhQHtOsQ+qdzE+bANpMXuvNlAZgy1XuJwB1QXVcfNH3AVuUB JgBFF/hDT76ztetAyZuYMvJSjqCLZgjoxSfgi9Vk3peBDGCg4aIm7bqwcV5k9JX+Qtfxgc5nlQPQ VaicdtXWeA1mQG1/1B/KVffh3+wTwsdsh+C6gf+sp7qgq1+CMuqTj3uqNmrnvPlWXkufEzIvaKt+ WKZN4RdAnwa1pU+VdcFc6QK3Q6k8EXLWVbsKl+MaDb42g6/yzoZ01O/0wTuUVkg9tWEc6gJr0K4j LTKe4YOnn+rDEXxF1z5lQieKjD5Z3/VhU+t7QuDg6SAmolLV0UGlO8zJBSN97Y8GcgAXo7xCAz9L 2sPfAmBjfVAZfc3WEfgiVN78dYkD1xfX2PFos4DyuoBG4AJaE9GmI+rUhV35TmZ1qGOJtjP4WMkx YB0F/Sm8jvJSLtSR66Q+EX1QvfIVnR5+w3dNCB+1hJB2AV7nsA3po4/DnJ1h4Z5q3SWo1wpwnjgP WpA2ga5O6DvagE+wgNa21GY9YHteL2iXh58E7QxsF2OncvXncaIAMq8T8LlOwCbkiZFM5F0sAj1n D5gO7TC2+LtR6gQaq/QaGJC7NgtY9/9XyRkkR5fUQNhXYMNEsCAg2HICDsHV2MOag3ADiOA+plKh T5OVT882i4ySMlOqqtdd1W575ncfcYK1Vl+rmw8h0P4VR39+QwhTahp5ERhXZK1hrVvmKl9f6kK9 AOaruH1bT3i0zecewS/0h978deEf4Ju1sC5bW8WJrsGrkT1phEuMdzlceehmro078PyK2+9a1hZv nuEi3y6zDcyR9Z77ujZfrvs7yPvP5QOBPjnHT+F19TpZTvy6zp5bMWsAeFjflRs/scb2eN3lPSgt OM9dr//0sfkLR8enUZ76x9Ua1EqHG14csLzm3NDnivjKzbPiTbO6mT/1jtEdX825+R2Xt/c/XHhB eRfutSb9ytuPdn0gIFbcRa5/he+89WL9AD/1JajTOLE+THpdF7/luuTb7/kjXqAeA+oFi2sdAec5 SHNIXvIvIZ95a37D5W3u0rrWvRU3X+s48LoENZOb37XqKS10+Gtu8+Dz+M3jSM69+TeEX37z8fn7 39740+8+Pv/991Pbc/G6eB/WgMfz8fR4+ZrPdY2v4e8FRnrr/LnX+148sF70UMyeLi+Q32pA9Ykc yOs5HLg409LLffRYm58hxSA9Bu6q6ufaix+whvTAO1b+cNsfedVv4gY6eQKNizxx+cW1b/IX1AcC ydXkYB6WtEUfnMvSN7PieDTWwppT/+sFCUirdcXcbzXwrite/d13avrC9/gnuHoGVzHrNyTPm/+C +Eb5Dudj+ukFRgt+A4fMD1vG10HUfMucg9YedZbXmD3oa/WM46fmjOJ87xU3qPV6AIf+r799fP71 Lx+ff/jlHX/+48fnf/7xa03hzKM5vdfG1+vQcI+vB5QnfF6H/ui3YOsFPxpA9zw46hz0874O/nXS +u/gxeE7o/JH3cmLa9QaDMPbOSvAa+y+X/pBaPRwzjH6QfZlroI46ebh7uP+G5hHoIdi/wApzXwA jfgB86ofPctvNcqvvyEktsl/gpokOAeT/5R3sFaNG9yTMXlyzuvDYDh9MCjXug6mrmMwD1RoXRjO gNe1yu1ATLzlzeUBrX8SuLXKD/wgV6w66TaW1nlx5FHzQOtzobk36mpdocPBsyZhu2C959br4kPP +gda93mr11td89d84MXrmOevvD2+hwvRAx/x5PjU4+B6huLNX//qrl3UvA9WfKUJPYdi5iN+8wl8 QNS6Ds864MkHmTeqp40V6ww2Lu6MdYaVG4cH35x56YbxOJw336Omc+fz20LqzqfH9UJzm7Y+zwVa z6+/MjrJxI23S13Fk1vsfibxnLjyHueSXbBq6tO95vI+uXuzTjkcsefuLU4fBBrJIx4fMXs7I/uu /QLz8OIoxjNvdmlnHI84+IZi5zfUXI1NF7g8Nq/nrhe8tv0bOOieq8Y9xXdfPKuuMXgHPdxHz8vX /OYF47XcdWpyb/iGsxo4oIs4edamvl7nvnlfdF6+zr3G3yd4qkfmxntOT+cSzMGaMi6ob4MfWC69 8+HM/4B5ap89FuwszVmz3M8soK88nPepd7QnNeo3oI+3Qa5eV410jzunj3NgejU/Hy6dT+0Lsh48 /6gswwu38StiQrC9MIltwYkv16Lartd8zPnV2r9al/f4MXoNsxcDORqHYnLj/RDMwWltDlHDe3CY a06NppXfYvTpr1x1DfdM3Px4OxbU46oNL+N4LB7ueGo9fXEOslb5gfdU7DyaRvYHJ9RFpTg0Yufc wzNcvULr5DWevJ4PevNC7Zecuhi/wsx3sNU5B9AEfzYPHG/pS90G9lLfQPqD4EL3oyf8xlUc8D3o vNW3Ic6dnb/RG6VZ/t25fsy58A482/1UevMTRw1eoX4wPKCXvFz684xAe+gJ/iufcTnP9SHS3PWv nSKSD99IPpEPWDWvD70X+AA/9QvymM835uDF3eaSf75JBPBnLXnyaNe61N905bnOqwYcrjwH5d8O ANyB3gTUPnRi42eeBeNT3j1G63ywcN5rq8u8YFzpDe+xYfPXaM/avfgdxbveo3vJHe4byNv+Opih VS/GF33mZDTd/Wg+jzh+HQRXdSA58obqwKUlZz7B33+znhNvc3zHP+qbA3Cayz0AX50hvQ8a0lij Ys7vnE9pxAb6us6dMVr46k5kPKAO4MVz1ZMD+B4TurhrbcYVunbr9YB7UzNc3xDqq5PBNZk93zCT HtSLoD5nnBdEuo3Eg/Y7X2vp+ME34Bw1r9UKj/kONh89h9N+zFM1zaNfscYD5uNhwxfgGsR4Hc5f Hh0KuD5Irr8dLmocbz5i59KTGL+t79LgF33D9DMUb/UXH7lj45Mjdr6epebr1xOv72HbL5C26T4H +aW99KSfPHU5Gv/wmM/z4tIX+orwznyuL7nm5z05sXGO5PzMbJDGxekcdUA857g86D52fPVpzc/0 8GhnHIR3w6apl+pqL0s9812cfOTmn/ro8RX2Xxm5qfPNl+ABEGctPckd6XPtp5gL/GCby9eXXuJE fThID4/XT96e0ahrMM+ms97y2HhpeUgCyadH8z5qex2vvZe1PuA9rM/DdyB9/KE5ymcxPb33xjnP 2l17Q/5B+a1mehOHF7343gPxq9eA9vDQq/nL073RL/SceFzjQvYewHsxD/Ae5Q8Oj3uvuq559DrQ mjbeIX31qC+vt732gLpB6qohdi57wXls+iM+4OzhdY/znmucX+vAg/Z7zXjEGcZrnurbPDXiHh8I V4OFS90XwUKL09geUD9l90/f5TPNQU/6enz5WvMH5L65eAP+DQAPcxTX3wamvufQpVFc59MPn2ni tv0xz/QQ3vjmnJ/5GQPl16HioC6H7/J1DpLDv+WpJaZX7w+ePdQaGsr9gvoWvn/Flue66rUQ3/1T 3zhH1ZJ/473+656G+1kDv45KnXw436f4l7riicHh9Eznp23Gg8sXoN/0jtF5LqwH3/Ve6/MDr5k5 +/VEr9E4kL6rl+LWE9v7z/1+r9Sata6owUdN5aYD/0nfPc65ViNor9dM3HnCvYXOB/IA4+n3cZFt pPE1afoYD/SA6yEH6DW56sm7Hmz1YO3tvZxPTvMcbD22Dwbih7/7KOY58Aw2rHs/uOZSffd49ENz UOf+Hj1/w7y5Laef+xLZd5vnwdkaNz+eLfb1XPXiXWMvh/tuD8Jj/43xnB7FtUc9f9L3DVfvg+pn sWsD8eDk2WPWGDxcXUBwvd/Sepwa+reHD47igGnDHaSv1oSnx1wn8fgMl37gz6Z05Ybx0sv48qA3 pvYlHx8aYwN9LnfTvf6B9qRvenSMd3TnOwZaAx/CAq+FoB7+AYTHwfuDHB895xtCiW0Q6kXRaD/R +/9chp5gIjb40CMHdViC+3/AvMMR5xr0039+AzA4Rzx7yl4N7zX18jZUt/GF5COfeR3tmXlDp+aq e/G+rWtqTXuso0Ff5vS8PCcXR64YDzwof0Le9gO8b3UXF7Ur0sOcB8yR88Cxl0HXlMcOrIN9T61G 65M9mcs5R2ndU3PmJV56xJ4757h4W2PWVG5zwqFfvkbl7DP6lt77oRa4Nl6HejVePc1xH6GP33oU pMvXefk7L5ycy5geE5/RazzGC0pX3Jpf/gPr4ZznXPwC69rmE1xb/4agN2O9If8PpP9atOXXB8xX 6Lqrry1eyA0JuY6v9lK1Uf8VslfFp/7Rf+sLd7DNK45+F8xTCI2561loNG7zEQN0nqO4a30eg+Zy H/R41JAHP/XBA9ZXI/mB6tbazEFynp9x+mVu47fwvgdr3fHUpXkwz960azTwrcLXlXhoy3qEa17F B2iDs76q6bWKS1/p4rrfpYV3+3ACrPPiQGtbf8B7QkC7RiCPjeNR7sCP96D2SX5GxW9gr1OnmsDV r2PHfAgsmuBryx5VSy6t+YF56VNc8R+f/wN1aTGTyZ2wjwAAAABJRU5ErkJgglBLAQItABQABgAI AAAAIQCxgme2CgEAABMCAAATAAAAAAAAAAAAAAAAAAAAAABbQ29udGVudF9UeXBlc10ueG1sUEsB Ai0AFAAGAAgAAAAhADj9If/WAAAAlAEAAAsAAAAAAAAAAAAAAAAAOwEAAF9yZWxzLy5yZWxzUEsB Ai0AFAAGAAgAAAAhADWkVZJPBgAAPxoAAA4AAAAAAAAAAAAAAAAAOgIAAGRycy9lMm9Eb2MueG1s UEsBAi0AFAAGAAgAAAAhAC5s8ADFAAAApQEAABkAAAAAAAAAAAAAAAAAtQgAAGRycy9fcmVscy9l Mm9Eb2MueG1sLnJlbHNQSwECLQAUAAYACAAAACEA8k41ld0AAAAFAQAADwAAAAAAAAAAAAAAAACx CQAAZHJzL2Rvd25yZXYueG1sUEsBAi0ACgAAAAAAAAAhAJRafvySsAAAkrAAABQAAAAAAAAAAAAA AAAAuwoAAGRycy9tZWRpYS9pbWFnZTEucG5nUEsBAi0ACgAAAAAAAAAhANmR29lZqAEAWagBABQA AAAAAAAAAAAAAAAAf7sAAGRycy9tZWRpYS9pbWFnZTIucG5nUEsFBgAAAAAHAAcAvgEAAApkAgAA AA== ">
                <v:shape id="_x0000_s1035" type="#_x0000_t75" style="position:absolute;width:53079;height:23145;visibility:visible;mso-wrap-style:square">
                  <v:fill o:detectmouseclick="t"/>
                  <v:path o:connecttype="none"/>
                </v:shape>
                <v:shape id="Image 10" o:spid="_x0000_s1036" type="#_x0000_t75" style="position:absolute;left:22013;top:2958;width:27707;height:19806;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Ipjw7XCAAAA2wAAAA8AAABkcnMvZG93bnJldi54bWxEj09rwzAMxe+DfQejwW6t0w5GSeuWUhh0 5LT+uYtYi7PGcmZ7afLtp8NgN4n39N5Pm93oOzVQTG1gA4t5AYq4DrblxsDl/DZbgUoZ2WIXmAxM lGC3fXzYYGnDnT9oOOVGSQinEg24nPtS61Q78pjmoScW7TNEj1nW2Ggb8S7hvtPLonjVHluWBoc9 HRzVt9OPN1B1MX2596Kqvvd2covrML3UgzHPT+N+DSrTmP/Nf9dHK/hCL7/IAHr7CwAA//8DAFBL AQItABQABgAIAAAAIQAEqzleAAEAAOYBAAATAAAAAAAAAAAAAAAAAAAAAABbQ29udGVudF9UeXBl c10ueG1sUEsBAi0AFAAGAAgAAAAhAAjDGKTUAAAAkwEAAAsAAAAAAAAAAAAAAAAAMQEAAF9yZWxz Ly5yZWxzUEsBAi0AFAAGAAgAAAAhADMvBZ5BAAAAOQAAABIAAAAAAAAAAAAAAAAALgIAAGRycy9w aWN0dXJleG1sLnhtbFBLAQItABQABgAIAAAAIQCKY8O1wgAAANsAAAAPAAAAAAAAAAAAAAAAAJ8C AABkcnMvZG93bnJldi54bWxQSwUGAAAAAAQABAD3AAAAjgMAAAAA ">
                  <v:imagedata r:id="rId17" o:title=""/>
                </v:shape>
                <v:rect id="Rectangle 11" o:spid="_x0000_s1037" style="position:absolute;left:31063;width:9456;height:308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8ScEsEA AADbAAAADwAAAGRycy9kb3ducmV2LnhtbERP24rCMBB9F/yHMAv7ImuqiO5Wo4gXqL5Z/YDZZmy7 NpPSZLX+vREE3+ZwrjNbtKYSV2pcaVnBoB+BIM6sLjlXcDpuv75BOI+ssbJMCu7kYDHvdmYYa3vj A11Tn4sQwi5GBYX3dSylywoy6Pq2Jg7c2TYGfYBNLnWDtxBuKjmMorE0WHJoKLCmVUHZJf03Cnb7 0f60SuTf5adc95JJGsnf8Uapz492OQXhqfVv8cud6DB/AM9fwgFy/gAAAP//AwBQSwECLQAUAAYA CAAAACEA8PeKu/0AAADiAQAAEwAAAAAAAAAAAAAAAAAAAAAAW0NvbnRlbnRfVHlwZXNdLnhtbFBL AQItABQABgAIAAAAIQAx3V9h0gAAAI8BAAALAAAAAAAAAAAAAAAAAC4BAABfcmVscy8ucmVsc1BL AQItABQABgAIAAAAIQAzLwWeQQAAADkAAAAQAAAAAAAAAAAAAAAAACkCAABkcnMvc2hhcGV4bWwu eG1sUEsBAi0AFAAGAAgAAAAhACfEnBLBAAAA2wAAAA8AAAAAAAAAAAAAAAAAmAIAAGRycy9kb3du cmV2LnhtbFBLBQYAAAAABAAEAPUAAACGAwAAAAA= " filled="f" stroked="f">
                  <v:textbox style="mso-fit-shape-to-text:t">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710 nm</w:t>
                        </w:r>
                      </w:p>
                    </w:txbxContent>
                  </v:textbox>
                </v:rect>
                <v:rect id="Rectangle 12" o:spid="_x0000_s1038" style="position:absolute;left:41118;width:9448;height:308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1xYCZcEA AADbAAAADwAAAGRycy9kb3ducmV2LnhtbERP24rCMBB9X/Afwgi+LGuqLLpbjSJeoPpm9QNmm7Gt NpPSRO3+vREE3+ZwrjOdt6YSN2pcaVnBoB+BIM6sLjlXcDxsvn5AOI+ssbJMCv7JwXzW+ZhirO2d 93RLfS5CCLsYFRTe17GULivIoOvbmjhwJ9sY9AE2udQN3kO4qeQwikbSYMmhocCalgVll/RqFGx3 37vjMpHny2+5+kzGaST/Rmulet12MQHhqfVv8cud6DB/CM9fwgFy9gAAAP//AwBQSwECLQAUAAYA CAAAACEA8PeKu/0AAADiAQAAEwAAAAAAAAAAAAAAAAAAAAAAW0NvbnRlbnRfVHlwZXNdLnhtbFBL AQItABQABgAIAAAAIQAx3V9h0gAAAI8BAAALAAAAAAAAAAAAAAAAAC4BAABfcmVscy8ucmVsc1BL AQItABQABgAIAAAAIQAzLwWeQQAAADkAAAAQAAAAAAAAAAAAAAAAACkCAABkcnMvc2hhcGV4bWwu eG1sUEsBAi0AFAAGAAgAAAAhANcWAmXBAAAA2wAAAA8AAAAAAAAAAAAAAAAAmAIAAGRycy9kb3du cmV2LnhtbFBLBQYAAAAABAAEAPUAAACGAwAAAAA= " filled="f" stroked="f">
                  <v:textbox style="mso-fit-shape-to-text:t">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739 nm</w:t>
                        </w:r>
                      </w:p>
                    </w:txbxContent>
                  </v:textbox>
                </v:rect>
                <v:shapetype id="_x0000_t32" coordsize="21600,21600" o:spt="32" o:oned="t" path="m,l21600,21600e" filled="f">
                  <v:path arrowok="t" fillok="f" o:connecttype="none"/>
                  <o:lock v:ext="edit" shapetype="t"/>
                </v:shapetype>
                <v:shape id="Connecteur droit avec flèche 13" o:spid="_x0000_s1039" type="#_x0000_t32" style="position:absolute;left:35623;top:3085;width:166;height:7392;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oCWx4MEAAADbAAAADwAAAGRycy9kb3ducmV2LnhtbERPyWrDMBC9B/oPYgq9hFpuCqE4lkMT CAR6KHUCpbfBmlgm1shYipe/rwqF3Obx1sm3k23FQL1vHCt4SVIQxJXTDdcKzqfD8xsIH5A1to5J wUwetsXDIsdMu5G/aChDLWII+wwVmBC6TEpfGbLoE9cRR+7ieoshwr6WuscxhttWrtJ0LS02HBsM drQ3VF3Lm1WwczVXHxbNz+e+uzIty/F7Nyv19Di9b0AEmsJd/O8+6jj/Ff5+iQfI4hc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gJbHgwQAAANsAAAAPAAAAAAAAAAAAAAAA AKECAABkcnMvZG93bnJldi54bWxQSwUGAAAAAAQABAD5AAAAjwMAAAAA " strokecolor="#5b9bd5 [3204]" strokeweight=".5pt">
                  <v:stroke endarrow="open" joinstyle="miter"/>
                </v:shape>
                <v:shape id="Connecteur droit avec flèche 14" o:spid="_x0000_s1040" type="#_x0000_t32" style="position:absolute;left:37909;top:2486;width:3879;height:2181;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L8wplMEAAADbAAAADwAAAGRycy9kb3ducmV2LnhtbERPyWrDMBC9B/oPYgq9hFpuKKE4lkMT CAR6KHUCpbfBmlgm1shYipe/rwqF3Obx1sm3k23FQL1vHCt4SVIQxJXTDdcKzqfD8xsIH5A1to5J wUwetsXDIsdMu5G/aChDLWII+wwVmBC6TEpfGbLoE9cRR+7ieoshwr6WuscxhttWrtJ0LS02HBsM drQ3VF3Lm1WwczVXHxbNz+e+uzIty/F7Nyv19Di9b0AEmsJd/O8+6jj/Ff5+iQfI4hc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AvzCmUwQAAANsAAAAPAAAAAAAAAAAAAAAA AKECAABkcnMvZG93bnJldi54bWxQSwUGAAAAAAQABAD5AAAAjwMAAAAA " strokecolor="#5b9bd5 [3204]" strokeweight=".5pt">
                  <v:stroke endarrow="open" joinstyle="miter"/>
                </v:shape>
                <v:shape id="Image 30" o:spid="_x0000_s1041" type="#_x0000_t75" style="position:absolute;left:3293;top:4772;width:16138;height:13516;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Bo60PLAAAAA2wAAAA8AAABkcnMvZG93bnJldi54bWxET82KwjAQvgu+QxjBi2iqFZVqFBEEYfdg 1QcYmrGtNpPSRK379JuD4PHj+19tWlOJJzWutKxgPIpAEGdWl5wruJz3wwUI55E1VpZJwZscbNbd zgoTbV+c0vPkcxFC2CWooPC+TqR0WUEG3cjWxIG72sagD7DJpW7wFcJNJSdRNJMGSw4NBda0Kyi7 nx5Gwfwd/aXXwW76e8t+8kfK8fgYs1L9XrtdgvDU+q/44z5oBXFYH76EHyDX/wAAAP//AwBQSwEC LQAUAAYACAAAACEABKs5XgABAADmAQAAEwAAAAAAAAAAAAAAAAAAAAAAW0NvbnRlbnRfVHlwZXNd LnhtbFBLAQItABQABgAIAAAAIQAIwxik1AAAAJMBAAALAAAAAAAAAAAAAAAAADEBAABfcmVscy8u cmVsc1BLAQItABQABgAIAAAAIQAzLwWeQQAAADkAAAASAAAAAAAAAAAAAAAAAC4CAABkcnMvcGlj dHVyZXhtbC54bWxQSwECLQAUAAYACAAAACEAGjrQ8sAAAADbAAAADwAAAAAAAAAAAAAAAACfAgAA ZHJzL2Rvd25yZXYueG1sUEsFBgAAAAAEAAQA9wAAAIwDAAAAAA== ">
                  <v:imagedata r:id="rId18" o:title="DB schematic labelled"/>
                </v:shape>
                <v:shape id="Zone de texte 2" o:spid="_x0000_s1042" type="#_x0000_t202" style="position:absolute;top:399;width:4146;height:329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bJoTQsAA AADbAAAADwAAAGRycy9kb3ducmV2LnhtbERPz2vCMBS+C/sfwht4s8nEyVYbZSiDnSbWTfD2aJ5t sXkJTWa7/94cBjt+fL+LzWg7caM+tI41PGUKBHHlTMu1hq/j++wFRIjIBjvHpOGXAmzWD5MCc+MG PtCtjLVIIRxy1NDE6HMpQ9WQxZA5T5y4i+stxgT7WpoehxRuOzlXaikttpwaGvS0bai6lj9Ww/fn 5XxaqH29s89+cKOSbF+l1tPH8W0FItIY/8V/7g+jYZ7Gpi/pB8j1HQAA//8DAFBLAQItABQABgAI AAAAIQDw94q7/QAAAOIBAAATAAAAAAAAAAAAAAAAAAAAAABbQ29udGVudF9UeXBlc10ueG1sUEsB Ai0AFAAGAAgAAAAhADHdX2HSAAAAjwEAAAsAAAAAAAAAAAAAAAAALgEAAF9yZWxzLy5yZWxzUEsB Ai0AFAAGAAgAAAAhADMvBZ5BAAAAOQAAABAAAAAAAAAAAAAAAAAAKQIAAGRycy9zaGFwZXhtbC54 bWxQSwECLQAUAAYACAAAACEAbJoTQsAAAADbAAAADwAAAAAAAAAAAAAAAACYAgAAZHJzL2Rvd25y ZXYueG1sUEsFBgAAAAAEAAQA9QAAAIUDA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v:textbox>
                </v:shape>
                <v:shape id="Zone de texte 2" o:spid="_x0000_s1043" type="#_x0000_t202" style="position:absolute;left:22666;top:383;width:4147;height:32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A9a22cMA AADbAAAADwAAAGRycy9kb3ducmV2LnhtbESPzWrDMBCE74W8g9hAb7WU0JbYiWxCS6CnluYPclus jW1irYylxO7bV4VCjsPMfMOsitG24ka9bxxrmCUKBHHpTMOVhv1u87QA4QOywdYxafghD0U+eVhh ZtzA33TbhkpECPsMNdQhdJmUvqzJok9cRxy9s+sthij7Spoehwi3rZwr9SotNhwXauzorabysr1a DYfP8+n4rL6qd/vSDW5Ukm0qtX6cjusliEBjuIf/2x9GwzyFvy/xB8j8FwAA//8DAFBLAQItABQA BgAIAAAAIQDw94q7/QAAAOIBAAATAAAAAAAAAAAAAAAAAAAAAABbQ29udGVudF9UeXBlc10ueG1s UEsBAi0AFAAGAAgAAAAhADHdX2HSAAAAjwEAAAsAAAAAAAAAAAAAAAAALgEAAF9yZWxzLy5yZWxz UEsBAi0AFAAGAAgAAAAhADMvBZ5BAAAAOQAAABAAAAAAAAAAAAAAAAAAKQIAAGRycy9zaGFwZXht bC54bWxQSwECLQAUAAYACAAAACEAA9a22cMAAADbAAAADwAAAAAAAAAAAAAAAACYAgAAZHJzL2Rv d25yZXYueG1sUEsFBgAAAAAEAAQA9QAAAIgDA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v:textbox>
                </v:shape>
                <w10:anchorlock/>
              </v:group>
            </w:pict>
          </mc:Fallback>
        </mc:AlternateContent>
      </w:r>
      <w:r>
        <w:br/>
      </w:r>
      <w:r w:rsidRPr="00816848">
        <w:rPr>
          <w:sz w:val="20"/>
          <w:szCs w:val="20"/>
        </w:rPr>
        <w:t xml:space="preserve">Fig.3. a) Schematic of a double bowtie </w:t>
      </w:r>
      <w:proofErr w:type="spellStart"/>
      <w:r w:rsidRPr="005359E8">
        <w:rPr>
          <w:sz w:val="20"/>
          <w:szCs w:val="20"/>
        </w:rPr>
        <w:t>nanoantenna</w:t>
      </w:r>
      <w:proofErr w:type="spellEnd"/>
      <w:r w:rsidRPr="005359E8">
        <w:rPr>
          <w:sz w:val="20"/>
          <w:szCs w:val="20"/>
        </w:rPr>
        <w:t xml:space="preserve"> with side length </w:t>
      </w:r>
      <w:r w:rsidRPr="005359E8">
        <w:rPr>
          <w:i/>
          <w:sz w:val="20"/>
          <w:szCs w:val="20"/>
        </w:rPr>
        <w:t>L</w:t>
      </w:r>
      <w:r w:rsidRPr="005359E8">
        <w:rPr>
          <w:sz w:val="20"/>
          <w:szCs w:val="20"/>
        </w:rPr>
        <w:t>, thickness</w:t>
      </w:r>
      <w:r w:rsidRPr="005359E8">
        <w:rPr>
          <w:i/>
          <w:sz w:val="20"/>
          <w:szCs w:val="20"/>
        </w:rPr>
        <w:t xml:space="preserve"> t </w:t>
      </w:r>
      <w:r w:rsidRPr="005359E8">
        <w:rPr>
          <w:sz w:val="20"/>
          <w:szCs w:val="20"/>
        </w:rPr>
        <w:t xml:space="preserve">and gap </w:t>
      </w:r>
      <w:r w:rsidRPr="005359E8">
        <w:rPr>
          <w:i/>
          <w:sz w:val="20"/>
          <w:szCs w:val="20"/>
        </w:rPr>
        <w:t>g</w:t>
      </w:r>
      <w:r w:rsidRPr="005359E8">
        <w:rPr>
          <w:sz w:val="20"/>
          <w:szCs w:val="20"/>
        </w:rPr>
        <w:t xml:space="preserve">, b) Electric field intensity as a function of wavelength measured in the gap of a double bowtie </w:t>
      </w:r>
      <w:proofErr w:type="spellStart"/>
      <w:r w:rsidRPr="005359E8">
        <w:rPr>
          <w:sz w:val="20"/>
          <w:szCs w:val="20"/>
        </w:rPr>
        <w:t>nanoantenna</w:t>
      </w:r>
      <w:proofErr w:type="spellEnd"/>
      <w:r w:rsidR="000168D1" w:rsidRPr="005359E8">
        <w:rPr>
          <w:sz w:val="20"/>
          <w:szCs w:val="20"/>
        </w:rPr>
        <w:t xml:space="preserve"> containing a </w:t>
      </w:r>
      <w:proofErr w:type="spellStart"/>
      <w:r w:rsidR="000168D1" w:rsidRPr="005359E8">
        <w:rPr>
          <w:sz w:val="20"/>
          <w:szCs w:val="20"/>
        </w:rPr>
        <w:t>nanodiamond</w:t>
      </w:r>
      <w:proofErr w:type="spellEnd"/>
    </w:p>
    <w:p w:rsidR="00D52A19" w:rsidRDefault="00D52A19" w:rsidP="00D52A19">
      <w:pPr>
        <w:ind w:firstLine="284"/>
        <w:jc w:val="both"/>
      </w:pPr>
      <w:r>
        <w:t xml:space="preserve">The structures were </w:t>
      </w:r>
      <w:del w:id="255" w:author="Christoph" w:date="2017-03-24T21:01:00Z">
        <w:r w:rsidDel="00C301DD">
          <w:delText xml:space="preserve">then </w:delText>
        </w:r>
      </w:del>
      <w:r>
        <w:t xml:space="preserve">fabricated by electron beam lithography (EBL). A 200 nm layer of </w:t>
      </w:r>
      <w:proofErr w:type="spellStart"/>
      <w:r>
        <w:t>polymethyl</w:t>
      </w:r>
      <w:proofErr w:type="spellEnd"/>
      <w:r>
        <w:t xml:space="preserve"> methyl acrylate (PMMA) is first deposited on a clean silicon substrate. This is followed by e-beam exposure to </w:t>
      </w:r>
      <w:commentRangeStart w:id="256"/>
      <w:r>
        <w:t xml:space="preserve">engrave </w:t>
      </w:r>
      <w:commentRangeEnd w:id="256"/>
      <w:r w:rsidR="00C301DD">
        <w:rPr>
          <w:rStyle w:val="Kommentarzeichen"/>
        </w:rPr>
        <w:commentReference w:id="256"/>
      </w:r>
      <w:r>
        <w:t xml:space="preserve">the desired design on the substrate, after which a 60 nm layer of gold is evaporated to cover both the antennas and the substrate underneath. An SEM image of the </w:t>
      </w:r>
      <w:commentRangeStart w:id="257"/>
      <w:r>
        <w:t xml:space="preserve">fabricated </w:t>
      </w:r>
      <w:commentRangeEnd w:id="257"/>
      <w:r w:rsidR="005D3F04">
        <w:rPr>
          <w:rStyle w:val="Kommentarzeichen"/>
        </w:rPr>
        <w:commentReference w:id="257"/>
      </w:r>
      <w:r>
        <w:t xml:space="preserve">gold double bowtie </w:t>
      </w:r>
      <w:proofErr w:type="spellStart"/>
      <w:r>
        <w:t>nanoantennas</w:t>
      </w:r>
      <w:proofErr w:type="spellEnd"/>
      <w:r>
        <w:t xml:space="preserve"> is shown in Fig.4</w:t>
      </w:r>
      <w:r w:rsidR="00B8702B">
        <w:t>.</w:t>
      </w:r>
    </w:p>
    <w:p w:rsidR="00D52A19" w:rsidRDefault="00D52A19" w:rsidP="00D52A19">
      <w:pPr>
        <w:jc w:val="center"/>
      </w:pPr>
      <w:r>
        <w:rPr>
          <w:noProof/>
        </w:rPr>
        <w:lastRenderedPageBreak/>
        <w:drawing>
          <wp:inline distT="0" distB="0" distL="0" distR="0" wp14:anchorId="2DE83958" wp14:editId="40ECBCDC">
            <wp:extent cx="2238375" cy="1791884"/>
            <wp:effectExtent l="0" t="0" r="0" b="0"/>
            <wp:docPr id="2" name="Image 2" descr="C:\Users\rahbanyn\Desktop\UTT\Saarbrucken\DB_SE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banyn\Desktop\UTT\Saarbrucken\DB_SEM2.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2746" cy="1803389"/>
                    </a:xfrm>
                    <a:prstGeom prst="rect">
                      <a:avLst/>
                    </a:prstGeom>
                    <a:noFill/>
                    <a:ln>
                      <a:noFill/>
                    </a:ln>
                  </pic:spPr>
                </pic:pic>
              </a:graphicData>
            </a:graphic>
          </wp:inline>
        </w:drawing>
      </w:r>
      <w:r>
        <w:br/>
      </w:r>
      <w:r w:rsidRPr="00816848">
        <w:rPr>
          <w:sz w:val="20"/>
          <w:szCs w:val="20"/>
        </w:rPr>
        <w:t xml:space="preserve">Fig.4. SEM image of a gold double bowtie </w:t>
      </w:r>
      <w:proofErr w:type="spellStart"/>
      <w:r w:rsidRPr="00816848">
        <w:rPr>
          <w:sz w:val="20"/>
          <w:szCs w:val="20"/>
        </w:rPr>
        <w:t>nanoantenna</w:t>
      </w:r>
      <w:proofErr w:type="spellEnd"/>
      <w:r w:rsidRPr="00816848">
        <w:rPr>
          <w:sz w:val="20"/>
          <w:szCs w:val="20"/>
        </w:rPr>
        <w:t xml:space="preserve"> on a gold substrate with </w:t>
      </w:r>
      <w:ins w:id="258" w:author="Christoph" w:date="2017-03-24T21:12:00Z">
        <w:r w:rsidR="005D3F04">
          <w:rPr>
            <w:sz w:val="20"/>
            <w:szCs w:val="20"/>
          </w:rPr>
          <w:t xml:space="preserve">gap size </w:t>
        </w:r>
      </w:ins>
      <w:r w:rsidRPr="00816848">
        <w:rPr>
          <w:sz w:val="20"/>
          <w:szCs w:val="20"/>
        </w:rPr>
        <w:t>g=150 nm and</w:t>
      </w:r>
      <w:ins w:id="259" w:author="Christoph" w:date="2017-03-24T21:12:00Z">
        <w:r w:rsidR="005D3F04">
          <w:rPr>
            <w:sz w:val="20"/>
            <w:szCs w:val="20"/>
          </w:rPr>
          <w:t xml:space="preserve"> side length</w:t>
        </w:r>
      </w:ins>
      <w:r w:rsidRPr="00816848">
        <w:rPr>
          <w:sz w:val="20"/>
          <w:szCs w:val="20"/>
        </w:rPr>
        <w:t xml:space="preserve"> L=2µm</w:t>
      </w:r>
    </w:p>
    <w:p w:rsidR="00D52A19" w:rsidRPr="00E70D80" w:rsidRDefault="00D52A19" w:rsidP="00D52A19">
      <w:pPr>
        <w:pStyle w:val="Listenabsatz"/>
        <w:numPr>
          <w:ilvl w:val="0"/>
          <w:numId w:val="1"/>
        </w:numPr>
        <w:ind w:left="284" w:hanging="284"/>
        <w:jc w:val="both"/>
        <w:rPr>
          <w:b/>
          <w:bCs/>
          <w:sz w:val="24"/>
          <w:szCs w:val="24"/>
        </w:rPr>
      </w:pPr>
      <w:proofErr w:type="spellStart"/>
      <w:r w:rsidRPr="00E70D80">
        <w:rPr>
          <w:b/>
          <w:bCs/>
          <w:sz w:val="24"/>
          <w:szCs w:val="24"/>
        </w:rPr>
        <w:t>Nanodiamond</w:t>
      </w:r>
      <w:proofErr w:type="spellEnd"/>
      <w:r w:rsidRPr="00E70D80">
        <w:rPr>
          <w:b/>
          <w:bCs/>
          <w:sz w:val="24"/>
          <w:szCs w:val="24"/>
        </w:rPr>
        <w:t xml:space="preserve"> Manipulation – Pick and Place technique</w:t>
      </w:r>
    </w:p>
    <w:p w:rsidR="00D52A19" w:rsidRDefault="00FB1FBC" w:rsidP="00D52A19">
      <w:pPr>
        <w:ind w:firstLine="284"/>
        <w:jc w:val="both"/>
      </w:pPr>
      <w:ins w:id="260" w:author="Sarah Lindner" w:date="2017-02-02T18:20:00Z">
        <w:r>
          <w:t xml:space="preserve">After </w:t>
        </w:r>
        <w:commentRangeStart w:id="261"/>
        <w:r>
          <w:t xml:space="preserve">the a </w:t>
        </w:r>
      </w:ins>
      <w:commentRangeEnd w:id="261"/>
      <w:r w:rsidR="005D3F04">
        <w:rPr>
          <w:rStyle w:val="Kommentarzeichen"/>
        </w:rPr>
        <w:commentReference w:id="261"/>
      </w:r>
      <w:proofErr w:type="spellStart"/>
      <w:ins w:id="262" w:author="Sarah Lindner" w:date="2017-02-02T18:19:00Z">
        <w:r>
          <w:t>nanodiamond</w:t>
        </w:r>
        <w:proofErr w:type="spellEnd"/>
        <w:r>
          <w:t xml:space="preserve"> was pre-selected according to </w:t>
        </w:r>
        <w:del w:id="263" w:author="Christoph" w:date="2017-03-24T21:05:00Z">
          <w:r w:rsidDel="005D3F04">
            <w:delText>desired optical properties as described in section II on the</w:delText>
          </w:r>
          <w:r w:rsidRPr="000B7533" w:rsidDel="005D3F04">
            <w:delText xml:space="preserve"> substrate </w:delText>
          </w:r>
          <w:r w:rsidDel="005D3F04">
            <w:delText>engraved with cross markers,</w:delText>
          </w:r>
        </w:del>
      </w:ins>
      <w:ins w:id="264" w:author="Christoph" w:date="2017-03-24T21:05:00Z">
        <w:r w:rsidR="005D3F04">
          <w:t>the procedure outlined in Sec. II,</w:t>
        </w:r>
      </w:ins>
      <w:ins w:id="265" w:author="Sarah Lindner" w:date="2017-02-02T18:20:00Z">
        <w:r>
          <w:t xml:space="preserve"> </w:t>
        </w:r>
      </w:ins>
      <w:del w:id="266" w:author="Christoph" w:date="2017-03-24T21:06:00Z">
        <w:r w:rsidR="00D52A19" w:rsidDel="005D3F04">
          <w:delText>N</w:delText>
        </w:r>
      </w:del>
      <w:ins w:id="267" w:author="Sarah Lindner" w:date="2017-02-02T18:19:00Z">
        <w:del w:id="268" w:author="Christoph" w:date="2017-03-24T21:06:00Z">
          <w:r w:rsidDel="005D3F04">
            <w:delText>n</w:delText>
          </w:r>
        </w:del>
      </w:ins>
      <w:del w:id="269" w:author="Christoph" w:date="2017-03-24T21:06:00Z">
        <w:r w:rsidR="00D52A19" w:rsidDel="005D3F04">
          <w:delText>anodiamond manipulation was performed by</w:delText>
        </w:r>
      </w:del>
      <w:ins w:id="270" w:author="Christoph" w:date="2017-03-24T21:06:00Z">
        <w:r w:rsidR="005D3F04">
          <w:t>we used</w:t>
        </w:r>
      </w:ins>
      <w:r w:rsidR="00D52A19">
        <w:t xml:space="preserve"> the “pick and place” technique</w:t>
      </w:r>
      <w:del w:id="271" w:author="Christoph" w:date="2017-03-24T21:06:00Z">
        <w:r w:rsidR="00D52A19" w:rsidDel="005D3F04">
          <w:delText xml:space="preserve">, which </w:delText>
        </w:r>
        <w:r w:rsidR="00D52A19" w:rsidRPr="000B7533" w:rsidDel="005D3F04">
          <w:delText>allows us</w:delText>
        </w:r>
      </w:del>
      <w:r w:rsidR="00D52A19" w:rsidRPr="000B7533">
        <w:t xml:space="preserve"> to transfer</w:t>
      </w:r>
      <w:ins w:id="272" w:author="Sarah Lindner" w:date="2017-02-02T17:56:00Z">
        <w:r w:rsidR="00283A4E">
          <w:t xml:space="preserve"> </w:t>
        </w:r>
        <w:proofErr w:type="spellStart"/>
        <w:r w:rsidR="00283A4E">
          <w:t>nanodiamonds</w:t>
        </w:r>
      </w:ins>
      <w:proofErr w:type="spellEnd"/>
      <w:r w:rsidR="00D52A19" w:rsidRPr="000B7533">
        <w:t>, with the help of</w:t>
      </w:r>
      <w:ins w:id="273" w:author="Sarah Lindner" w:date="2017-02-02T17:57:00Z">
        <w:r w:rsidR="00283A4E">
          <w:t xml:space="preserve"> a</w:t>
        </w:r>
      </w:ins>
      <w:r w:rsidR="00D52A19" w:rsidRPr="000B7533">
        <w:t xml:space="preserve"> </w:t>
      </w:r>
      <w:proofErr w:type="spellStart"/>
      <w:proofErr w:type="gramStart"/>
      <w:r w:rsidR="00D52A19" w:rsidRPr="000B7533">
        <w:t>nanomanipulator</w:t>
      </w:r>
      <w:proofErr w:type="spellEnd"/>
      <w:ins w:id="274" w:author="Sarah Lindner" w:date="2017-02-02T18:20:00Z">
        <w:r>
          <w:t xml:space="preserve"> </w:t>
        </w:r>
      </w:ins>
      <w:del w:id="275" w:author="Sarah Lindner" w:date="2017-02-02T17:57:00Z">
        <w:r w:rsidR="00D52A19" w:rsidRPr="000B7533" w:rsidDel="00283A4E">
          <w:delText>s</w:delText>
        </w:r>
        <w:proofErr w:type="gramEnd"/>
        <w:r w:rsidR="00D52A19" w:rsidRPr="000B7533" w:rsidDel="00283A4E">
          <w:delText>, a nanodiamond</w:delText>
        </w:r>
      </w:del>
      <w:r w:rsidR="00D52A19" w:rsidRPr="000B7533">
        <w:t xml:space="preserve"> </w:t>
      </w:r>
      <w:del w:id="276" w:author="Sarah Lindner" w:date="2017-02-02T17:57:00Z">
        <w:r w:rsidR="00D52A19" w:rsidRPr="000B7533" w:rsidDel="00283A4E">
          <w:delText xml:space="preserve">that was oxidized (heated at </w:delText>
        </w:r>
        <w:r w:rsidR="00D52A19" w:rsidRPr="000B7533" w:rsidDel="00283A4E">
          <w:rPr>
            <w:i/>
          </w:rPr>
          <w:delText>450</w:delText>
        </w:r>
        <w:r w:rsidR="00D52A19" w:rsidDel="00283A4E">
          <w:rPr>
            <w:i/>
          </w:rPr>
          <w:delText xml:space="preserve"> </w:delText>
        </w:r>
        <w:r w:rsidR="00D52A19" w:rsidRPr="000B7533" w:rsidDel="00283A4E">
          <w:rPr>
            <w:i/>
            <w:vertAlign w:val="superscript"/>
          </w:rPr>
          <w:delText>o</w:delText>
        </w:r>
        <w:r w:rsidR="00D52A19" w:rsidRPr="000B7533" w:rsidDel="00283A4E">
          <w:rPr>
            <w:i/>
          </w:rPr>
          <w:delText>C</w:delText>
        </w:r>
        <w:r w:rsidR="00D52A19" w:rsidRPr="000B7533" w:rsidDel="00283A4E">
          <w:delText xml:space="preserve">) and well-prepared </w:delText>
        </w:r>
      </w:del>
      <w:del w:id="277" w:author="Sarah Lindner" w:date="2017-02-02T18:19:00Z">
        <w:r w:rsidR="00D52A19" w:rsidRPr="000B7533" w:rsidDel="00FB1FBC">
          <w:delText xml:space="preserve">on </w:delText>
        </w:r>
      </w:del>
      <w:del w:id="278" w:author="Sarah Lindner" w:date="2017-02-02T18:17:00Z">
        <w:r w:rsidR="00D52A19" w:rsidRPr="000B7533" w:rsidDel="00FB1FBC">
          <w:delText>a separate</w:delText>
        </w:r>
      </w:del>
      <w:del w:id="279" w:author="Sarah Lindner" w:date="2017-02-02T18:19:00Z">
        <w:r w:rsidR="00D52A19" w:rsidRPr="000B7533" w:rsidDel="00FB1FBC">
          <w:delText xml:space="preserve"> substrate </w:delText>
        </w:r>
      </w:del>
      <w:ins w:id="280" w:author="Sarah Lindner" w:date="2017-02-02T18:18:00Z">
        <w:r>
          <w:t>.</w:t>
        </w:r>
      </w:ins>
      <w:del w:id="281" w:author="Sarah Lindner" w:date="2017-02-02T18:17:00Z">
        <w:r w:rsidR="00D52A19" w:rsidRPr="000B7533" w:rsidDel="00FB1FBC">
          <w:delText xml:space="preserve">(i.e. with good optical properties) </w:delText>
        </w:r>
      </w:del>
      <w:proofErr w:type="gramStart"/>
      <w:r w:rsidR="00D52A19" w:rsidRPr="000B7533">
        <w:t>to</w:t>
      </w:r>
      <w:proofErr w:type="gramEnd"/>
      <w:r w:rsidR="00D52A19" w:rsidRPr="000B7533">
        <w:t xml:space="preserve"> the sample containing the </w:t>
      </w:r>
      <w:proofErr w:type="spellStart"/>
      <w:r w:rsidR="00D52A19">
        <w:t>nanoantenna</w:t>
      </w:r>
      <w:proofErr w:type="spellEnd"/>
      <w:r w:rsidR="00D52A19" w:rsidRPr="000B7533">
        <w:t xml:space="preserve"> structures</w:t>
      </w:r>
      <w:r w:rsidR="00D52A19">
        <w:t xml:space="preserve"> (schematic in Fig. 5</w:t>
      </w:r>
      <w:r w:rsidR="00D52A19" w:rsidRPr="00816848">
        <w:t>)</w:t>
      </w:r>
      <w:r w:rsidR="00D52A19" w:rsidRPr="000B7533">
        <w:t xml:space="preserve">. A </w:t>
      </w:r>
      <w:proofErr w:type="spellStart"/>
      <w:r w:rsidR="00D52A19" w:rsidRPr="000B7533">
        <w:t>nanomanipulator</w:t>
      </w:r>
      <w:proofErr w:type="spellEnd"/>
      <w:r w:rsidR="00D52A19" w:rsidRPr="000B7533">
        <w:t xml:space="preserve"> with a tungsten tip (radius of curvature =</w:t>
      </w:r>
      <w:r w:rsidR="00D52A19">
        <w:t xml:space="preserve"> </w:t>
      </w:r>
      <w:r w:rsidR="00D52A19" w:rsidRPr="000B7533">
        <w:rPr>
          <w:i/>
        </w:rPr>
        <w:t>100 nm</w:t>
      </w:r>
      <w:ins w:id="282" w:author="Christoph" w:date="2017-03-24T21:07:00Z">
        <w:r w:rsidR="005D3F04">
          <w:rPr>
            <w:i/>
          </w:rPr>
          <w:t>,</w:t>
        </w:r>
      </w:ins>
      <w:r w:rsidR="00D52A19" w:rsidRPr="000B7533">
        <w:t xml:space="preserve"> sharpened by a focused ion beam) is incorporated inside an SEM, which allows us to visualize </w:t>
      </w:r>
      <w:r w:rsidR="00D52A19" w:rsidRPr="005359E8">
        <w:t xml:space="preserve">and manipulate the </w:t>
      </w:r>
      <w:proofErr w:type="spellStart"/>
      <w:r w:rsidR="00D52A19" w:rsidRPr="005359E8">
        <w:t>nanodiamonds</w:t>
      </w:r>
      <w:proofErr w:type="spellEnd"/>
      <w:r w:rsidR="00D52A19" w:rsidRPr="005359E8">
        <w:t xml:space="preserve"> at the same time. The two samples</w:t>
      </w:r>
      <w:del w:id="283" w:author="Christoph" w:date="2017-03-24T21:07:00Z">
        <w:r w:rsidR="00D52A19" w:rsidRPr="005359E8" w:rsidDel="005D3F04">
          <w:delText xml:space="preserve">; </w:delText>
        </w:r>
      </w:del>
      <w:ins w:id="284" w:author="Christoph" w:date="2017-03-24T21:07:00Z">
        <w:r w:rsidR="005D3F04">
          <w:t>, i.e.</w:t>
        </w:r>
        <w:r w:rsidR="005D3F04" w:rsidRPr="005359E8">
          <w:t xml:space="preserve"> </w:t>
        </w:r>
      </w:ins>
      <w:del w:id="285" w:author="Christoph" w:date="2017-03-24T21:07:00Z">
        <w:r w:rsidR="00D52A19" w:rsidRPr="005359E8" w:rsidDel="005D3F04">
          <w:rPr>
            <w:i/>
          </w:rPr>
          <w:delText>100 nm</w:delText>
        </w:r>
        <w:r w:rsidR="00D52A19" w:rsidRPr="005359E8" w:rsidDel="005D3F04">
          <w:delText xml:space="preserve"> </w:delText>
        </w:r>
      </w:del>
      <w:ins w:id="286" w:author="Christoph" w:date="2017-03-24T21:07:00Z">
        <w:r w:rsidR="005D3F04">
          <w:rPr>
            <w:i/>
          </w:rPr>
          <w:t xml:space="preserve"> </w:t>
        </w:r>
      </w:ins>
      <w:proofErr w:type="spellStart"/>
      <w:r w:rsidR="00D52A19" w:rsidRPr="005359E8">
        <w:t>nanodiamonds</w:t>
      </w:r>
      <w:proofErr w:type="spellEnd"/>
      <w:r w:rsidR="00D52A19" w:rsidRPr="005359E8">
        <w:t xml:space="preserve"> on </w:t>
      </w:r>
      <w:del w:id="287" w:author="Christoph" w:date="2017-03-24T21:08:00Z">
        <w:r w:rsidR="00D52A19" w:rsidRPr="005359E8" w:rsidDel="005D3F04">
          <w:delText xml:space="preserve">Iridium </w:delText>
        </w:r>
      </w:del>
      <w:ins w:id="288" w:author="Christoph" w:date="2017-03-24T21:08:00Z">
        <w:r w:rsidR="005D3F04">
          <w:t xml:space="preserve">the </w:t>
        </w:r>
      </w:ins>
      <w:r w:rsidR="00D52A19" w:rsidRPr="005359E8">
        <w:t>substrate</w:t>
      </w:r>
      <w:del w:id="289" w:author="Christoph" w:date="2017-03-24T21:08:00Z">
        <w:r w:rsidR="00D52A19" w:rsidRPr="005359E8" w:rsidDel="005D3F04">
          <w:delText>,</w:delText>
        </w:r>
      </w:del>
      <w:r w:rsidR="00D52A19" w:rsidRPr="005359E8">
        <w:t xml:space="preserve"> and the gold </w:t>
      </w:r>
      <w:proofErr w:type="spellStart"/>
      <w:r w:rsidR="00D52A19" w:rsidRPr="005359E8">
        <w:t>nanoantenna</w:t>
      </w:r>
      <w:proofErr w:type="spellEnd"/>
      <w:r w:rsidR="00D52A19" w:rsidRPr="005359E8">
        <w:t xml:space="preserve"> </w:t>
      </w:r>
      <w:proofErr w:type="gramStart"/>
      <w:r w:rsidR="00D52A19" w:rsidRPr="005359E8">
        <w:t>samples,</w:t>
      </w:r>
      <w:proofErr w:type="gramEnd"/>
      <w:r w:rsidR="00D52A19" w:rsidRPr="005359E8">
        <w:t xml:space="preserve"> are placed inside the SEM. The tip is approached to the surface and gets in contact with the desired pre-characterized </w:t>
      </w:r>
      <w:proofErr w:type="spellStart"/>
      <w:r w:rsidR="00D52A19" w:rsidRPr="005359E8">
        <w:t>nanodiamond</w:t>
      </w:r>
      <w:proofErr w:type="spellEnd"/>
      <w:ins w:id="290" w:author="Christoph" w:date="2017-03-24T21:08:00Z">
        <w:r w:rsidR="005D3F04">
          <w:t xml:space="preserve"> registered to the markers on the substrate</w:t>
        </w:r>
      </w:ins>
      <w:r w:rsidR="003918A8" w:rsidRPr="005359E8">
        <w:t xml:space="preserve">. This </w:t>
      </w:r>
      <w:ins w:id="291" w:author="Christoph" w:date="2017-03-24T21:09:00Z">
        <w:r w:rsidR="005D3F04">
          <w:t xml:space="preserve">procedure </w:t>
        </w:r>
      </w:ins>
      <w:r w:rsidR="003918A8" w:rsidRPr="005359E8">
        <w:t xml:space="preserve">was </w:t>
      </w:r>
      <w:del w:id="292" w:author="Christoph" w:date="2017-03-24T21:09:00Z">
        <w:r w:rsidR="003918A8" w:rsidRPr="005359E8" w:rsidDel="005D3F04">
          <w:delText xml:space="preserve">done </w:delText>
        </w:r>
      </w:del>
      <w:ins w:id="293" w:author="Christoph" w:date="2017-03-24T21:09:00Z">
        <w:r w:rsidR="005D3F04">
          <w:t>performed</w:t>
        </w:r>
        <w:r w:rsidR="005D3F04" w:rsidRPr="005359E8">
          <w:t xml:space="preserve"> </w:t>
        </w:r>
      </w:ins>
      <w:del w:id="294" w:author="Christoph" w:date="2017-03-24T21:09:00Z">
        <w:r w:rsidR="003918A8" w:rsidRPr="005359E8" w:rsidDel="005D3F04">
          <w:delText xml:space="preserve">on </w:delText>
        </w:r>
      </w:del>
      <w:ins w:id="295" w:author="Christoph" w:date="2017-03-24T21:09:00Z">
        <w:r w:rsidR="005D3F04">
          <w:t>for</w:t>
        </w:r>
        <w:r w:rsidR="005D3F04" w:rsidRPr="005359E8">
          <w:t xml:space="preserve"> </w:t>
        </w:r>
      </w:ins>
      <w:r w:rsidR="003918A8" w:rsidRPr="005359E8">
        <w:t xml:space="preserve">the </w:t>
      </w:r>
      <w:proofErr w:type="spellStart"/>
      <w:r w:rsidR="003918A8" w:rsidRPr="005359E8">
        <w:t>nanodiamond</w:t>
      </w:r>
      <w:proofErr w:type="spellEnd"/>
      <w:r w:rsidR="003918A8" w:rsidRPr="005359E8">
        <w:t xml:space="preserve"> </w:t>
      </w:r>
      <w:del w:id="296" w:author="Christoph" w:date="2017-03-24T21:09:00Z">
        <w:r w:rsidR="003918A8" w:rsidRPr="005359E8" w:rsidDel="005D3F04">
          <w:delText xml:space="preserve">that was </w:delText>
        </w:r>
      </w:del>
      <w:r w:rsidR="003918A8" w:rsidRPr="005359E8">
        <w:t>characterized in section 2</w:t>
      </w:r>
      <w:del w:id="297" w:author="Christoph" w:date="2017-03-24T21:09:00Z">
        <w:r w:rsidR="003918A8" w:rsidRPr="005359E8" w:rsidDel="005D3F04">
          <w:delText xml:space="preserve">, </w:delText>
        </w:r>
        <w:r w:rsidR="005359E8" w:rsidDel="005D3F04">
          <w:delText xml:space="preserve">and </w:delText>
        </w:r>
        <w:r w:rsidR="008E662E" w:rsidRPr="005359E8" w:rsidDel="005D3F04">
          <w:delText>corresponding to</w:delText>
        </w:r>
        <w:r w:rsidR="001415FF" w:rsidRPr="005359E8" w:rsidDel="005D3F04">
          <w:delText xml:space="preserve"> the</w:delText>
        </w:r>
        <w:r w:rsidR="003918A8" w:rsidRPr="005359E8" w:rsidDel="005D3F04">
          <w:delText xml:space="preserve"> </w:delText>
        </w:r>
        <w:r w:rsidR="00363F83" w:rsidRPr="005359E8" w:rsidDel="005D3F04">
          <w:delText>intrinsic</w:delText>
        </w:r>
      </w:del>
      <w:ins w:id="298" w:author="Christoph" w:date="2017-03-24T21:09:00Z">
        <w:r w:rsidR="005D3F04">
          <w:t xml:space="preserve"> (with</w:t>
        </w:r>
      </w:ins>
      <w:r w:rsidR="00363F83" w:rsidRPr="005359E8">
        <w:t xml:space="preserve"> </w:t>
      </w:r>
      <w:r w:rsidR="003918A8" w:rsidRPr="005359E8">
        <w:t>PL spectrum</w:t>
      </w:r>
      <w:ins w:id="299" w:author="Christoph" w:date="2017-03-24T21:10:00Z">
        <w:r w:rsidR="005D3F04">
          <w:t xml:space="preserve"> as</w:t>
        </w:r>
      </w:ins>
      <w:r w:rsidR="003918A8" w:rsidRPr="005359E8">
        <w:t xml:space="preserve"> given</w:t>
      </w:r>
      <w:ins w:id="300" w:author="Christoph" w:date="2017-03-24T21:10:00Z">
        <w:r w:rsidR="005D3F04">
          <w:t xml:space="preserve"> in</w:t>
        </w:r>
      </w:ins>
      <w:r w:rsidR="003918A8" w:rsidRPr="005359E8">
        <w:t xml:space="preserve"> Fig.2</w:t>
      </w:r>
      <w:ins w:id="301" w:author="Christoph" w:date="2017-03-24T21:10:00Z">
        <w:r w:rsidR="005D3F04">
          <w:t>)</w:t>
        </w:r>
      </w:ins>
      <w:r w:rsidR="00D52A19" w:rsidRPr="005359E8">
        <w:t xml:space="preserve">. </w:t>
      </w:r>
      <w:del w:id="302" w:author="Sarah Lindner" w:date="2017-02-02T17:51:00Z">
        <w:r w:rsidR="00D52A19" w:rsidRPr="005359E8" w:rsidDel="00283A4E">
          <w:delText>Counting on the</w:delText>
        </w:r>
      </w:del>
      <w:ins w:id="303" w:author="Sarah Lindner" w:date="2017-02-02T17:51:00Z">
        <w:r w:rsidR="00283A4E">
          <w:t>Due to</w:t>
        </w:r>
      </w:ins>
      <w:r w:rsidR="00D52A19" w:rsidRPr="005359E8">
        <w:t xml:space="preserve"> </w:t>
      </w:r>
      <w:commentRangeStart w:id="304"/>
      <w:r w:rsidR="00D52A19" w:rsidRPr="005359E8">
        <w:t xml:space="preserve">Van der Waals forces </w:t>
      </w:r>
      <w:commentRangeEnd w:id="304"/>
      <w:r w:rsidR="00283A4E">
        <w:rPr>
          <w:rStyle w:val="Kommentarzeichen"/>
        </w:rPr>
        <w:commentReference w:id="304"/>
      </w:r>
      <w:r w:rsidR="00D52A19" w:rsidRPr="005359E8">
        <w:t xml:space="preserve">between the tip and the </w:t>
      </w:r>
      <w:proofErr w:type="spellStart"/>
      <w:r w:rsidR="00D52A19" w:rsidRPr="005359E8">
        <w:t>nanodiamond</w:t>
      </w:r>
      <w:proofErr w:type="spellEnd"/>
      <w:r w:rsidR="00D52A19" w:rsidRPr="000B7533">
        <w:t>, the latter successfully stic</w:t>
      </w:r>
      <w:r w:rsidR="00D52A19">
        <w:t>ks to the tip, as seen in Fig. 6</w:t>
      </w:r>
      <w:r w:rsidR="00D52A19" w:rsidRPr="000B7533">
        <w:t xml:space="preserve">a. The tip is then moved to the second sample and carefully approached to the gap of the target </w:t>
      </w:r>
      <w:proofErr w:type="spellStart"/>
      <w:r w:rsidR="00D52A19" w:rsidRPr="000B7533">
        <w:t>nanoantenna</w:t>
      </w:r>
      <w:proofErr w:type="spellEnd"/>
      <w:r w:rsidR="00D52A19" w:rsidRPr="000B7533">
        <w:t xml:space="preserve">. When the </w:t>
      </w:r>
      <w:proofErr w:type="spellStart"/>
      <w:r w:rsidR="00D52A19" w:rsidRPr="000B7533">
        <w:t>nanodiamond</w:t>
      </w:r>
      <w:proofErr w:type="spellEnd"/>
      <w:r w:rsidR="00D52A19" w:rsidRPr="000B7533">
        <w:t xml:space="preserve"> touches the </w:t>
      </w:r>
      <w:commentRangeStart w:id="305"/>
      <w:r w:rsidR="00D52A19" w:rsidRPr="000B7533">
        <w:t>surface</w:t>
      </w:r>
      <w:commentRangeEnd w:id="305"/>
      <w:r w:rsidR="00592979">
        <w:rPr>
          <w:rStyle w:val="Kommentarzeichen"/>
        </w:rPr>
        <w:commentReference w:id="305"/>
      </w:r>
      <w:r w:rsidR="00D52A19" w:rsidRPr="000B7533">
        <w:t xml:space="preserve">, and also due to the existing </w:t>
      </w:r>
      <w:commentRangeStart w:id="306"/>
      <w:r w:rsidR="00D52A19" w:rsidRPr="000B7533">
        <w:t>Van der Waals forces</w:t>
      </w:r>
      <w:commentRangeEnd w:id="306"/>
      <w:r w:rsidR="00283A4E">
        <w:rPr>
          <w:rStyle w:val="Kommentarzeichen"/>
        </w:rPr>
        <w:commentReference w:id="306"/>
      </w:r>
      <w:r w:rsidR="00D52A19" w:rsidRPr="000B7533">
        <w:t>, it gets of</w:t>
      </w:r>
      <w:ins w:id="307" w:author="Sarah Lindner" w:date="2017-02-02T17:56:00Z">
        <w:r w:rsidR="00283A4E">
          <w:t>f</w:t>
        </w:r>
      </w:ins>
      <w:r w:rsidR="00D52A19" w:rsidRPr="000B7533">
        <w:t xml:space="preserve"> the tip and lies precisely in th</w:t>
      </w:r>
      <w:r w:rsidR="00D52A19">
        <w:t>e gap, as demonstrated in Fig. 6</w:t>
      </w:r>
      <w:r w:rsidR="00D52A19" w:rsidRPr="000B7533">
        <w:t xml:space="preserve">b (the </w:t>
      </w:r>
      <w:proofErr w:type="spellStart"/>
      <w:r w:rsidR="00D52A19" w:rsidRPr="000B7533">
        <w:t>nanodiamon</w:t>
      </w:r>
      <w:r w:rsidR="00D52A19">
        <w:t>d</w:t>
      </w:r>
      <w:proofErr w:type="spellEnd"/>
      <w:r w:rsidR="00D52A19">
        <w:t xml:space="preserve"> is the </w:t>
      </w:r>
      <w:commentRangeStart w:id="308"/>
      <w:r w:rsidR="00D52A19">
        <w:t xml:space="preserve">black </w:t>
      </w:r>
      <w:commentRangeEnd w:id="308"/>
      <w:r w:rsidR="005D3F04">
        <w:rPr>
          <w:rStyle w:val="Kommentarzeichen"/>
        </w:rPr>
        <w:commentReference w:id="308"/>
      </w:r>
      <w:r w:rsidR="00D52A19">
        <w:t>dot in the gap).</w:t>
      </w:r>
    </w:p>
    <w:p w:rsidR="00D52A19" w:rsidRDefault="00D52A19" w:rsidP="00D52A19">
      <w:pPr>
        <w:ind w:firstLine="284"/>
        <w:jc w:val="center"/>
      </w:pPr>
      <w:r>
        <w:rPr>
          <w:noProof/>
        </w:rPr>
        <w:drawing>
          <wp:inline distT="0" distB="0" distL="0" distR="0" wp14:anchorId="66A8171C" wp14:editId="598B6E94">
            <wp:extent cx="3913234" cy="1514475"/>
            <wp:effectExtent l="0" t="0" r="0" b="0"/>
            <wp:docPr id="16" name="Image 16" descr="F:\PHD THESIS_2\PHD THESIS\FINAL VERSION\ecole doc\IMAGES\pick and place sketc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HD THESIS_2\PHD THESIS\FINAL VERSION\ecole doc\IMAGES\pick and place sketch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19" cy="1532582"/>
                    </a:xfrm>
                    <a:prstGeom prst="rect">
                      <a:avLst/>
                    </a:prstGeom>
                    <a:noFill/>
                    <a:ln>
                      <a:noFill/>
                    </a:ln>
                  </pic:spPr>
                </pic:pic>
              </a:graphicData>
            </a:graphic>
          </wp:inline>
        </w:drawing>
      </w:r>
    </w:p>
    <w:p w:rsidR="00D52A19" w:rsidRDefault="00D52A19" w:rsidP="00D52A19">
      <w:pPr>
        <w:ind w:firstLine="284"/>
        <w:jc w:val="center"/>
      </w:pPr>
      <w:r w:rsidRPr="00816848">
        <w:rPr>
          <w:sz w:val="20"/>
          <w:szCs w:val="20"/>
        </w:rPr>
        <w:t>Fig.</w:t>
      </w:r>
      <w:r>
        <w:rPr>
          <w:sz w:val="20"/>
          <w:szCs w:val="20"/>
        </w:rPr>
        <w:t>5</w:t>
      </w:r>
      <w:r w:rsidRPr="00816848">
        <w:rPr>
          <w:sz w:val="20"/>
          <w:szCs w:val="20"/>
        </w:rPr>
        <w:t>.</w:t>
      </w:r>
      <w:r>
        <w:rPr>
          <w:sz w:val="20"/>
          <w:szCs w:val="20"/>
        </w:rPr>
        <w:t xml:space="preserve"> Schematic of the pick and place technique.</w:t>
      </w:r>
    </w:p>
    <w:p w:rsidR="00D52A19" w:rsidRDefault="00D52A19" w:rsidP="00D52A19">
      <w:pPr>
        <w:ind w:firstLine="284"/>
        <w:jc w:val="both"/>
      </w:pPr>
      <w:r>
        <w:rPr>
          <w:noProof/>
        </w:rPr>
        <w:lastRenderedPageBreak/>
        <mc:AlternateContent>
          <mc:Choice Requires="wpc">
            <w:drawing>
              <wp:inline distT="0" distB="0" distL="0" distR="0" wp14:anchorId="551E02B3" wp14:editId="7B5A6C2F">
                <wp:extent cx="5486400" cy="2093401"/>
                <wp:effectExtent l="0" t="0" r="0" b="0"/>
                <wp:docPr id="9" name="Zone de dessin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Zone de texte 2"/>
                        <wps:cNvSpPr txBox="1">
                          <a:spLocks noChangeArrowheads="1"/>
                        </wps:cNvSpPr>
                        <wps:spPr bwMode="auto">
                          <a:xfrm>
                            <a:off x="157863" y="0"/>
                            <a:ext cx="414020" cy="328930"/>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wps:txbx>
                        <wps:bodyPr rot="0" vert="horz" wrap="square" lIns="91440" tIns="45720" rIns="91440" bIns="45720" anchor="t" anchorCtr="0">
                          <a:noAutofit/>
                        </wps:bodyPr>
                      </wps:wsp>
                      <wps:wsp>
                        <wps:cNvPr id="39" name="Zone de texte 2"/>
                        <wps:cNvSpPr txBox="1">
                          <a:spLocks noChangeArrowheads="1"/>
                        </wps:cNvSpPr>
                        <wps:spPr bwMode="auto">
                          <a:xfrm>
                            <a:off x="2688778" y="3470"/>
                            <a:ext cx="414020" cy="328930"/>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wps:txbx>
                        <wps:bodyPr rot="0" vert="horz" wrap="square" lIns="91440" tIns="45720" rIns="91440" bIns="45720" anchor="t" anchorCtr="0">
                          <a:noAutofit/>
                        </wps:bodyPr>
                      </wps:wsp>
                      <pic:pic xmlns:pic="http://schemas.openxmlformats.org/drawingml/2006/picture">
                        <pic:nvPicPr>
                          <pic:cNvPr id="20" name="Grafik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12876" y="183772"/>
                            <a:ext cx="2075902" cy="1862832"/>
                          </a:xfrm>
                          <a:prstGeom prst="rect">
                            <a:avLst/>
                          </a:prstGeom>
                        </pic:spPr>
                      </pic:pic>
                      <pic:pic xmlns:pic="http://schemas.openxmlformats.org/drawingml/2006/picture">
                        <pic:nvPicPr>
                          <pic:cNvPr id="22" name="Grafik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24966" y="188587"/>
                            <a:ext cx="2027480" cy="1858018"/>
                          </a:xfrm>
                          <a:prstGeom prst="rect">
                            <a:avLst/>
                          </a:prstGeom>
                        </pic:spPr>
                      </pic:pic>
                    </wpc:wpc>
                  </a:graphicData>
                </a:graphic>
              </wp:inline>
            </w:drawing>
          </mc:Choice>
          <mc:Fallback>
            <w:pict>
              <v:group id="Zone de dessin 9" o:spid="_x0000_s1044" editas="canvas" style="width:6in;height:164.85pt;mso-position-horizontal-relative:char;mso-position-vertical-relative:line" coordsize="54864,20929"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CGDykRygMAAA0NAAAOAAAAZHJzL2Uyb0RvYy54bWzkV21v2zYQ/j5g/4Hg d0cvli1ZiFKkTloU6NZi3b7sG01RFhGJ1Ejacjrsv/eOlBOnGdChL0DTBYhwEsnj3fF5nqPPnx36 juyFsVKriiZnMSVCcV1Lta3oH7+/mBWUWMdUzTqtREVvhaXPLn7+6XwcSpHqVne1MAScKFuOQ0Vb 54YyiixvRc/smR6EgsFGm545eDXbqDZsBO99F6VxvIxGberBaC6sha9XYZBeeP9NI7h70zRWONJV FGJz/mn8c4PP6OKclVvDhlbyKQz2GVH0TCrY9M7VFXOM7Ix85KqX3GirG3fGdR/pppFc+BwgmyT+ KJs1U3tmfTIcqnMMEKyv6HezhRqAy3KEwxDehqOww92h2C/b7F3LBuFzsCX/df/WEFlXdA64UKwH RPwJuCC1IE4cnCApnsg4+KnvBpjsDs/1AZDlq2uH15rfWKL0umVqKy6N0WMrWA0xJrgyOlka/Fh0 shl/0TXsxXZOe0eHxvR4XHAABL0v8mI5p+T2DhIQDOEwkiVZnAJwOAzN02I195CJWHn0MBjrXgrd EzQqagBxfge2f20dRsTK4xTcUOkXsuvgOys7RcaKrhbpwi84GemlA1J0sq9oEeNfgCkmeq1qv9gx 2QUbNujUlDkmG9J2h83BFzo/FnSj61sohdGBA8BZMFpt3lMyAv4rav/aMSMo6V4pKOcqyTIkjH/J FjkWwZyObE5HmOLgqqKOkmCunSdZSPkSyt5IXw08nxDJFDIgLUT87SG3+p4gly6LIs+BBQisLJ+O +IeBXfEUYDdIXsL/pHRgPVK6T/cfWOV2SJvQw/r/5KNn5mY3zKAFDMzJjeyku/XtDJQAg1L7t5Ij lfHlXjSRg0E0XxrWyBsCH0ANjpPCEtAbyT+SSTuALB0l8uH0CF8f7Lfp5IAihdxFe8oM+Pzp5hwa 2pXmu14oFzq0ER0kqZVt5WBBRErRb0QNUvmqDqoOoAetxO0Q/r5r/p0Wl3G8Sp/P1ot4Pcvi/Hp2 ucryWR5f51mcFck6Wf+Duplk5c4KyJd1V4OcYoWvj6L91847XSZC8/VNnOyZvyoE6YaAvIQfQwSx xZJgrNYZ4XiLZgPV+g0qHNbcDfjS3lcTCx0E+r57TP1nmaRFvvRakBTzPPddMJQDm1Aa54tVnIYu lBTLtJj7GZ/bhnxgIRRvQmQBRWA8HTJAPR6SwdcEq4yMeXpkSBHOSIH/ORnmSZqtlkc2FIvCX2FO 2ZDmWTHdyRIYjxPfbb4qG+Ai6a/cnv3T7wO81J+++xvM/a+Yiw8AAAD//wMAUEsDBBQABgAIAAAA IQAubPAAxQAAAKUBAAAZAAAAZHJzL19yZWxzL2Uyb0RvYy54bWwucmVsc7yQwYrCMBCG7wv7DmHu 27Q9LLKY9iKCV3EfYEimabCZhCSKvr2BZUFB8OZxZvi//2PW48Uv4kwpu8AKuqYFQayDcWwV/B62 XysQuSAbXAKTgitlGIfPj/WeFiw1lGcXs6gUzgrmUuKPlFnP5DE3IRLXyxSSx1LHZGVEfURLsm/b b5nuGTA8MMXOKEg704M4XGNtfs0O0+Q0bYI+eeLypEI6X7srEJOlosCTcfi37JvIFuRzh+49Dt2/ g3x47nADAAD//wMAUEsDBBQABgAIAAAAIQAEu6+v3QAAAAUBAAAPAAAAZHJzL2Rvd25yZXYueG1s TI/NTsMwEITvSLyDtUjcqENBpQ1xKgRCHKj6j8TRjZc4Il5HsZukb9+FC1xGGs1q5ttsPrhadNiG ypOC21ECAqnwpqJSwX73ejMFEaImo2tPqOCEAeb55UWmU+N72mC3jaXgEgqpVmBjbFIpQ2HR6TDy DRJnX751OrJtS2la3XO5q+U4SSbS6Yp4weoGny0W39ujU7D6XL58vK9Xdp30i9PurSvkcrZQ6vpq eHoEEXGIf8fwg8/okDPTwR/JBFEr4Efir3I2ndyzPSi4G88eQOaZ/E+fnwEAAP//AwBQSwMECgAA AAAAAAAhAPzJnz6CMgIAgjICABQAAABkcnMvbWVkaWEvaW1hZ2UxLnBuZ4lQTkcNChoKAAAADUlI RFIAAAFVAAABMggGAAAASv1DzAAAAAZiS0dEAP8A/wD/oL2nkwAAAAlwSFlzAAALEwAACxMBAJqc GAAAAAd0SU1FB+ECAw40A1EEEU4AAAAZdEVYdENvbW1lbnQAQ3JlYXRlZCB3aXRoIEdJTVBXgQ4X AAAgAElEQVR42ry9S5MkS5Kd99nLPSIz63ajp0kQMnuSG+KnEX+IQv4njHDJFSEDsIl+1K3MCH/Y gwtz9TxhGXV7BgvWlZJblRUPd3M1NdWjR4+61lr76/fv/NN//I+UnHHOMf5yztFao9ZKCAGAnDMh BGqteO/P1wCUUs5/s/d778/3lFK+fL798t5Ta6XWinPu4d/su2qttNYIIeCcI+d8vlffY59h1/Xs 3sZf3ntaa+d79HPte/U69Zde87N/1/u1zxvf773/8jNbM70O+65/yf3oMxmfqV0r8HDPur728xAC rTW890zTRK2Vl+uVy+UC8joA7+AyJ9L1FbxnfV+5L++0Uii1smwbMQTu9zshBPZ9xznHvu/EGM8/ 6z2O99taI8Z4/h84359SIhyfv67ruZY/s239uz3nnz3Dn/3cbF4/7/+PX3Y9urf+JXZsr1cbsL+r bej+0ft+9hn/mnsf1/6/5Zdd5/h3ux71NeNr7Wfe+/Pa7Zp0v+i+GX+VUpimif/l3/97Xl9eAIgA /+c//RP/4X/9D/z6/W9cX17Y9/3hC8wga61fjNc2u27MnDMpJXLOX5xfSolt2x4ci73XflZKeVgc vQF7iHZdulB2HXr99m92HaMDsX+3e9UNoz+zB2TOLIRAPg4hPXTs8/Xfnz3Q8YHrWjjn2LaNGOPD ZokxPqydXY89g9EZ1lqZ5/lce3t25oTsXtSgAGKMp7Py3p/vu16v52vf3t64Xq/8u3/7b/njH/9I ezBsuLxd+e+uv/C7f/y3lDnw/f/6v/nn//dP1H3n1+/f+X6/s28b27axruvpXO/3O/M8n3Zkv8wx juvpvefl5eXhnt/e3s57+PHjB//8z/8MwP1+P233tza1OlV7RqOjGW3U1v1nB974/P8lB+Kz67Ln rDaaUmJZlvNazD7NqeqhaMGNPed93/Hen6/POT84x9Gh6HrUWkkpnZ8xBgT/Emdqf04pfXHoP1s/ tfV5ntm27bzPy+Xy4HfsWQNcLhfWdX3wE7ZeZu96jfazlNKXazntctt4e73yv/9v/wf/4//8P306 1RAjb29XWt7xKfH6+npuwlrrg3P4ly6abXh1IGaQ0zSdD9Ic4DRNpyOxBdLI1F6rTgs4nYw5Mbvm fd+/LIbeQ4yR+/3O5XJ5OCy2bSOE8LBJa61M08SyLF+ckV2jOT0zvH3fuV6vpJS43+9frtuMe3Tq OWemaaKUchqwbXAzGtu8tqa2LupcNVIxx6MHgv1foyx7z3ittl7TNJ3G6ZxjusyE6JmniSYbqtEg N3YqoVTe6sz+7YXX8g9s7z/4Vivz9crffvwgpfRwaMUYz2f59vbG+/s7IQR+//vf8/HxQUqJ1hrr uvLy8kLOmev1eh4g9tzneT4P9tfXV7ZtO+/PAoIYI+u6/jQ7U+e6bdtpT7aOpZTTGejP7f0WRNj3 qTNTx6D745kTsU1smZ7+zD5nnucHGxgzDM3obI/ZGo8Bk/7dbMiezXhN/y2/bK/bvrfv04zD7ncM bMwZqn3ac7Hgw2yqlMI8zw9Z1vV6PZ3pyxFZauBo92j3GUI4r8k5x7Is5543H/b7b79/uG57srgQ 8NNETJG6V3zqFz8+7J95bDNWjdrs53ax5gzM2Nd1PS/aXqcRgDoTe7B6+pozschOo0zbfHqdemrb A9TNs23b6RRrrazrer5+XdfzdeP/zVhzzqeTt++3zzRHad9t62qHlkYB9r0aQWpamXN++G5bK703 dQhmYHZN42/bnPb8zOB101tWUko5vhO2deW+LuSSP9PH4zN8CvzYV9a//JXcHGGaeE0OnKfFCBZN 8RntpZSYpum8rm3bzr+v63puxnVdz4jkWdbx8fHxJcK09XDOMc8ztdbzWT2zaz3Y1dHY87R1t2dh DnR8r2VXFjlZdLht22lny7Kcz3Jd1we4wq7bHJBF2vZcLCpTpwCcn2mfa2tl92A/t2uxn+v3je81 +9bo77/FudoaWkCg+3p8DuYvbG+P0KLev16PQkd6QNna2R60fWjPwtbG1t6era1TCOG8HoBKwyXX A4kHp+ocVPA4Wm1UKjXXnzpSWwS78PHiFOO0h2QXbUZ0uVweFqCUwvV6PaMUO/XtO8xozQFrVGZR ozkfxX5yzl9wIzNsu14ztpTSicVZVKAOzKJUvR+7DsVh7Dvtd2vtNPJ1Xc8Ha68bo3A1ao18NEox w7T1s+va9/3cCJqO6oGj92bPyj7PsgL9fnsO5kj2befjtlBbYy+F+1rxaYLW2JZKzTt5L5T7yn/6 +MGf/vpfiKURQwDncMdnzzHiAqSpO9MgGGtKiVrrGRXbWhleahvbe386IXtWIYTz8/SAtYPB7sMc 9mjfuonMQdl7NeK09bZ1tSjGrsOgLrMBy2A0Dbd/syxNswa7VnsOdp8WHZuj1oxCoyhNx0dILOd8 RnEagZtN2AFmB4HtIYuybW3GQEoDhn8txGF2Zr/t/bYOuufstVpvuN/v5963vfrskNF10Qhegwv1 O/b9eg21Vmqr+OaoOxTBmj2Ao0GFSqXUQqPRSvupUzXHZSfniPto+G7OTqMei1TNGZmR2EVraK84 okZmavS6uHrC2Hfa99lCaTqu0Ywt5gi8m4HqYWGGZt+vcIbiQorZaCFNIymNUDXqVIzVnKJF5Gb0 mvYoLm2fYRmCXb8dTPY5ZjiK1f2WcwcorRKdJ6+FslU+bjfa+gO8w10cW27sH+/ksrDfVv7rf/4L 3+/vFO+JKXC9XqFVagukcCWGfsit63o6QNvYy7IwTROvr68P8JFG/nrYvr6+PkSUdkCYDZizNWc8 bnx71noIa/HC1k0Pay3g2nNWGMZeP+LxdujZezTiXpbl/DwNFszJ2GFjGZVBXubEL5fLQ/Zm+86u UwMg3QsKr9gBMgYO9nn2XtszY3b6s0zg7zlW/a3PWR2mPSMtnNshoXCKHSZ2SOuz0exFo08NJMZo vNbuI2OITH4ipPAFQ/cAxTvCJeJwpJDw0RNdfAo8m1GP1TMzVP2ClNKD8zXnojjes8qhRpqWto5V Xu/9WdDQn9v/7T32ubaZDNxWXExPfHvNCKD/VtHAjG9MQ0bnZBtEo23FcOy6dI10Pey9tlnMEJ4Z 7uVyOQ1Iq712KI0Hhl6jYch2/Zr+0RouOsLVUWMhrwuhruTW7yO01o3KJyiNljf2nMm1UlskhB4V uRAJ3hFDv/63tzdeXl4enLjaw/v7+7lWt9vti9M3p/UMgtLCmxYbn62bwl1qa7qu42fqwWjXoQeg PWd9rvrZz9gxuvbquC2iHe9D4YUQwukUtYi0bdtZd1A7t+81SMWu1YKVkQXys0PInoPa9s/gAbve MVuw/alsClsvOxQ0atZ9pXUIs3uN9O3z7L4UrlFI0PyWYfT6nEIIpHhkSh6ag/mSCKNTxXsojRAD eIhEiPy0mjcugp52iolaFKdVcmUL2MIouK4nvOJEVoBQsN0+136uD98WVK9L03F7rQL3mlqM1X1d VHNGYzXyYeEPKEFfm3M+N6VihRqZqiFqoUBBfnN4tp560mo6qEUpW2P9N/t3ex7TND04d7t2M67L 5QLecfUTdQVXPMu68r5sLOsRheFxpZDbwtYCuRYyhduSmZzHO48PgdfXK/HaSN5DcJRWzuLTaEOK SW/bxuvr65efj2wPi8JsPTQzUkbDswLrs2zC1liLlEanGQ8ke24WTCgebbY8QmRaZAohfHEsFkBY qv4z2zQHPE3TGZmrQ7Tvt2uxZz2yZuzQVhxTCzaj/ajNq/P7mTO1YEWzUM3A7D51f+vz1KKwBnAK aVwul4d7tJ/rIaDO2Z6XrZ8Vhs1pa2ASU6S0ggNyqeQx/Q9bweVC2xsxREo9ToI5Ml9naDCl6UtU pEUO+7NVXS1KtJu0v+smHgsolj7rSTzP83l6jpGVfbY6TY0czOEb+KwRmTldMzqjWozRsFZPLWXU jWq4mb7GoAYzVgXc7ed23xrFjwW1kV6y7zs/fvz4Aq0o7voswrXrtbXV56DfpTxLc9x2D3YY0CDX Aq5HmuXi2POCyzfAgesYfSbi3M62OdrffuXHrxvRr/xy9eADNTecf6FUCC4QQzyvUfHQ8QCfpunE pS36svu5XC6nY7BoS9M4ZT3Y8x43vKaQ9my0wKgRsNLgNCJVfFHhqZFHqwVIO3DtZ2azYxSrh7pm TBbFKvVP7c2q7OYgzelZsGL3ZGtkkIJG3+NesM8bcf0RrvgZ533k+Opam8O1fa1FPq0B2DraZ9t1 ax3EDiul0tlnakamEIhmx2fmGfx52Jx7szpcrkQfhvR/8hA9IXlqqVR/UJg+OkYzp5nSyvmhejIr TjOmkqMTfLbAejoYpmafpZHpmFopB20kXesDsgXSaENPN0uJzHnbAzIDHau99u+Gx5kT0GhQgXKl lSm7QLGn0Xn8jFpjjkLZAuoc9TW6ATTy0PRM70mpcxZJ6Wfp+jYAV1jvK3GBba3c1w1yZt8ba4Gp FFgrLjlWt+Handt9x8VEvMyEl4myNVKKBB/wx7PRYoFG9LohtZA1z/O58YwhYBmAvV43lhYUzUGN lWlNIzVdt2vSKHNM2e2ws0N3JJRrcctszJ6VVdbtes1W7Xs1k7LrUMf5DNLRTE0dkKbV6rieQSRq y3YNZh+6ToqrPmtkUejsWROBVuHNN+ghYoeTXpthz0rR0sxwbBDRe9JCm32P7a9lWR78QQiB5BOt ts+IHofzjhzb10IVtdFcoB6bfIoTe97x0ZNCItONyPGYbjzrCvqtzodnlVatYqsTVYzKfq6cRgWR tSqszs023rPOK3sQSjS3DalOW53YyNc1h2ZUFHNIhtvoRrbr1+LIyEhQTEoLSGY4ejKPjAcF78fN o/ekWNqIjdn9aHHkWXdbaw3XGlNKrK2yto2P93f2bcNNibXe2F2D2ZH3D2p4oeXKx15ZSidHO5/4 3S+vpNDwDrwPRzYUzrRaHeOI2Zkt3W63h/vRzazwjx189jpzxs/WQQuXWiFWHqQeShr1mjNVJoU+ OzsQnvG5RwqQPTt7vTl8u5bxGtVhqQMyhz1G3NoIYX8eI2nbiwoTTNN02ojWUcwJjg78X9sdNmZQ ylzRYl9r7eSaKqdegyx1muZI7fqfNhccLsoHD22AZyiUduDj6RNTn3zC+wFT9XslOvmwfER77jgd c8E7T82VVhsxxad0hN/6pbSrMVK1SNEMQfEh65i4Xq8PKZAZqJ7aytdToNqucYxMjJOp96K4mqVM Y3Vdo0ItuJmBGhn92WvHyqOmWIoxj0WnZ+2ZehpbuqdRhPIZzYnoWmh6M0ZZdnBpoctem1Jio5B9 JpBJpXKvOx/ryuQbPnf2SC2OkiNuXdiXlfuPO8kVLtNE3SNtv1OrY7Z0P0DOlfVwAPM88/HxwTzP rOvKPM/nfd/v97PgMjqUkees6Z59hkE240GvEJDygp+1adovO5jVQdr1K+9Ri2o/w281A9Fna3ao /OexoDvS9LThYcwgLeuzw8acz/V6feCxak3Dvk9ZBlpp16Lab/Hbn2Wset1KSxyZQBo4KafboJux iGeZ6pjtGv1t7Mz03lOpPXsKR2aTjzoMHaaqVPa8k++5U1BdxYkZeYA6h96sbQ+VcuJn0UXm6QDN Y/+iXD+jR+OWPiOgjyD/WA3Uk0RTf41CFbe0VGdM0bSTStOssYV0/DczNC1KWWRg2IzBA88ike1o s1Tg3loG7XqUfzdWksfoV3mWdo0jz9F+rms0gva2rhrx2N/HSMmc8dgwYfeiGJZzHTMtJROdx7tE a4HKwYcthVYztSby3mgUaqtsJXPfPohl4X7bYAp8uxSIjsu3C7lWnOv2drkk5pQIOO4HnWpdV67X K+u6npv17e3twdnZz6/X61MamDkiPfxGbYERC7XPsW40bTTRCFq5qmO0qFG/wSoKn2mjhTpGtd9n Dnm0a4UptI3WbMGifw0M7LCyA8CYFeMhqpipOTvbk+NhoyyEZzTLv9eCa5mfHn7K6Bid4TN+qUXT to9ut9sXapWyhLQ9FgeBABlqqTTXIYVcM4VyUk1ddZC6TwzN09xA/o84Sq4E128qpthD3+ghQPP9 y0r99NiKVWkqbEakhGuLPMeIS1NYfYjWOqopl+IjP+NQjumaLaI9DKXVaHpt8IHSrJTsrb3zz6Jt hSAUoDcDG6/pmZaBrZF22igrQonRYzvkSI3Rk1czhGeiF7bR9DQfW2RLKSfdKe+Z+8eC26FsBe8i OVf2bWe539hr5vrqiT6wLTD7SqmVrVS+3+98LAv7BsQr0+WV2mYuMXWg30OMiSlN1MkRp8eij3Ya qSPQw0nTWY3MLSJ7BoeoY9AmFjtAlQeq1MFnXGPNLNQBjlmVslA0RdUIV+1ohD40MHjWJ6/3qY0V Cl1ptGufqZV7y9S0iKZtymPkrvtLD/Z/SZu7HjwauaptWqSqAYQ9v2fdVhp02N7V7NA+6yyuh17R b67hk+/UQReorZIOKmBrjUQ64YGzxjBGqn1BoTVHJlO3infd+9ZSiS6CgxgeCxcaidoNajXtmZDH zxZT02J1oJaOqvMa+48VJ7PvG7uA7ATUBVbYQFMG7ZgZnZBuPC1ajeRwe2jmCMZWSd1sdhqPlCeN os3gp2k6T1czfF0vdboqlPGstVDT45+RzS192rfP96fXCXeF1+vM9fWFlCKtNtayQwt4Ipk7zm9U H/nd73/PdEngMrf3TNg3puigNSbD5IInHBXUPVRSqfjawPUi1tj/bYVNe15GxXpmk2YXdn/jxhvt WddpxOW1IKW4qeL0hvNqe/MomKPEe23sGNtNNbvRnz0TJRm5pBbk6M8MDhsPZW171UacsTXa7FWd vu0Hy+rGiHrMlkYho/FAMMxzxMY1MzGWxmjLWnDUvaLRvb1u3VZabWeRM9dMcD0bt5S/7Mchmwst H/6AhguOkMJz7i7Qe/2rwwcHuUeoLTTc5ii1b16PJ5d8LppSV8b2VXWIeqPP8NcRa1Tnak5KnZ3+ X6lA2mGloiiKb6nYid3HqDhkBm3Gp22emqoZbUp5c1rdNyPTaqmmdxZVLsvycG16HdpSqhGUHgLa bquFnXFTaLFuxPLsMBypZc+KWykl6l5oJfL67RderjPTFAh4ln0FF4nekXPAtQuRxo/3d8pe2LcC 243qMpfZ0/xE3W9cXidCmJlaZI6BSKQ2B9GzuQK4kyerh4MJomi6rRijtmQqDKObVW3K1nVUTNNi pUZ29nMVtHlmz6UUbrfb6VCfFZfMSelnKvaqikqjmpa+biwsjp2KuiZje/lY1FHWgdr96GDtntX5 jfY1Rum6F0bHqt+hRUOlbz2Dd0b+u7YLj4GRUaTCJA0xrjvTvGRaaPjmIUJuuaf9qf+50LtOPZ7W iYS91f+Bpzp5SI44h1MYwBcP02EUtTzw9uykUAPTFMfwFnVaFmUp1mFpuVYKbQEt4lX5NVUL0hRe U4aRuK8np0Z8YwSqeJty4DRlsPR+bK81523ro4INI//NDOIZTvasn1qjTE3pNArR7yriNK3fWdsk n2nZWoSh14br2LpFhGEKlL2vxRwiLWf+8tc/8/7+zrZkPrYPylp5v31AcEyXK7l9UHGkFPA+kEtj 3e+8/1hoLhHmGX95paRXJu/xU6BExxwCYQqE6pgz1FoeeMpjy6KlqZqeGpdVmxjG6Fyjl5HvqH3e 6rRUVs5aaMcik1ap7ZlaNKoOQeEJ+zeN5gwHVhU3s1O1jzFLMgek4id60GuUqfemuPOoO6GOVd+r 7BfdD6qfYNcyYtUqZDRysxUOdAPdbqwfjO3Ao2jRMzlD5xytNMpWCLEzT/Z1h9g5+TSorkKBUAPp mvCtZ1NTmnDNkVvG4Z5Hqg6Hd45Sau/Dzju5ZiKRy+Xy4AxGvUEVBFFepHaT/BZP1TaLFnIM/zE8 axSf0KqoPmTtcdfTWT/fHOcoUjFe70gnMiMZU4ln1zTej8IE6pg1fR3pN7bhlN41YmsnJlYqznsq XeBE9Qg0Um6t9RTbQW0VJx1vNVdCDB2Qzx2Qb6VBgzQnyn5EQVQanlYd63Ln/f2dX9+/07Ij74X7 jz8Tnec1+f6zkIjTROl+mr1lFgrOe15CYUqRKWfcwY0OrZ/+7JGQrvjkSGk+6S3KtdVs5X6/PxXz sEKn0pOWZfmiZTsW9kb8fGSB6HM3wQ61O93s2nmk0djIdFHnp2m42Y5GgWofykJY15W3t7ezSKYF IN2jiq2qQxs7vlRcZEzZRwhhdHSKf2p9QZtyDE4xx6oMirFrUwumzzJbdZia0WhxUXFWH3x3ig3u y53pOuHozjLnTPQRFx0+eNbbSpoSjcZ+36EAGXBHGNqGQtVGY80bda1Qjyqwa+zs5D1TWqFSH1Kg EMKZ0iiR3i5+mqazuGFR5zOuqlbgVX3KTidLMdSwR/Wq0zEcUdUz+ss4DUCrwJpWaBqoUYcC4iPl RNWMlI6lwsVjhPVMjV0jG62m2s/0pDVercmPhTXDXrltO3vOHRMXIw0x4rwn7zu0yt4aS+h4pXO9 KLTnnRCPym3rh20t9aHKC5BrprWdEKz3nSMVauRa2UvAxUirBX/7QVuPdlSA6lj++s6f//qD65yY YwDXmK8vuINN4IOnBYdzhfutY11c+iFUtr1fc/APjI8YewAwEvfHDh57ltq3r+nq6Mw0yrH3rut6 rr+S6EfsX6Ey+61861GRyWAghQI0EjQYa2QbaC1C27PtYP34+PgCK+n32p6xvxuOrqm93bMeQHZd Y4FM7XbUaNW1tBZQhdn0QPotzFulKrWAZxH/yG0ducH79hkgtXrs01bZ70fw2GDf9o65UohTZFu3 Hhmkvgf4Se2tp/+tEfaGSx4XHH7yBBdoWwdq855x1X0Rf9BOIjWsZ5QqPcXG6rk9JE23TNxZK5Sj puLobP5edfFZVDIKnpizNXhD6Tr2c41I9TRWB6mdHtqxoiey4rBKL3tGiFYWhB4C3YAcNw+5bby5 RvlYeL+/H59b8a3hY+TeGj44qo+4UonbdhYtt7zh8fjS4R4XO57efMP5rhcZUqDuR+ReK3sptFqJ cWJZ79Ta8U/vGi5VWmxHc8CKo9FqoFRPzjfadmP3kfD2RkyJWipz8kxTwEXPPHcR8Wm64EqXEQwu 0lzAeagBwhmpPo6osT+r8Mr1en1gPyhep/xmOwz10DVV/bELTfVln7VePtPK+Nk4nHHSgUZ46ljs Hh6gmsPORjlLlUscIzY77C170q5GhcrGFlV7v/5cgw9tHdYgwYIfc3gjHq7Xpq/VPaHrpYGNZSK2 fspk0fVR/7PnvWOolKO72rGtGz519tM8zx0KrQe1qrX++lZ6hOrpzKjWnmOqLoOLkbzvnYe65U+S /9QxhujjA26h7XGaxtuiavhti/cocuweooSRc2mnrZ1kWiXXsH+UIHTP2AWtcd+288afOS7tFtGW 0mf3pricOnmNulUJaNxAI33kt0ZsjNQZx6d246njue7U2vve1ghbSLiQWdZCyXTd09uNl32H+YLb NkJrROc+05ZyQAbBd/UdGpOf8PXoLHGePR+RfS7d0R7c1G3dqLVQC9yXndueCcy4mqi+Ms2XDuuH Sq07H8vG7eNOWTzed/7ydPFsdce5RHSJGLtEYG2ZrRSin8ilEKKjVEfYrFU4sm19g5sTVY1ek8HT SEpTd52NpYLJ27adka8dfmNqOmoAPBMQ0U4qdd6/FY39Fr/TeKVjC6/RgkabUYdn/E+zYbsu6/8f RVBGwSBztrYHDbvWqHUMdMZsUR1yKeWkOipPWtuL1YFq0XpkFSidc+zxHyUEAV5eXo791P8rFFJM UKHVdsIC0R8ZSOyvy0vu1D8XO0R2UqqG9N9FR/WHx60H+fXwUC039m3Hpc8TRMehaF+u4jQqxfYz eTpdeEudbrfbFz1Q7QpREPx8Xa1wOM8s6UdrlVw7AT3S8KX+XcUcTVPUALToMc7zeTb24izwyOfr JhzlE39LW/LEz4776yR8ibJC5aV5Ygms2fHaKtG/MpWV2mCvleYc2TncxwfVe3JrfQSKbJwUEs13 8D65BKFr7Na9/+5iKcDe7cR5T/bggyP4wP3+wfflV/78p/8HVyu//O6PuDJx//4rtEei/vv7r/z5 +59485Xp7ZWYZt7mC69TZEoJ5/yjKlPJxNSLVt61btjTxDynhxR8dHJWhLPMwexX8UTVG9XuNBXy UXv5WU/7iFeqzT4QzP8VY0dUAeqZ+M04KFOhq5GfqYPstDBpRTe7X8M7NbjRTjP7TJUXHJ25Rbza q681CHuvMneWZXlg0Cisp/oG4x42OEWphRbYKOShvf9aYMcdDKjg2fbuA/ZyQAsuU9ZOp6pU0vwp hOOCM/2gr3qqGXC1Eohknztd4DDqSGSap7OSbJqLysf8WW+2FWLspHlW+VRqkVbINdXVB6MRqn33 +7IQ1p22d91OrCJad9Zt621n9BbINkSGI13FonDFbZUnaP+mTQujNqY1LyilS3VKn2kefJmi2hqL vOYUPamVkAusO9UdhQ12luipoXDNmc3DPe9saaL5FX+8Du/J3hMPLDUreO8aLTa2pbMr7uud6iqN Rm2V6nrrXs0VpsO5enDJU7edte0EX0mrI+93Pn78IMWVKVSuLy9USUvneWbZN378+W8se+btOuP9 BD4c+NWnbJsWbnKEPWfCIWrd7akC7QEWGSXztIlDO4HGsThjgUbFcBQzfeYcx+mzqner+qgGmf2W JoamuKPKmRLhRwEfpSJqJqnjXNQpqxCMqk8ZU0f1MzTy13ZUCxCUCjZOPbZ1tfdboGVBh2oqawPN 2Opt+2qEBJQKpgGZcr3HIrU66G3dOo00t56Vu0gu+WT2u8l9BhT5KOyHQw0M8K77y8dItUGtx5tX yFvu/azOUUO/iZfry8PcJu3AGDVV9aHp3KMRzFbQXOX4bBGtRVExqy89xc4RvSd7R3syvHgAACAA SURBVIiJS5q4HcYYw4Vrmph9ws0X2hxwTzbDM2FppTw9a+0cNSh1jMftdnvAl0eQXaXDRgK3whgP jjYXog9cUqI41yPNcpy0ecLXQm0FfKQ0iKkxb+AOrcfkHTlGtlpZbze2lFjpTqrjnY2yHrhv3jr0 s3Oqk5mB1db7nuteaWuFpQP2s48UElupFFf5dd8p/kppn+pFypXNpbHc39nzxmVOtODxMTFPE7Pz FFeZ5okQJnw7Jv58ZCYf2de1F9HqYzOIYt9mSwYJKM44tpqOTAKFgUbSuR70z3QkrDCrdqKat2NR R4Vw1AaNuD7K9Y3O2CJvLfJO03RW+kcNA4W1no1u10GbGjCpIp3R2JRfrfObRohl1JbV7NTwau18 fDZXTLPJsdqvVEbtfNTnpBCcD56yddiq0XWkgwu02jpNyjuiP/j3BxRQ9wqNs4BfS+0ZmwfcTKll KFT5zy8Kc8BP/vS8Vhnb9500f7Zn2QVa94gVAlQNx9ICNRxdcFW4GQUmlBCtGqxfjBlIIeBSpPlC aQtzPLClWmnAfjyM2J6nWBqN6PdrqjMqwmvqrymYKlspEVnTTXvwpofwTCHdOcdkHTTO4fZjVhbQ osd3tRtc8ECjlIpvgRIcu9sJxbNPnr1CLoW1bCx//RupNSoQ3t9JRtXKhXZU8J3/ZEmUXPCl004a jW3f8M4TfSS7fMzidewV9r3hqfgA68cGyztrrqTLheU4iB9aeI9C13/5z3/hL+8rv1xnLnOCEGje MYd0VPQnci20Bs479mPcTwqRy+X6pZfeUv3r9frQyqqiHDoJQp3HeLCP00n12czz/EBHMoeiz37M rsZg5A9/+AP/+I//yD/8wz+cHG5tZtGIV/eD2VpK6RRAsfcptGG2Z/vPvkMF1FXJSqNiu4eHeoXY snJjdY+Oc7NsTxkMM66nzvfSho6fkf8VzlCHrsViVbZTts95KFXI7hCaLoWyH7hzqCSXup2ngwqX Avuyn1CY957QOi0xvkRCddSyP+epOu+IU2Bb+sYp1QoQn6rkLTdyeaSSaFhtepZmUGYkVmBSxR6t To5p/dgCqzJmzzownHOs28a2Z1rl4NxmSm2se8H5vWN0PxFy0BNbh/CNwPnY4aUNAbbJlJCvm31U CtIi3/n9g3r96Whbo17n40BruArlkvETlP3oWImBLTfcbeeyJcK+ct8yuEzA0arHe3fyWGtr+FpJ 3uNC6NmK6z38NE4qSeao8rajzzpyVkAbBmNUcl7J20ahcl/u/LjdyL/+lWvyXFJ6OIgBiiuU1rj/ +M79L9+JlyvXX37h7fpCmF75dr3ycn3l8jrzy7dfcHhaqZStUHEs+0rOvfAyTROtdhpMrZV0EOXH cRhaBS6l8PHx8WADKmc3ktK1j15ZG9qPri2myojREcr23W9vb/zxj388qYc6JUIPd+Uq22tsHLVS k1RiUpk2BsFpO7NmDjpvTaEtham0yq96FdYmrZ+hHWzGm40x8vLy8iDJp40ayj+2w0L54tq6rfQx hR5GmEbvZ9934hzJe+4Ml9ADg0Yjb5l4ObDX3OEuHz1l6U0Bec+kKfU6U4G898zMVUdb2zEgtX11 qu2g2mz7TnKpTwn0vutbxs4/9MEzXSdS6J58nPyorWH2YLVhwE7McUSIKqUrTmILO3YiPftljuKS LjjSEW05CAspOhwT86Cf6A/YgIF5YKdgjPGLIo5e/+VyeYhyNQIf5/OMI4Lt/Vqh9c5R55n55YXk HJdxqOLDvTdSm6E4WqvsJVOXnV/YWENiDSvVJea242s8r61PgGzQGilGivcdEjgmnGpnymnEzeil 3bGWvUeKU5xw9XOMyzxfcA5K25lTouAh79QM3eweD4zQAg7Yysqv7792iovv0dUlOdw844gEjqxp jpA8IYV+sByH9bpuUAp+DlR3tEnvfZYWB76tGg/Khx7FORR/G5kfY7ePYoRa2BxHtT9rNX57ezsd juKSyjBRfH4U9zF7Mydre021AdRJqZKbDvbTBgW7Pu3AG8f0jMwctWGtsdiaa1FwWZYHTFq5q/Zb +ezacqtQjQYySkOzwGvEfk/8ee9OMoTAvu3E0NdyvszdQdLbUn08NE9C56z65iF1Manoe32JRh9L nRpn+vtlRpVzsHfKgI+do+qKo/p6RgBTmljv64P2plY3NZoc6UCWFutCa2VQKTAKBShp9+/Jh/UH 2s6iBYCvl74hGw+YB/TKtWKXOvNKhwXavylZ/GeD/uyU1H75cXSGSuqp+HZXFveUfWc7APBnI5Tl DmhHlxHOk9LEO41pjoQ4kwv4GSr+ITLwzlEOWpYHYmtkkdTrUWw/sQl8ahvQT3Ya5DWzsz/SX7wj XBN+D9zXnfdff+WeM0vJbKLVoLiNc45SG7/++MF//S9/YoqBt3/zRg3g9sq3i2e+TMRr4u0y4Q/n bJnBdZ6Js4dpIvmId55LuhJfIy14ygEFWNqrNmnpv63/z9gXCv0orm82odqzOpBRh9ppK6zZ8bqu Z0ps16aptO4bc5jmhEe7G8VUTFD69fX1pCLqXrNoU+dd6cE/toGP49qVJWGOfmxfHa9vFGMfcWSd dqpYqIoMjQ0wWvh7Nvpo9EOtNIrrk1Brqx0XdfQUf9tpsWunsnP2/VdXcdnRfCOTe8s+nXbqm6e0 drb2P0aq9MpvrZ8vKKG3KnrnPyt2ncDYHWN6BOO15U5TZ01pLAqyljvrQDIu4YgljcPXfvYres8U I3nAa/Rmx7bWEAJ7rezSk8zgYJ8JV6hRa9uppUraRWMHhJ7i6pA1lao547eNsm2Ew7mW0k9X1Wr8 qvDV8K2wusxcEjEsTNXzo1Ty2h6KBGdWAqwh0PYdl3NXirKDq3GC8qGGs/8/l85d1lSyc6P7vd+X hW1trLlwdzvOB/YjYpykTVQ7bta60VzD1cr9b9+53Rd8mPAkwovHzxeiv/SULUein0mH4npf64LL jbJt1L1Rdihk7r/emFykMUyCfaLsr9V4CxYMh7XIzNTlx/HJGqnq5tYe/rHSb6m74ov3+511XR86 jBQTVbU3bcUdGQraoWjaB+bcVU5ybCbQicXmhO1AsKDAbNWiUHOyhmErTjuuswrgPBNVUnaPanaM XVH2W4vi2kGph8PD/K/ae/Srq9RcO3xFV92j9cMsxdQjVn/w812vMzU65OltRmrxZNchAUr/u1O+ 9yemety0CxR/pL/uEFkuj11QtdVTdzDQWwotEtOOCFVMGlX2bRGv1+tDVV2NaCQNj+LXD5nxkLr9 rAA29uED+G/fSDK6Vp26AuNaRNDTUqNXjfbsmrVtV1vmTr3ZlHp6bI4tRurLy0kLs+t+pp/wWQAp tBz47j3rDrXceJkhhsA0BXLevxC6YwjspbAcVKvHGLj/19yh1KOSjK4bWQihK6Dvez/dnaduK4FC Wgq5Ve7lziXOxPm1t7JKYa9QidV3NkHN/PVj4fbjBy/Tlf/hv3/Fc+HiI9d54np94eV3r7x9e+Xl 5fXE9M2hR+9JcySXQ1DcRbyDFCyKag8toM+oTJo9aESn7Z4j5qrUIxUUGTHRkdajMo3v7+98//79 fL+mtzqA0OzF7FD/r45sbDgY8Uc7AEZHrCNaRraEYq5KBRynxWogMQ7ntIPQMgStJ4x+wu5XGwIU 99aajh2OWjRUDLyzY3pxqu61R5fHYNNlW47szXfKYArE1kn95/DTdrB4/NEAw46vfTpASw0Xv0Cq x+A/HORKoxJKeFBeyT6fbVyFHvqeVX4KwYXT82vIrjPunzUF6NRRi9bUgWlkp612mm78vbZUxXqV sxYOnmb0nrTv7EKW1qKCnfCqtKXYr04BGPU1dZbU2KlyRmytDwyrKUEpNOfwtTIfji4dBR7qz+d+ ee8I4UIMGyk2Utlo7hV8oRTHvjWcD1+mp7aPD5gmfIyds2oFLHp7aaU+cI/P6KP1omZwnbM6xek8 0ec0gwukMOHzDs2RPaSQca03Z5wkcnftQ9SsWEnl/v6DH7d33t5+x+vrFT9fePn9K7/7duF6mble L8SYwHnmOJNeE366QvBnwSZ4D/PE2jIv366kEHo/IQ4XOoY2Ds1TcWilZo2HuFL7RttW56WH4DNR ZcMJ933n4+Pjyx7QVFaDCR0XowpR5oQVh1QBlZ+Nl1HHZGwJbe4ZifJaQVcMdhycN1bo7Z6140tr LLZntMinNDYNTMYJw6OsqFLKzsMmdifogsOlQ9A+f2bbppea987R77z20IWFaDTfaLtQGA+51Jor zfU9o72c3mhTtVbcdLQouv4BFrEC7LWn/2c1+Oi8KrWQy6Mg7TMFG027NazXNMFOMqVlGR40jmP+ e6MZFCd7IAqL/qUD8rp2+EBAchWE0NRJVdR1nLLBHWclWgoZ6tS/8GOdw+074Xaj2UCylGg54w5H fjrj4/XjwdGNOxPCzMs2Q3qFeSG0idgqvvUq+7mJbKN4T1gW3LaxrOvRxfTZtmc4d0q9cPmg61Ab 677S3KFMdDRbbaXiPBQPlEDLhdwCyXcM6zM6bLi6wYFr5b1jtPsG6/3Ox1a4vFzhkBv0tVdsXXQ4 B/H4c7tVnPTo3243SqkEV6Fl1vvamyXCJ/GeUmi1PQyZfNa7rxGjORZL3c2+1nU9Mx5lfowawKNC /bN6gNYcVHxcubV6OKs9quNTXqZKdY7fa0R6s3Gb+aXDL83ZjfKA2mSgQ/fGg0gj7lG8Rtf9WTus HS7LspzQ4Cjg8ozFo4Ut1fmwiHTbt89CafvaxFHpI1SKO3Rm6Rm5844WWm9bncIpOOTy1954DzD1 cZa9sls6rnpSTLor7gtEd6Y5Z+brzF52cJB8emh7U0K/Dgwb5fSUkmWA9DOMSEfM/qxv+tk0ga+l HYhWCPAevMfFeE6RVeNXhSwlbttpboY/9pOrMVvl1NS7lC1hQgx+nqkpEVOC1sgpwQEJ1FK4poSP kew97okWqFbs/bfKFGeSe+HSHG6KTPiuPGXcwaPVtdQKMdKO+zWM1Hr7rTq6L32q7vl83THrvB2d Rcd/fc2PtsJS2GJl23bWX7+TLpHX19f+LL3HuchO+WRe9K4Cvn/c+Muf/sLy63de31755d984/Xb C9Plwuv0Qoozry8vfdxKreAiJTbmy0TZe8EnRE9+X5j9ldASm9sJ0ROCJy+ZvJezSPaMDqWqVHag W/R0v99PjqpWwM3xaIQ5zmQb9XNHuciRBz1OklW7t4Pd6hMaOWsH1RhRK09cx8yM7aTW6aRFrbHR R9N/O1hGlo7aqc5RU4hARcB17Lg2PRhUok0Oej+2BuMYeYNLzn/zruOmrQtOF8r5GSEejSl7JvhA cp1GlXwilyO7bp61rL0Di4O/HTok+sWprjSyq4QWeu/33tWJvO+R6zR3UVbXHNFF0kvqoW/4bM/S qtszkRA1qrHDSDUffybxdUIFEvX9Vs/8sxRBYQHth65CfTGDs7RKZdRG+s2I89r7VQpQJ8A+THr0 /kx9CeEUZQgHd9KFQKuVu42AGdTLtV0yxkj0nuZgrxthbrg4UZ3nPXnSfaMUoaxZhVfEX3zw7G0/ x5Cf45Brxu2dFWJOYq2dLbDm9XSsxkPttC1g62IZ9/0dsufy9oejT7p1LrE/qud4cI2SM7SNNa98 /7FwW1Z+P72R3IX08tbbAVufSBHnLvM3zZGpOHyN56aoO5SLp7iMi55rmz7hrAYudeK2EsrVDhU/ NKerztW4qzquR1updezKKDitAifKHtEo9JnK25gGjw0PqjSl/7dITxttRtqgQgyjTq3uS41UtRlB 2Q4aVWsNQSmH5jB1AoN9pmVGyrgwh6q0LRVtUv0AFcbRSNUOTjssnHewH5k2pQsEHTWEOc2fDQrJ dWizQpgC1VVSS7jmKFPpAkOVs4j14FR9baRycBGlUJFLJu+PrW2ZTA8yXNfQHFotlf7wbPyEknuf UZSU66n0Eh8C0Tl2M/aBavEsLX6k8LQTnlSjtFN3xG01vR87r/S6tB3QIhftmlGu7YMKfa3M08S+ bYRloe47uRT21ijLQlvXTsoPgfV2g2UBgScUO+vTGSqhTcxTHzFe5oQvK1caaww9+h0mhYaBE+jd 5+SHs/I7dZGVuvb2VFf72Anvfec0l9pTe98+i0ahMwzi5InzK8Ul9v1vROfYSgNX8C2e6urRBcIh Odhq6aIWt4WXy8wv3679NVMhBI7mDk9tHQertbCG3CkyuQ+68DUQXaC2TKFRcxfVcdF9FiakkKlZ yihsrpQ3dVoWBWllXEc5a1Awjk1WURaNWp9NFtWRLMqgUbbN9Xp9ECbXdH2k5Wl0rvY76lNoBV1H DKnzG7UQlGmiAku6v7SjSrMCFWZShz/CB6Oj/PHjx+krRmbA2bpaMoGD5kjrab/rc6ba1oXbPb4X oHzFJ/+FgumL78r/UyDEACtnJt9ce0DmPNC7ao4OA8chHlC6B5rm6dNxOrjMl46B5d4oMI4+sBNJ x6Zoq52B01q80jk2yp97qBDS1Zbc7Qa1kgei9jN+YT1GH9cKdU8koXspd1CrjaPSkEbFY0ShxjUO d7PPNKk23VRnxG5pl3PU6/UktTvf+W/ee7zrUxmc9ycj4AsOZNG9B1qnEpXt3qGE4HqUR/uSRTyK +zZC4xCBEMHmI0UyTLMzFvqgvxTT2c6at55eldZozrPXwou/8hLAl4XQAj4lmkElrjcttAq5VDK1 H3wefIostw/+9Kf/yrKt/P7bG5eX3/Ht5YXX+UrykbBn3NWTfeLaIsEFQojE6Chrd6LVV6iZtW28 Xjotap7ms4tHyetjJ5E6Uh34p45Gif2aAj/jkmotwTa+punPhvqN+0o5m8r91AKTTtQdcWGlKBpk oUwFtSVtodYxRPrecZbazwZLjtdxwl9DEKZtrqMegQ6wNE1jO0QUA9bOstOh59L5pvGTCVRb7eI9 KZJr7oUs7/DFU/NnQRDXneee+6gVykFBTcdzofQMapymWmontnKk+CmmPvgv9GhVb6qU0uEA59jb 0QKIP4sW2p88DV1BykHTEcxKyTCHN/YY0xo+BKYQQKaQPqNXedfnHPX3O5yrEG7AIzalp7pWIFXm THv69X2asijuNYpqaxr0QBPznmy9/K31nvzWiECTSmcthXZgs2NlWIVEPkngHDoAQIm45rmkSKpf xVpCCJ19UCspRpacqcHjDeaZUp9VFuin+tq6Ye5dxHove+f3BXeqpPfi4krwnr/dP/jT3/7Kj487 395+IfnA2+srr5fLQWOhY/ZG6t8y28fKvtz5y23hT3/5C1PyTH/4d/zu7fe0o2suXAKXtzf2+06g sNfOG9z2lVwyKXrKwSGsDlxtrGU7s6P7cu/0mIOwP1KgLM0fnYdGj+bAlBmyLMuDMpQdvMbLtj2h osqqfqXtnzoayD5LK/hKfbICk712tF8dQaOdVyM8psR+veexOeLZAEn7Dt1TWhvRLMB4rbbOIwZq z0MPAM0kdZSMXZsVlDVy1oJVa63Dm6oqt3fOaYzxFKve607wgeh7F1aKCZ96pxVb95hhCrh8TGYI 4dhRA0+1lU72xh2V/9bOOUWmeq1pci6ZGCKerpxdKMQWieGzDS6X/DBnfJQ9s4drhHmlIY3E6a71 GTop/ugGGotd6jDKEclal1XwnYKTxWECpMPhjTjXOAt9JG1rJ4rqSf4MQ9YT1x8jTVpKpG/fcLWy 10q+3wnOsc3zOTvK1qjEyC4Y3MiJHfFl70OnN/l86szWLZ/OK9g1tNanPoSAP+CAgqNRyS13HV3v yOuBG/rQVXwM+vGNvezMYe5zrEo5tCWP1uPS7ai0QKFBrGzLwlaOAT8Pjt6RadQI27LAcuN+X/j4 sbL85/9EaZXLtxfCFJnCRLxEXi+9Zz74wLptpGnqf84b215IMYCrhALx7dILDqXiSseBY4ynaLM9 W3OSz8RzVGxkTGu1+8cOP/s3dZamxKTEe+0q1FTbDm5tHlFVfnUwKqk5Rnvagm3ZkxaR1BlrVX8U ORojb4v0db+ag1VoRfVdlVuruhgqwm1RvzKAtJPNrslkHcfJHUrBOgOh5NnLfrafA1Rfca3DWXXv kaqLjn3d2crWtTD2ne2+EVzH4nPJsPcgo7p6FKyetKn6FAi+D12rpXccTPP02dPs3WMrGEe6EyC2 iG+e3DJxOqr0c3xQPBrbxhQT0U4Ow7AUHLfFue97F6NWoRKrJss8eI1YP7VJ6VgeB9cuRoL37AeI r/irAuI6+8gerEUEiv2oqIo3Hp+lMka3+faNyTmK94SXl46ZWtdUCMR5ZiuF6XCCBsu0UpiXpfMv W5/1NOJVT0dtt8olfXb5lMtEqxWP6zBKa7Rpok4TPme2eSYAqZQHJfPGJ05WXaVuleACa1nPqQDL tnTcKoVTHrDSmKKH5tiWv7F83HHzlfjy1iOB0COSdvROO9+j1ttyx7mOW9Wy8Odf/8p9vxHnxMvr G9df3ni9fKM5mOepDzw81v6ciGpCzQSm9oJPE/FeOy8Rj5/8F0EfdUTaJqoz2JTLrNjpODZa02HF AW3TG+6uTSOj4PmYjmu6q+OhVcFN99ko6Dx+rk5XVUESZeGMWgcjDKbc0GcdVM+w0GeQ2ti0oO22 o86qRqd2CFmUeo5aDx3nfJisUb8OJDS+tdl4Oeh20zyRfDqzqDT1mX2kwz/UY0Ju9V+Z/2fvv/3T sRlr6d0q1jfvo3+M3A6idyuNve5drNi5s52ri2UcYhS0L0TpZ/3zxpPT9NqiwFZrH/2REuuBMYaj I6g5RxDpvZ+NIUaqmWXf8THSpNCgNA9lCBgTwFITe1AqBHNGDPtOBEKM3I5x0eE4NKZtY82ZmDNu 2/CtUdcVZOZX9J5yv/f79b4r8x+YawN8CBQRdhkV78c1KK3CtuP3TCiFthfqMZLFeQ/Lgi+d2uTe 3zs9Zd87rnrwYi197YwEd47v9ciM9RBJLvUKaoPogdTY7ht5X7nXneA9Ly1Qb+/E4KnlmId2mOC+ 15NFcFs3ikvkVNiWynrPbO/vbD/ulC0TIkwhsuVMK7CTwR9ixTja5PDJ0fLOPexsxYE/bMnVB+6o jj4ex4prc8Ao3KFppLaSaiVao0SdbaZDA1XYZZwyoMwCHRiofe8P48kH7QzTJh1HFel7VehFIbqx O/Bn+gi6duocRxH39pMaiDYu2BqaupjqGowTcu35qKj9OXrlmAL8AG3kno0/iMzs+UExLrie1ufW mwBcOPxM7l2Dde2Ef+96Ucs6DJ+OU8m14VyBQ40qxIDbHXHuVJW6fY5JjvMxafPSHfCc5tObUzv3 qyvC90FaDvcgbq2pkRGQLc1R1X17T3GOMk0E7wnOcfGeMChB5Zw7G0C6WZ49+HmeuwPOuTspYFvX 01i/aH5KFDumhQ9jjGulXS74aWLNGVcKrzF23VJTRW8NYqRcLnBgqS4lQkrMB62rHQ45pXQ623YM 7UsD9/DZFMsvmwGHC7FPP0mRdkmfIt0y470c41U4Iv81hK5cZdEKvaOk7B3qqaGS6Py9h9bA2miu NwdwK7iYuJWdvG5s640t77y8vXXR7NQ5z8aLXtc+NLDRyPmjCwbfHGX7YL1/8PHxTs03fAq44Jmm mZfLBUIlTZ7l496j5mVh8hFyIThHAlzdHrByo1hp15F2CimWrzSon0VYY4+9dhTqlFL7fNtLZkPa OqsKYfY546gYS5M13VZsUqlOaicaPds9/SzCHCmIlkU+G8I3NgaM+06552NnoTpOzWTHxgVtNdfX PzQktNbtOyZ2uvLa3QIf16v+gYCPvZlkShN7PjBm34dfNjoP25qdaq5nXclNPQKmQk2146ztJ9NU 51zx1dPioc7iemhcaucphthPysvlQtkKU5goW/kki5eDs1XoYgSlS8SNC68TH/VU1BMtS8dTSomp h7E97V9XKIX7UGHtfeCd2zmOyNDf+7axtMb8+kpZFvy2kUZJQJFBU0O2h6oq7krgTsuCbw33+to5 l+uKu15ZjomwOWeSc4Rt67CFpTYW4by+no6t1EpMqeOEIbAdYjGjmo+meqqPebZK4iB6fIr41h5E ujfToZTN3lqjOUcqhXT82ZxzdZU0dX5yLbVLnxn9yveZUfu+n80FlX4faXcst4Xvt61H7UeENKdE sLSuNKbJk/OOK7DnSl7fuQRHwbHlzLo1bjuf3WY4qmsEN+GXyJxmpjQxxci+7Dg8ayldA7MWLpfp gYmiDsDmLY1cTM1ctFpujnPsM9dUXGX0LBobdSW0X33E8bXd87fsz+zBvl/J9Bq92rU/G0Jp12oQ xQiJqaaGFo9G+Gls6FHWgRainkEIOvLlCx1y4J5rwVYbdUrOhBiJeSfVSk6J+Txs+pToQuekevwp Yeq9J3JAlrEHi6710dXNN6Yy0ehBhQuH3e/HaBXnvwwb7dX/KZB9g9IpBNYE4F3v9S65TwSwdGSt K+xd5WXdVoI/+ou9O/U2zyqifKVW6EbO5Ehqr0otyZn2+sp2DLybD5k8xViaANu/OUzNe7ZSuohK jFQhDD8jQY8CKAYBmAHO00SLkXWaYNu4bhvNOZr3uNutp91GqHaOljP5ciG3xrau+JTYLxf8+zvz 8e9mbNM0sefMZMD60IWjhStN5x6qdsfpXano6hg7wh36qhXYQsAdcAAD1y+mPrfHu46735f7Z1NE 6TiqFS4suk3Js5XMutVeDKW3oV7mC+/L0rMF76kl02qm1Sr4fWSvha3sxODZcgYfqdVRd0/NBVe7 lm6Lgb3u7GUnTKlrDEyBGBzl2Nj35X6u29itpJNEjQqo5HR7rc1n00FzI/ap9q3EdXut/cwKWpbu jvtgFE9XoXTF/u1zDV44C7sHrHUK9wzBg8INI5d6nHyq4vMWQeq9K2dVu6/GfT7qKoz3pu//WeSs 36s6qyZryVHMzq3xsu/4s/36yDyPALH1PlPyno9ZUxUCnxzskMj0gJJEb3Sq1snSrgAAIABJREFU Pe33vo+x9snTDmqWG3v/HRBsfMohKKA80uhir+7HyDz1eSzx0ttW53mGBonUoxfXqPtRqUvd+1tE ozQVM2AzsvNUNspPCJQY8YdxhnXlklJvNT0c13QUb0ZO2zMcxvuu/F/3HZ8zxNg7mKQQocC9/tlS NcPDlEdbW4NSmGtlrZVl2zrn9Iics3y/cw6fEiFngkUO24ZfFlxKtHmGQ9wkxkjJuTcrGDn9iVjM M9WqrzSzRmn3R6Hr+707HzPgnLkcWUQ2TrAZazgEKUy56hgp4ZtnClM/3fcDq7TmpVa532/s28qW Nm637+zbzuUyUcnEQ5C65EyLHpcCpXwyBu7bQhe0jJ16VlfycmO/3yHsTHHuuH0qNBZSiKfkXYqR pWyUAx/uDoaHESIMsoBjf7t2XI1Yq1b/9RCzgtnYm2/cyrH3XaGbke5k2J+2Ziu2qfQjKwBl0a19 VllXJzamziOzRMfEjDrJls2N6ziKoihs8bAHBpaBHlw2SmW8Vj1gbD9aMNWOfeguF2opuGmCGFm9 56E1/1D+N+WqdIxHt+GWSu9rrRHbIbrfMnWtn1MvfJ/jV9pn1NvGSHWjUSqU7VBlcUfbYesRx+pW 1q2T2JtvuNKhgR5l9LGtha6M3UojXLrQCo4HL26UKqMnGX/PTsiUUu85aI14KCltLy+0YyHLvrPl zFIr3rmuCXq9UofK5LP++DNNseqt0GQ0jTCHqgIZ2jWjD/tMDW1S5zR1ZsHtdh4OOhLlJL7XSjva VF1rTAemWg/WgLMOk9DV8Z2M29XxxM+6157LWTsiL53zapvoUPtfvaddLuAcS0o470m1Mh9yhBbx +uo7xrT1aDJeY7eFqTvUNCf2slO3Ct4RXycCfc5W2GDdN/Zto4QrzXXR8E6u9lALeV3wPtEa5L1Q 6a23LuzHZAd3RK4b0Tem1CAEIglXAz6J1miD9r6TCVTvWNaFlPyXg9cifHO2FmkrPUorxlpp1mKS 2fAm2rzaVqq/dcqoQgZW7T654KLUNhZPxwGGGo3qwTpql6p0oHZAqQKUarkqV1ad8Ngqq3tIIRBV jdIJCjrIUO3ZInnFtRVTVpbNqSkAtGnCpwT7znQUpePt1gvvOcMBD7ZDHKq2yu521n09hJW6n6tF ovTkTq2TM5jgOEx8L8QHrAPxCU811AZ55/JyIboeXXp3CKzU1nmBMfbIs3YibC0dWwsxnPiJ9SC3 0nU493V/ekouy3Iu1gMAnjPucjm1Pn0IXEpXWYrz3DdRjKRDrm4Gvh3dRmO3ySiIHJzrAwJbY5Ep BdrHPWpJmtFqa+1D99TxuYwdTt++UZ0jS4cOhyMN80wOAW+bKIQ+GXXf8etKqZWWEnutVMOcgc37 nsoMijwaZY982FE2TrmLW2tdyKUU/LrSaiVtG60UVu/ZXR/V4nD47CmtF6mcd6cORN4y+70PRcsl 9wmUDmoutK2n63uFtjnKnll2wGcuvhceve/fMflEChd86LS3EAKlrUAhuHiItBydXjgaL5014Cql OZpxCBwwefZWccnj8k7xjVZ6c0OQKb9jK6Oujeqmjq8ZnZwOfbxcLg+2oyn5GK3pAfmlM24oHKla lHYaPpvV9kzD9Wcj2TVaHJsWVOhIu6K0q8pYIerwxlFJRVTEFBZQDFU7Kp9lXjow05x/Oah/7aAB hlLwpZCPTLDOMwVwpfT/N/DxUyM4EpkuHSs18SDvfJ9j1Tzrsp587BRThwMOUZZW2pmV43+CqXrv iZfL2VJp3twld+KipRTW23r0jIdTJq75XvVV4N4eumJsOhNcKSQqVJFLIXx8dAz1cukQgHU6HRFe CKFzQWPsEV9rxIOeopoBOia7b9JeeGnCIVUczNgHo4aonYraDni2Le5753qGQDbuqHNM9zscfNht XU9FrDBNtH0nruvZ+cWBabaU8N++4VvrfNWDSzulhDcDO1LEsZFCZd9Ox3BU8hWr+pyI0A11niZ8 62ImBvTfQ8Df7925H5MgsuvUEe985y+LKk9IgfW+9smrrcMEtVZqbux5pbWCj/D+cefHx5+p9zsv 08TLdMG5ucvyBU9zjmW5s6931raxLRt7LUyhN5X44E+O7bZ8J127MEZKAecaH/c7KQSmFIkW8aRA /ci0JhMfpmMo3JxOYRWjVpkMnlKEtIr/rA/+GaVK4ScdRaJRqlbgdYaVQgoqbGJO3A4EpW7pZ2nL 6yiYYjZsk4+1vXNU1RqbVkatWYvs7eB4fX3l97///cPED4VUtLKvc64smNFxN3qIPVOEM4zXQadG ttaLl9drvx/n8KXgLNJ1vfW+5NIHW8Zut7VU6l7Z9o2294F/Jlh9PT6L0F/baq8rOI4W10Nrld1R 2mPxz9vgvFZ7EYJ06KuWLtSK6w529jNxjp0A3j5D9fVjfRBm7il8gfTYWz5WRS067J06nsvLC/71 lXbI8sWczwjQtXb2vzsgh4CLkfl6ZTsoUupMn/W3f8EZD0PqPMsujXdGC0MroGJvBl3EGNlTIt/v HReVyHcHyvVKuN3w1t47z7hDOi4DPiXupsbjPcl7/LJQauVSCuv9TgPu2wYvL6RloeV8fp6yJHTk xMmFPApOz3BW12+G7f2dDEzzzOYc7eWFOWfyNBFa68/ggA9a7ofnun2Omw4pPHQNrXn95PtJAeJ2 u+Gc4/3XD273hRXIreKop7aB947L9QXvAi4f01xzbwG0QzC3XsxaCvjwxmv8TANTCJ3Ct4VTynHL leklES6R4Lrj9s2TfDopYKMIz8gjHSNAxTtVNFptxRyLFaTGoMLSdIUPdFaVNhAopjg6PC9NLzrt QiefjjqxylhR5620R+WSaxBhf9f28Bgjf/jDH7her7y8vDwID+mIGaWUKRRih8QInSjVzChkmoGd MMS+U2LsWeyyfAYsKZ21k4cDInQIa70fkWj8VNna8071xzPNvajlavdTPvrToVKOaaq1AUcgNkaq lwK+he5UC2da3+hi1SUXajwUlsJn9FNqYT4M+2Hmdki43VFLfRiONqqCT9N0Vu3zgX00azE1I913 VudwMeJMn/V+J398sOXcW1KHCEFPbY2eFU9sLy+9EFMKW4y9MAME53AWDQj2Zgaxb1tHUUohpNSv 87j3w5p6ce1+p5nBlwLv77RDUMTEUU4tg1K6Bqn3hKPb5uygOiLH5WhnfZilFOOZenzRoj0YFNoL Pmok1OP3dszHCrcbtVZeDugiu8+apvOfeKDzXWc1l/wgPu2Tp9WuxKNQSs8CdmiVHx8/uoLVPIHr +Gd3vkDp0i919zQqra2ki6e0Q8/1GAtTtpV8+3FGTy4kanQ4F1hzZxWcEViIZxthOJyZi+50/M9S c6X96OFguKplYKplMWYNYyfUPM/ngawFItUOGEe4P4MDVMzarvdsuxQ+p86zsnUaebg/6/vX/aOF KsVhbb+9vb3x9vb2MKNNO6h0CoE68LFzUaPxMfVXuECLd/XoMHSlUGplC4FqmG6MhHnuENohyNTM jsMnhHlG0Z7e53/UDkrrUFer7ax0lVYotfO0mejtzlEyzodIdfJkX3Gpf3NIxw3YSA1/hPKtz8bG HTfL/0fYm+xIki1ZYkfupKrmnuPLqno1dLOBaoALEiB/gQC54d+Q4P/1ojdcECB6y6EXbL6qYlW9 ISPcTFXvyIWIXBPT8CLz4SEzIz08zM2uyhU5cgYCEpjKIq36XBhFelFiWdNZIs6fz63ByfIIrSG2 xgWNCBBcdYmRwejWgFrh3t+R9aDlzKqgC4b42Xb8xe1nDHhVbNxuCAItOMVRA/M6m+RGwVrDOYcg lKn69SsoBAzLOBgD3TkcKU2eJ5xjJVNrGLcb0BrKcYDOk/mnxO5OZNz5BwCSMbP1jqi5770jGD/U cSH/vzxcwL/oK/uMoB4YraGPgWMM+GXB6RyW1jAu1mv68BII8ODLE08JJipA3s0wNdspMQbdcG8n WhtwoyP5DdmTLA2JR/II1Lqz50B3HAcjqrwtbs+HEAM+RqzrirdtRZB44egdAEJwgSECGliXbeLu 1vzjs824Fja7oLKMEucc7vf7ixHKjBm/kPWvVEGbKmwNhyyFy+Ks27a9dLvWdMUufrRZscyAl27u YnBiPU6v3gC2kNmAyyuMpD+3psKOMfDrr7/i8Xh848ylizxVP9llsF44NmjQ6vf1v1uGwTTkFqtM J5gqaZoGEUrOoFpxEqHLAtwN4Zp2xkN1urYufMvbwn4AznFDKRt+nWzccHPvxDFSDg7xxf3fsSyW 4JrHKHjZ2M84X5/Y3krigVvhPJfWGVdYxXXIQ9RHYIOC3vo3jv/nefKoTYTkPZIqlYT+AKVT5Qy/ bciiihmNJZZh37EQcZHSbsyMZraT+5eWDKN3jPPkH/7xQOwdVCvGsuDoHZvcsKU1jnSWESifJ8Ky 4MgZIEIURdiLV4HcnIukopZSuAuWA5L2HbRtzEIIAQgRp3MI3sP1zliQSnBLwVgWVpX1zq9DIQ8Z 8a3R7zXd9rOI4M9yrqoU8rgsXOBkOoAkBOgDacPznHMoubxENPfREV1Cqe2F81irBK3tBY+PA3/6 8gWtVJBrWFxADFHoVB2NOlKKqGdDa3dQI7x/Fyb1RT/XLFAMU/o6ok+gNSAGh+QjyAdQ8ThbRTs7 nAOiKUTWyf6z7bh1HbNOVZZ4/9ky0G64rzxXO17byB4b02P/2+Px+MYP9YrzXgn81yDNK+PhmlZq TWOswbY1qY5yedmfWc9YKQX7vk9D9uvSdIpNLlEo9rJV3reeIyuJte5XNhHBOnkNSUZOBvpwjuGe mDPacUxaokamuOHmJTdf7wCO+4Hq6nNBnSLXMhUESA2kQRgLL0Frzt9mVPneMQQHdeDN2CDOpxqO F1WllskamFhIcBh5IJ+ZDYyT3LL07XihCynV9UYAvVacakYtPNIhEs7aGiBa+lwK45Dv78KF5Jvk kAfsNGYU17gFO745ItQQELYNIEKTkaD1jibE+9V77J2J8isAKgUkMAUB8PvO+K5Rt9jYlVIKSMbM PB96Uah4j4/zhOsdrVaUGOEBrEfm9EZZip2CMdMYWAQGmHEwSua3MtmLkkWTAu0I+/8lQ/Teo91u jKGeJ0pr8EJbuxoFxzVOesmMK9elGQG5cSDkWU7TdXFB6bWi7QW/fvwRlYC4JLTG3bILAwedWAoh phXHceB+P1F7Bvx3szjr+aoSL77EiOEJtWXE6tBCQI8NizyE0cfpa+EcD4HlLEhrQkhhFubPstSs +9SVK2nd86/KK/vAW/Nk7SaVotcNrq+fnT7MNkboCin8/+WzWbs+awg9z+flTFixyzVnTl/D1QzF dt/3+x2Px+OFBWAv+CuGapOVrx4AVyjCLrVsIbcwSu8dwXs+E+uKCHCHKn4hi/csrCE2eRqBO9YJ AYw2w/8IHB/lg5/UUYhvSqOGVlgoUEvFOAZqYUerZnm8ajZAjgmxHWI8ILpu1znsb7tt8PF5UODB noKJvQCs207rbaYI2EM4b1NZ1vRlQQ0BHkAOvLVtKbF7fErwvQP6gbcGdxxs6CxYazK3sl0afBqy J8XTyc3lhBuqI/2SEsZ5oo2BtK7wtSI7h5bSxGVcCBghwH9ys1uScykFA8AihWQmy4pdWpNuPZbC G/IwQC6gygWSauULJSW0fWe4wnvElFCOA60UJKGVWextGsa0hNY6xuifWhBe35veGraccdTKOLBE WGdR07zkxHdCCokhn4U38HOsHZJvFdhg5TkCDzjHC8g6Tjw+PnAcDa1UOGI8bJQGnz3O1pDPjG1h UQG5jnAeGGLsc9aTZbIg+BSwvt2Q/IqQItro8AWg6kHRY4QKDwfvmY+6rjfEuGBZE18KHS9dj80h U3s+m95wdZa3C6yrQvDqqP/Zkum6hLLjqOWFWpbKv0SnuhZVLYKW1aKBf3ZysxfD1fDI7ieU+WIv iKu67zzPSZG8dssWdrgyEKwA4/o+W8vD637A2hWSsHrCcaDEiJtIppWRw1Acy/GpEXz0qEWWTPVp wKLFVK0Be+MU1lFEHbqy6koVWWhAwUDv1051CTKqD8QlcnwFgkib2OpPeakEvo3P/QQF5ipqRAU6 j4iqpCLHFBZLcm6tASmxDv484cUBP7TGCx95Q5tgjXnbMLyHF/WEJ0LYNnTTATp1XrocNss0UCs9 jAES+CHEiCFj+MzHyRnpPNG/+w6Rvwn7jDo39fe2E7a6ZxvMRmPgXBa+LY1h7iBiED1G7KXAd4J7 +x51dKTjgI+RiwxYXtx7R7rdkEOYqadBqGZXs2p+GLyxdnw1APlsQaFLsW66aQDM5ZXLhozHwHme 6OMZ4Wu3z6p4UFf1XroA/YQxGlrNcKcDdYejfMGh2U9iLDNGg08BLVXUwllWZ+tY3jd8/3ZjOKLx zNBqwf0EaDR893bDGhcgDrjEXVptHYQAtIIQ2Zl9Yu/6vjmaEuurxNkmp+rYbhc+VgV1lZleuZ1W KaUj/zXw8mrtZ5MGLGZq/R6umWnWQNrioVe6o/7fprba+HibHqwFTqERS+dSeMQyJuwYr6/bOvTr ZKOYezQG7NZv4XoRWSMm+gTuU8qkaw1+DOTeAeGt9qdiGzHFucVf4vLM4hPP1TrYwpIgPGTxWh2B G8xQA9po6LXDJw8XCIEcQrgUVQy2daPAD4QfXqPSOTpDYwV8YN5WeOJo5DhLPZeMIPZqHR0hBgQX 2PxVbjx9IwIRChGwLIhjcMzGebKkUwQEyi1dc2YTDVnedCLUxwObLb4xMq/1E+K0JQ832bjPQ1Ur muC3zns0IqRl4c61VnQhw6N3VOcQRVZpdduXWXoiK4NobtOrYLO1VlApwLLgbA3bsqA7Qns8sArh PoaAVfTLkIKW9x2r4M5NEgJgfFfDy0IOiJFjZMb41svWbpQnFqyJCfrAxohIxNSwGNmtysSslFx4 hKocH52LMXmGwyhC+YKkr0q1raNjbxlnaagHO4WtKSF6z4YsKIjkEIpH2hgaOR8de2UnsSUmbPFN /FYDUA+4BgS/ICwLbn5BawTnAHID1B06LdN+srWK3ts0WveQh8e7l0WrpR5ZA3X9Z+WzWl2/xS3t pt5yoPVcW46xlciu6zovZcvntuos2yjYy/QKEVjIxppC24t4XdfJE7WyUsXDFfpRvFdtMK+iBbqY 8tigwKuhix3n9efVS0tl4ZYhZD8TfZ/s5WI74pYzcoxwvSOuK4Y8x04WukTETlRusPtUrwhg/xIQ cB7n9C5paNO4v1OfeWp9dNSjAh5oR0NpletIq1c/1cF56fBTqupki1uFv9oGpw721nEWTiVclgUd nR3iiVAgb0B9Lry+Mf2QZUMEUM8TcA5ZYpkdEXdqZsQaatig47VQr2priCkhec+cSi02n8g1561v FkrazqXHYxLxh27TiUnmTQwahvfY1LPRPQHuqxckye/ttaKEwIR+Hb0kMbXfbkiisNJC7AQPWmJE HgNFv+Z+RxuDMd/L4oO0E1dv1BcNNSSAz30qI3y5B8ZAFgFDPk8EAE7GqSheCRgDu/eowigIIWBk jlY5yymLJtFBk4MTSWiggJ779H4gEFZHOPoD98cd5XimYzo4bJSQS0dt/IA58qhjx5c/HkjLgmVd QK4hRl0kNdxzRvIdMTrEZRE8raDXgjEqfHCgp1IYdbB8ureOJrLXcpZv4o3Vi9TmQNkFl405ufqx Xk1FbCd4NRjXgjcbBLWyFId+y/G28JaNZL7S/q4F1xar66LoWgiv/ge6sbdLut77TPWwBt/aFdsQ QfvaLBZqi6SV6VofVXverR2jQisvOXba9ffOikChZXp5fofFkWVq6YOLpU8ejRrWsMI7j176dOvr hb9GU6OVXqhUwloqOsa3GVUYQPSBv7BJyqD4XLazcUaLmgqT49A3F3HmE4543HKDKQgxcMKmYlYv crtWWWHjWL2j2+V0nghKh9BWXnC9NgZ8CDj2ncfUbZua9Ch0pnqecFLk7Dh1BciniXNr8Ckhe8/1 XwuKuUnV9WYaYosWPhrqSjd5QmMMoBRQjOjeI54nokhTo/cYywLfO/x54mgNURMJFfcqhSlNAGjf eYEnXegi2uauble9IzvHJiytoRqXdk+EIPlX7V+InLEHtI2BVCtIDLVLrYBzOMeA04TbMbC0Bq9c v0DMSW1sRDEZEIGt1cpZJmRE/rkAGJInGRuhNuBEQW2ENS1wgUBxkYz1Ar5TDgwMlLpj3w/EuMDL pTFD9HpHWBJuYUVwHj4tSD0ihCROWV7ghwHnAvtpDi7icOx3YTtCa9lnH9yr/Zy1frQ+qbaI2hHe OlPZv2yQnR3pbTG1G2+7ub/6ENjCew3UszEsdouv0nJrxm1xW/vzWRqWdpM6sdnfo5eOpfdd/7Kd qMVNbXCixXr1M1rX9cVYe3asMaKr21bOQK1oKaEW9o7IsocB2AzFBfGyABP9kcVIBYMD/nS/FABP T/izec5n0/rI6qr6raLK6XjuZGtJT17ekhZOygy83XWOFSlwbDAMALnzxjf5xK10YMMMy53kLs6h pw2EgbJtzNMjQu0dWYj/TTTprhQ0wTy78Ci10Hr+lKcVXkgJXXBBO+JY6WY1EAI5h7rvWMVoIXiP 8f7Ona4heeuHOsZAlE67984KIQB1XdlPoDX0GDFSwng8EKXbPDN7iLbWEPZ9en8NjbyW13gcxxMb 1QcwRtS3N8ZkzeFu4ssavWd8eOKZzJGtUmiUAE+fbGz1gVKjiyrLBS+83CZTQAbgckYthali2jmI mQSBZo47OYLvHuUsoMAG5/CYCqwZ0juANjxqzbh/fEVwBLclABE9NIw0ED37AvTBMsJSMw6cqKNg XTfcpAgpnn7WivS2AdEBrqN1xs03kV7rOVwWyTkbDQhs+9bpad2mCyod2a0k8/F4zEKg3ExrTJJz fslG+iz++roR18KhFDUbg20J9JYIbxey6qGhBddmWV038NaoxBL7tRGxeU/XBZztuC1m/FnKxlV6 aoufTfb4TMZru1mLLccYmXfqHMvVpaGpshAm2b/E3rGIUMgpZ5wIiYh51/Lw6SQ1unH+kkUowGop xGdDWFpB7ZW/pnIEfIhh5vi10V6c/YSnyh6qkQKab8g1T9/MSvVp+yZxFwgMC6SY4AMnDzr3DNbi YMInRqSFhIiQKksN03GgCpY5C0PvoNYQdQt9nlhEabRsGxuu7Du6GIsMof1cMUO7ALBJqV5cn7oQ 63vvSM6h5IxUK5rwT+02X8c13WxOJ50QEI+DP2RZukFw2do7bq2B1pWL3Bho28YdZilIrWEXIv3s gIiQegeVwkqp1tjiUJcR2immxJLSfZ/MiKY2fds25XKBiP/8TzLlLSm8tYYg6rHp+dka8scHXGBG QpDFm844vTIENCEF8ajMPbM+utLkKGvWOp8BZSRUtDJABTjLA2/OYwkByB0JDtU1UB9IKfDDNDxa XuGGR+0NHfTCgz2OA61W3OKKGFYk79Acx/BYt6cxJOqbMJ3Tgg8TR7OJtdrZWbzTEu5tt3alp00G iEwD1vTZmpVoh6h4o4orJu/3El1tcU9r1my7WttdXxMLLEXsmhJh4Qxr+Xf1QbC0L/tz2mdF33PL AbUdrVWUWUqZTUqwl0HvHdV7ZgfJdOZSgltXOFUi1oomcUtFC780CvN9i5EZJSJiGhjTr6KhIZfM SlL/pAzyYgFYtoUhzcYXsmr/Y+Asq0/9VGlxGKUjNDENQEfwAb756Yk6Cncc+gd2YiGAKqzm4mMQ V+/WpzoLcqN0szAi6ZLMnILiPUaMXIjkwVl6B53nzFYaUoCbcwhvb0ySl4feSuj0dlZg28ZjBOXL hQD39oZQK8IlOUCxKP1e0VKptBMA0JybH3ZSjqrEtAwh9MfzZIrUtrENmXTeznsWAYzBMlRRStV1 xRCll/XRjILNtkvkGJnvNVkIglNflWV2qzrG4I2/bMVVqdVvt2fgXbf3sIzD7nUxQ50m7DPCmCFq aryj9zF7VXb0XgBHOM6C3jhae1039EK4+Q17PjgJAB65Hqj5j/ASJBlWLl43eY1LCEDv8CEibR4h RCw9oghTwHuPGCK2LSFGNmbpg2MyLC6pRcCenauVnTX/sJik9eC1mN91qWkD9CwFyhY76z5m8VoN N7TF0dKXFJP8TBVlCfaWwG/TYa8SU4ULLJ3qynu1RV7xYYUrrjRDy+m1CjLbzX9TbIkQdQo7T7Sc sQoNs9fKrlS6HykFoTV0rQ/SqXY1XVcWjGQpzYVU54sgeFmsN5qNJXlWlObKjA2KhJEHOvF0lkt+ nvEXTLUP9JPJ/z76p1GrG+yGHRxqqy/KA+VwKYirbzoA5l2KN0CvxuRBb1ST323pE957UM5c4Jxj CABAFjlalq34+PjgDrU1tOPgLbkS+eV76m35Qv43h1ddsZbe4c4TBxFOIt6kXyR5TjrJs/dpFF3U IR+AHwNUCtJ5wq8r2+YRwR0H3LYxBEAEB2CV4r84xw5XYgg93bRKAYmMloyjVpHC1vcdvndsGgNh srno8eDiIplT4/Hgrf01pE0gn0UJ6vLeDZki6HbDarwYfGs4FcfSBUaIPME4Qjsb85Zlxi9nmcsA IgJ5LjYOfOHyAwPc7ztyK/ioHcvtjQUoPmIvFc4FdBo4a8F5f2DPJ2p3SCmgdS/LJ4nkmJ1PBLoD pYC6EFZxN+OzF4AyELYECh6+c6Edl+Wm3frb5ZOO23ZJ9VlcuXVGs/iijsIWM9Rf1++l2Kr+PmvL dzX40TOtBf6zWPSr5NXKU+0UZzvtayiivh7Nk7Oep3TJhLOSWQtPXHOprIWmbXyuiiumNLGEe0gE UQJQRLoNIoRasamXgDQbSSbdNUbuYk29aaWxUZR7KraUd5pPVs+56BB8QC12o88TzsjjuWOiZ3Dl N9Z/w7ExwOiMhfrIBFjdcuk3HY6BWRBHU8cYJ2XGOo1TJ1Zjib5W5V0EfRhUAAAgAElEQVRe38zW cNoMHikeypvbxa5Lrb2SErCdmzlHXQu8jALD4IvWWMWSiq+gtw+BP5zBhse3bWPuq3YI1nxCsCU3 40UiWxXGyJ6KY6CEgLbvSAIJdCJEUSg1kdm2Whl6CAHuOBBlQQR1wQe4cxQ81Gk0h+JhikXJIgpy m7cxuJBawdzFPeeFvUrEG1LFSceAu91wAsDXr0+D5TFwhgD/9StqCHOLyqbhDedxolOHdx7oQOkF S1r48/J8nphz/Iy85gfRY6Dh/uUDj48PbMEhxIi08FwUfRSrxw6ihGM/8ThPrCliVMKgjrR4Fgmk N9DqEVzFskS8hwXL8CjLU7ufQkdcEha/wnWaKhkf/MsmXguIFiN1MLI81atqSC9wG76oBU6nHU29 sFv3z+JFLMe0GvqeVbbZr7dUK20orgkHNnVDcVd9ffZnsnzmq5esfV1arNWl3xZD7fb1dVzTCq70 KpUBK4yg77deEqUUgIhTKaQBq9KMrPLcfpjnNcSIquyGMbBJU/DiQeH6HNlnpzmYU5/WxAb8Umir Y9pVIIY1K4TBQUA+84vI6TVNtXU4iaQmYpmWiw75zGz5Vjh/igcnud0IL4VUb9ycGZeYGfC9P22z eufbngixFPgxsKTEsIW4O9VacQMwSkHbNnF3B0aMWHrHOA52GxKFFBGhfXzAydJCP0yrF74qRmZX IRHQjQihd9R9x0P+LBKvVEg0gxsD/TjQUprWgEG6PKoVPUYeNbYNPXEAXXcOuXfQ+zuWCwk8C35b xG1/6GGXwpiEMeBkQQa5eCCd/hC7QGUl6IHRRVXU+BhjrOGkAFs57xCydKsVsXcO/BsDWFe20BMX LSKC0/hqehoOr9uKmOL0KJ0LDuXzdQ6BjCHyzd95eVVKgSOGSfbyBaVkhLABo8v79gHfOoc5uoae C/JjR9kLRgficgO6w0DBugBxeF5OpQV+CVjiisChQzyahgjyHXvOnDzgGnfN6dUMQ0MArTLKLpau tCXL8dTiY6PC7bRkC9KcTIx1ou0k1a9Ui6XFxa8ybEvfslv0F4Oji0x0nhdD37Jdp1WZTQ6yMi40 7NIUQMsA0J9fC+W1s7c+yvYCsIwC/RnXZUEGUCRmKAsdM6nblRiqFOeQiVCP4wl5ydhfjJHOpLAJ VdR7z2c1s7seBm/7B7F5dXABFCTpRDpY7zwoMT8/rpEFBd9s/9sADcE7upvWfykldNcxHPsAXLXM 2rLbrai+6Jwz/DC0ElEoxJRwiiPUISbJBLB0ddsYvAfQJZYERm7W1hVjXUG1ogi+NIgQUuIR2ADr 10XT1f5ubiuF4zaIMGLkhdX9zt/3OJghoFtewVU14qQuC2M7KXEnOQbW4wCVgiZjPhEh7juKYKwv XpZE2IjQ7nc07zHWFWsIiETMhhCvWLTGo78IHKZNmkS4dFlMeS3ycgC96Mx1xLfKM31ousAyMUZe lNjuu3fxIB1AjHyJCGaeUkJtdXKXyUuHU9mTt5QikdUSsNYqPHk4/zwLLOclfHncUUvD4hMwOhI8 KHtg9fC5iX4/gCjD3VYENzDKHRUdMf6E97QgLivvUIMHQkIMUSLN+VL1RKhtcMKs43wiAisCLca8 rutL8bHF0JqlfBYXbkMBryo7233ZLb67GKZbLNTSl74JxpTCe1VY2SJnY56tVNR2zYr3WhcsPZ+f 8WCv/gC2e35ZCJsCr0VZF3OK12qHqp3+vECsd4JSxWLE8B5JIlQIwENi4LWw3lpD2zb2JpYGpeXM FpbyOnNmn43omcHEiJOHWxxa5fRoTVJNKaEcZZ5bDLCgyXWMg21RffOTVvg6/icvCp2ORmwgoNhD comjM6jOXCoL1Fvg+WpM4ZOHT8/0wmEKDcRBpquDfinwrU2eZTBAfxZ8chFlT2mNzT/kUFYpaNGQ ha2vpHWjsTf2vHGXBdQ74nmiKQ4VAvKyMH/1PDkosDV0MY+upfBrUNXIcSCMMRNfp2+kdIvduMXb 13L0jrCuSN4jlMK0LjXneDwwvEcDWPVV62Q9kIzv7X6HF25p6x3BOSQRHnRhvAc5fN1shb28Z0ES ZRuA29sbZ4QRccSKc/BG0QYZrTDMIgrPGIqcM2uji+ObfgksU+18mMsoc8NtzYf7veNRTrhQEbcb enBATPA5IvuOr/sdwMBxZpwtwyVgjAVvnuGbHAJ8esP2nuDTO75bFoTlDSktqCyzQwyMoXqN7h6s 4EopTVzM8kktrmrxf/01Fb/Yomd5o1cc1BLrr9Qkla3agmfHattxXgMAv5Ecm+dGi642OpY3a4u8 nTj1z7cyVOtuNZOBDd/VFng1sbY0KluEY4zzfbsa16eUWBYtSj4vOqJwnvASAV9KwU6EFgKSvl7x qyi1wpfCDYrwuV0IuClMNmXZzFWutbJASRzSyMtOoJdJpfLRT7qUskQ8eTTHC66Kyh4C37hUjSGJ A6yFDp4ZAIXKEwtrr6ONcw77vs83VYF1C5T33kGV5mhCRPCyEHIAinOoQtsZcgN9iFXeqBXwHqeY hxQAx3milQKXErvOjDGjM9yyTK28HZksTmT1zPrB996Zp9k7quqrQ+D35PFAFkzRjcFG2bcby2E7 W35VcbKqRAwT+CfZPEjHF5cFzuT66NhU1ZRYuxUlV2tnEQKK93zJEAHHgZ4SyFDKglKGlM8qP/eS EnfTGgtj/CqDbEzdtqHKVrQWLnhDRBia3nqmxO5Zyg3sHRhPu8Nc2KFsiQtnqe8ZFBlT78RsgBAD Fr/AEf/zqyBh4MwZ933H6Cs8IpxrgOMLxtWIMAJaL2ijgk5C8JHNrGlg3RpWH7EEYAsb3hPh9rbh z355w88/fY/vth+xpsT4cXBwslBTXffMHTL4p55nq/6xRcHyQnUzbs++4rLWdMcWL8vdtLQp/XP1 1/Q50mbFvhZbPG0stXaL1sBol8QJLfJatC02bH1KLYnfxrJY/w7759msqauv6zXt48U60rAklBrX 5ZyttU7oasQIyJ4BMSKUApSCQYS3lJgx5D1DhSLfbr0jyM+cx+D49fF87ypVpCCwGnGYXyttGvV7 8ui5T6poK21CmlpYKTBUSoO+9VMdUp3VCguD1QQaNd3RX248/WCvCZLfhJYNVt/kmtElumLUikUL sbTtznu0dUU+T9xCgDtPFHMja2IkNHoDwNdS2K5vDIyvX/kAX2gqFgi/ekvam3yIOXNPCa0wv7FL xxaJE0GL4Llu37GLLj8uC2jbeJMvtyPGQI6RJZ5SvLpyAHXzbpz5V+8BoYvN1ynJqiUlxMeDDVak oyQJBBxSKL0YYHeRwtL7Oz+s+4768TFjfOe4b7K8Rq0c0SLQyZCHOUvMdhVvVX0/XGtIsonV9zgl 5irnnHkycfxwlVwwdjY40fgdeL6cbYwJF++Or8dX5OMrNsdwi35adXTExCq+2jq+fvyKkStcqDjz wOgRRJ2hjrd3pO+/w/tPP+H9h5/w008/Y92A9XZDSAv6cDjPV3Pq0Z+vxy45Na/NUuquyyQ9Uyqi sBinFb7Yomv5rbZD1aJlZaxX2aiNS7fP3dWS0I7xNrGgXxR29n2wTlvVWGnahqSUgvM8ZwG1KiqL K1upraV42deg51ELrP57EBz3FIpokL0HyZQwvOedgjB3snOTqVKlu40iT33IPmC0BsoZgCzVG4/u Oedn/LojvvAHC1dqr/CJBS5UaWZXkeelFpp428aIGMNzkTwxVaGm9NIxPGNgrbPKJPoIT88Kfc0M t1iLHooJcHsTryLLjS5LoZISILn2aoM3Oy7Z+Nubf/qHxsiBXssy5ayUEiALBu0OLP3jiklZo+IJ VZQCv+/PZILesapps3A5yXsUIqxCkO85g/adzU+EPzpqxSrddjhPZLlxCUBbFlZCiRqEADQinHJI nMAfRRMqz5O7VyH+wzmUfeciLg9ukdyqHgJvQ/d9vi9lXXk0kk50BrHVyoWrFCTZ/GMM0LaxkGEM QPK1XK0TVqnCMZ5jbKmv0SGVDy2BLSEpskTVk0cZBaMOtoqkp1kwCfTQPk4c+UDzHltcEcKGRg2O uhQljq7+OE58PU7c3ldE3/EoHQMFhI5bCliWlRU1PsBRwvrdjwjrguX9BgyPVRZTo/PylTwbquhZ 0eJgIaIXoYThKut/18WWXjTX5FPtcK2ln+0K7YJLJz4biX4VHFwNx+0iVgU32ola3NV2yNfIl+v3 tfaBNsbEBmFeObY2ANFS1K6eBVfDbbuoqrUyb1sXsrWiqZ2IGsOUAr8sAJHknQ2mFh7HpB467XbV gN17dDLxLOBlEzVmJrWsAgFeTjF9VcxpIv/sAWH+nRZCC22qLb+JU2FKjUQMOD/dW4gIZzu5oI6B FNO0QrPbzquRrd5QJRf+vnqTCoeSvMcifqFeMKUuHVD9RCc8PyChX3V56Fd1rRIHJzIYjcWL9IGw XcGVu9lls675UUuMyKUgrisXsjGQl0WWHw6H2AEOGT18zvC1Ynz33cRFq3YJAPNPjwNxXXF4z8VV lmRbzqAQmCommOVQjqho/PXCUc7rEHuz1jvqecLvO87emZcphtxJCc8AIDlCc9QTfmwDkJV+Jd1H EGpKGwNuWXCKgsaLBWOXhF14TIXKcBzMpwXTBTeFImc+Z/HY9x11VP5asLHJcR7ofeDLly/sBeGj pOY6EDmEFFDLAbSB3k7sxwfOj4Kx3vCdA+qdUFpHbwP5ONBKxeiFjdN7x3uIuAUPjMdcss5zMPCE uOTzmss903laUrzySVtruN1uL5f4Z7HRlkdqDUP0dViepx2JVUhgsVVLSVLbPh23tSO+JgnYpZst evbr9n1/+Rks7q8/89WjVS8KCw9Y0xTl5dr3Rd83GxA4C51cNLU1bGMg5IzmHFadaseA23cMlba3 hpsU9FNgwWHghiMEON34C0G/oU17v+giKNJTuirwwHme6K5zZlV0SBDGAOqManeOf325JbE3vRTV AYA6EBBQWmEJF40Z9Ad6ShF1JLcfmJXa6WGwrjlzzBEFUwdweo96njgvpODrLfwSBOYcooR8+WV5 BgQaaelnksyrcXX/jBAvfoytNfQQJsVrCBeutoZ1DGSAl0tC7Zg3PxH6soDu92+WB44ITrxay/3O 5GTl5i4Lx0HISFnFxFvZDMM5YFlQcp7WhroA87cbkiymmhRjVVwNgMUT8n7Fi3XckNudegctC+Ky IOQMEqGFdVlX7C0AOMWEBWAp36hPul0IgT0AgiSbirJOL20loY828Ph4gIr89w6UXHEvB+5lRyCH MQq8AxbnUNqBFBJ35K3jqCc+7gfa+QGfHNL7hugIgdjlvZWCj8fAtgT8/N33+M1vfkB0AfePA79+ 3Pn1Cs3PBd76Xj60lw7PZt1rsbjS86zrv/UOsJHM1otC6T1Xsrsl/euUZfFKK/nUX/v69et8fdrw aAd9ddm3OK6Vw+pFcTWYtllaeg6O48Am8JC+Fv3zlDJ1FUVYVy2tCXZanGwd51CEFtjk8s/yz0mS O0CELpTGIjJwhc1ijJysK5L4fnFp6/XVhL9V9v3t7DXF8KcHvPPIjzxd+zrYY7qXzgW4A33vKGfB +VHQaXxr/QdHvFjojrX8EEpIG1CX1947JxGqfd7Ay4htO6FaeAHQ6Zk+OYtnaxyelxKiSC9JOtbP qCzXFFDthDV6xToBWYDfYmTXMDKLNU3AXzrEKCOGCgySLIa6EqBlvO5W+tbaZCbUSw7RfLNDQA4B EPecVivivs/vwX6kTwnrkNE9fHxgaEdkDql7PKYZTRTGxNzIAuxipYRpifwm48Pqhe/qjwNDbBib LL9gFhIK5xy1YlOci14FH264J5d5cGFtoyGGgLfbO1aNlpGY6NtyY0ZJZbZJVSbFcaB0IC1v8D6h wSP2Fd2JpygIvQx83R+4/+kDX77eASnkIwHv7wu+/+Ed/9lvVrz/+V/iz37756jN4f/63T/h93/4 PWotc+PeC0cVR0T2JzC+sdocWOWTLTh2wXPNq9fPxzo76dZbO0nbfFz9f61Zs4UKrBWe7QZnRv3F J9cu2yzFycpO7eJKvV4tDUyx2ZnZJK/teulev/4qN7VLMi3UWqzne+cclt4ZWiOaoh8vU+pdudpE COfJuVTCFrCw5EHEeW8SkTR5w5d4JfX/BbGJSgf7pQYEOHJI74nrHTl015/+qsrV3gY7XEX6lvzf xkAemW/vRuhBqFVgPl9ume3biFBbnVvPEMKkWc0ces9KhOQT813h58jjvMfaOxseECGNgTgGE3pl c24NGmz0tRM5ZhfGQBAYoY+BIq/nuny6RjBcI1euZhi1VsRlQRYCcROqVeudwXIBwZs+OK1xQB4R bx/PE8vbG0JKbARi7dpa4yLaGtvsyWKrCCaUDL8xy61bZMOp1KZWCqpEdQ8AXpyuvFj9Kdm5i5y2 Cg/11OUHcXKpbkWr8YJVuWwgYk9XxXDl5y9jMJygl4/GXKu7f8SEehqYWJ98ws+//Iwf/+IH/PLb P8P6tgJitFIHdze99mlsnu8Fx9cTtWV893ZDShFhCegO8I6Q8zlVdK0XnHXgy8cH9l//hHwW7GeB DwlvP/853n74DZY+8I+//0f8H//nf8T//c//CaMCvrM1IYHhrhjjU3ItY6UtpLbLshQgO15bYrwu k67NwL7v04NU7fys5FW/r/I4bWKAFnc9r+qkZZ2krHzVFs7PIp6t6Ykl3NufUxfEdrn5GTnfGSMe i9teI7q1YF9NYr6ZEJxjSbec1VIKxyD1zh7DUgdiCGiyQPZW5NM7FgMHNgBVoDoyr0l9VRFYzw/i eKjZLEZinJWAkAK2sM2KSUUaCgTGYIODN3LVANmJeXLTtg2FM7BrqyDPeS661Z165sbqGOV7KfWj nuxqNdJgg1cy44qEtZFzCK1hl6VNSgmP48ASI+OUOmIJNWJK7UKYXNIocs5qjBrqJQDQqk/04Npf s4YgesibeK0OAOHxQNWbXwj/Q1z8FYMM8hqIiNVH+z65rwpeDxU3vL8DOaOcJ7xw8rI4dWXFuQBs IaAfB288WwNiZFK+bEeLeCO0UtgIRSS63XAIu4QUDgClVBTIlnsM9nyVpRhTRhqSGNz0MbCUgtoa +rpiE9MbLwYvVWJnXO+MPzulyjHFZBSWKbfW8eNfvCNRwjiB6k/cbht8B/543DE+WNEyAne5rTc4 7/AoGf7rF3z/fsNvfvwBf/j1C4+L54lNDFRCCGg//Iz/9Nu/wO//+q8Q3t8R3t+Z5+gc/pt/9+/w d7Xi9x8P7F/+gC9/+oLjvOPYK+rxdITKXSAKE53eW5uPx7XgOedwHMekS9mIElu89LxrOoDtYC3P 1XI/rSmLcj21Q9SJqpSCdV1n10wmmPG6jNLGweKwV0qVXUbZ12LxW40ZsnLva+T1VXqrHbi9aPT9 s8st6zMwu3Uh8CNnVvqJwIf030XBuG8bNo2WlwmriXClyMSRa2WzFflc2VQFc9pW7mmIAZ48amTM tFOHK+K529ja1MHx4rQ70ELc2Q5uDvrRYO/QAJF8UZdNfYoIPUz6S8msc22FZVrtbKCVQJkQtzhd 1J28YARupd3g26OXDqSn5tynBGc/mJzRQgDWFS5n5GXB2jsqwF1ZzhhSWFdxucK+Y4iKaZjANQsZ WGNqy5u1bkD2A7VA/LR4UzmhuEbR44EuHWvVYL7zlOIiS6sYeSkVApyC/XozSgeMGFn2qr6PQt73 6wr6+GDzFu/h9VZfFrj7HaW1p9OX3OZkoA5L9RlyAPUQjkAIpWEkj0OK8ks2vC7FAKZvec8Whb3D i8HLEJbFtIuUDb73rPs/HydiYj+IH378DoMGfv/73yNXNuX+zS8/Y1lXxHsGAncBLTc27mkArYRc djx2wj/88z/j5x9/wC8//yxTUMV/+C//CxwyoaRffpm0seMf/gEuJfi3N/TjwH/4j/8bd+FHR+sV 9/1A+ziRwR1xb4U13+5bdZB3Do8xsDrHCzqBe7SgWXqSnjHLH90Ng8QuxCwsoB2gtQnUznA2J2Kw otxhK7rRDlaLtqqSFMv9LPzySne8dp42lM9SnJTvbbvPZVlwv9+/UYnp19nMLvuarrHYx3G80jTV ElGM5BEjXGusKpTnK4oLVaoVgwgHEbZaUXrnabc1jpwHsIcw7TS78cEgcFGE44WqYv8DrBxtYOHT iJy6qtDAoDEpgUPpWWXgHKKgvPqpUgfCIuFbnlDPOqkxKaYZ7Eae6QjLG+NDKlPUFFVHT0dtGvTi Qak3VckZI4RpHuLGwCagchLX+yE0CCd2fyRJo20MxPd3FCKccoCni/1lgWCt3CzOet2IWuWL4pJD LOXOUtCWBevjwdtx4clqZ+iM2bQukmLvCI8Hj+ZEOIW8PIxJihqotFpZlmfjU6QzrqWAWgN9fODo HfT2JssgKX7mtp/vMRF6H3icGb3zCPhBhONkxUntFY/jnPExFqseMoIVO9YpsVre7/mwEjHzoBR2 RG+NNdGDsPkNP96+B47B8SW9A8Hh97/+CR/3B2pjE5ZOHZSeD//5caKXgfNx4g+//wP+/o//hD/+ 4Q9orSIsHun9nbvs88Txu9/h+Id/QPnTn9AeD9QvX2am2P/6t/85zq8Z9/uBj4+vqIM5zS1LZMl5 sSQ0Bia9FJYVt4Zxu7FUV9Q+anht8XJrG6hdmZUj66JIu0LtYPXf9YxeCf8vUmJTxK/sA5tlZSWn n/1loTXtKLUYWxtB63XwIuShp5G3FTFY2pT+8zU6xvoPWAaAvZD6GBw3ry5d2gQZQU0TCLDLpLT1 znVDlueH7GfIe9xaw/Aed7Hl1MpdauHz1zuT/ME2kK67uaDPI7P7WhcqqedGsYzyFBK1jlwyevcY g147VU4YZTy1HY09BAcbCrTBLa/GDsy0xj4A9+xSXzLEO4+ADD6PmWE1JC5kxAiXM4qMO13MUQIR 81clYdXt+yxe3ag2yr4jeM9js/A9LUvAHgqbh6OH0fJsXzAjTSmNEbEUZO+RlgVj33ESgWJEkLhq EKGtK5xsWEnI+e44WCHlHNxxcHxIzpyXI6qpDLAtoFgNDgB1WVA/PjjHXqShquuPziGWAuTMcdkS O3N1l1f5bzh21OixF8CfFQud2MeCMwJv7M2H3NaZYQWBK3IIoPsdTuSuwzkMkZW2778HiWnNfBAc x1W74FB7xRKW6aD+x69fUXPBelvx9t07Pr58RRvA8WAzld6ePOJaKgbx5rUeFcttwY2+x5d/+oI7 fUHYbvjhl3e0nLmAfv2K85//mQu+uH65GNm0WCaFkk94AnLraEeVP0NMDkWGTUaFht7hvMdZK0hD Ho9D0xNflj1aLCzmrwkICiVdM6UUG7Wfl2Wr6Fm9xpRYLwvbNOiyzX7ddTlrMdX5XhtDbP2eVhCi XaWVoNvu1loH2vfCPnPHceB2u71EWl/9Xz+DC2w3vQuTBcJTVdVfEEqf00u9ViRhx3hpeJzUiXNZ sJ0nViKQ93g4x5JVcUtTT4paKvzKiSd1VCAzxco7jzrkvW2cuRddnF1qA0/v0WPGxRuTamlv22DO lTr90wCqaHTFCMOHZ3yrRlYrD3GOOTHAJ3Z6wcUZa2iHFQI7/EvH6oQE7s8T8Tjmm1mEqjE3qmpI 3DuqbNHttlKxKNVmW3mdPaTX1Ml5m6pBRWugUvj/xg6QiFDVp/F+fwG/IVHLuXe4lNDHQEyJDWC8 x9g2uJzhzpNJ+SkxZus93P2Om26SxTtyjkT6ujo7OLVLdLDtuNsAHm8L0DroLNiXE18Q4KlhQ8fX 4jBu73P8nwusnBGPgyEA8RUoUmgoRvh9R5CllXZOkUQxM4Dk2TKtDVYKHfsOOIe/+vO/ws+3H7Bs Kyg4hCjYo+PPJTc2A3bEXQJ1oBwFx/7BGG5r2P/4BflXDuJLP/+M9a//Grd/9a/Y/d2Q0fOf/oR2 HAi3G0ADX+8fXAw9c2p74c79yMezm5PkgyGXm5P3vApDpZpu1BY0XbpoN2k7zutlPV3JLvlM1oHf /qVdnp55hQyulEBbiOz3vLIQtFvWrbtlyVjj6W3bXoy4r3CaNcO+YsnX9AMLLdnlsZXnWpxW+e/6 fOtrHsK9DkRoYvkZRHHX1Z9WlW/OIfTOeVTeIz4evAwWY5ab0i2JQOAzhw6kNcFVx9lV3TFc6TDr oKYDqFm/crQ92MDfuQH3mUx10o7EA9V5x9nWkelRo3AL3Huf8lNHDj543Lbb5HyFwD6q5ShouU0a lvJUDxn3awgIAIJ0qNrq1zFQnMN4e5sWexaTqaUwb1SWXUuM/LXywFsdtd7CV0fzq7OPpcm43kFC OibRExdhGGgsNPWOIK+1p4RSK3qtaF++oMqb2u53+GXhkVrNWI6DlSESblgllqWKqW4WjmVxDj4l dDVY0U5ci5laAcplYZ2NiMDQTegYILw3j0iA8xVtJKR4wPvxzdY1GgcrUtnr2xtj1suCtizsXWvw wdYb+0/KppkGCwGaZ7efH3/4AR0DuVX0o2KFZ+rT4CTWhmbi0MeEPnSGyuVA6/y9vvzxV9z//u8w WkP84Qcsf/ZnePvbv8X7v/23uP2bf4P1L/8S629/C7+u6OeJ1p9jdC089tdeZwjhxECl262Cx5Ew JqCEcjOu2iJjLfe0I7QqPuvxYP1FLY6vBHqL71v/Vh3X7S7AhuRdQy4VC7XWg/YiuC6sbINhxTvW rPozhzdLQ7Q+q/p7tSO2r9mauWgnPs+sqgb1QhdaVRJ40MtUuqp82zmeTswepcpz071HGANeGDsz gVmmOy16NWdOLZEEAJnZMWhwenRvE0fVfKohy16Fjnzgs+t9eMnheI7/kITMPIBF3kyJZQ0p4MgH IkU2EEh8UL33M9dlTSuOenC0q3S3njyGE7u0wRzMW628FNl3xrnkjQui7lGsLz4ebP8nUMD0dxQH GwDox8HWdB8fL6F6V2K2HTW8QAbBFKIh/NQSI1bnMErhwig4r+LvD3QAACAASURBVH4tNIhMNv42 9jmJJyUM5852571WYFk4Z0vHLJHVRZHmnkL7uPWOfL8/dfu9o3iPW4x47PvsMhWHe8XCHN5iwFFP 7AScCHjHiTxW9FiwubdpAagYal8WFj6cJ8MHIWCUwmGFRPD7zt0sEWJ7po8qFkUgNuFxYkZevVDE CGUUnHkHxYGIhP3xwZxW0VCnlPC4P1B7Rh9AHVlSUhuKi1jzycul3vHjv//3+O79e/zv//V/Bb9t 8G9v7Df7008QHTTqvgO//opa2hzb1RAIXjZ3SvWpFZvQbmjfOUhyWXiUM9xUK6e0+LVN9bTFVrvI nPN0zFdc1ZqNXDmqV4rfVRRzjbe+Tip2w25loS98Yilw19jqq3Dmmnx6fU122WszuKw1os3Q0p2H Qg5WLOQAnDGy25qyEEQSHoUqWEph3HQMjFpxhsCeqvI5RnF5894/eeIaApgzf79SWCXlWfRRK0NB RLxwUitAFyQJ2o1pzq9hl1hEjh0JVNg4iIZDHf21qBIRRmWj1uADb/jFVNp3VrGsaZUfLLHZgEbw EhtmaKsMcNSKwgCaUqnBf7rUUa7nIrSpIkThfp7oy8KjZ608Xq8rcinYtECpTFaNlzV3XLaq+kEr 2doZYBtSxKg1lG2DqxWuVmThwfkxcMhmmyQeuvfOOO7txuP6ebIkrjX480S93ZAfDzY3cY5ZAYY4 7rxHCgFVYIE8Blwp6ILd9WVByxlLzsgpPV39NdxQqFu5FODtjX8WuWReoJFJq/JY4g23euDXAjzi guSB6AJADq11uCjAT21Y94xxWyQHnQ1gkuRuERFKa3DriiAj6CEwQVwW9CyRKmgCz7C/5KgDX758 xXsEtu7hb99h/9hx5AOgwW4ZAO7HnVVV5JAIyMeBXQwwwsLvxbGs+M4NnPVE+fX3+Ff/8/8CRxWt cccb/ILv3jdkB4Q2cNwf2Cd00nHmczYBDcbpSR74vCzsYVsKvKjKhkACNpbZqqoszKRLF+08rbWf pUtpB9tamxt+ywKwE5Plu1p4wSavWlmpLqyU8qUULOs5YLHP2+02vyYJtc+KEyx8oH+39oFXzqs1 h7G0Rv31q7/qZKwIfzuJ3r/nDJ8SRxsJBp1lEVUaf3oxJdyOA1Uz2EySxZkzktAZFXeOIt5hD2Ox wByDNf4DcykfV/GFkHNFIGY9ieR6hAFXGQptueEoB0otKODn5sJTBZrnVjcuEWMfE2OdnKzKnNPa eRFVc2V8NXLHYflscYkoZ2GndyOzJ6H5RCKQWPV5iVUOwi9bYkQRoF9J9VQKFvm6KMbWQwoOpJNT qZ3SVfRh0A9Z1UpVHqYinNfSGiCqDSeJjF4km1XsBoMklfZasfbOianOYfMeed/h9p0ls72jOIfF jDnROYY8agXJAxsVJ/WeqRjHwZK7MeDXFeHk7XzWeIj7HZBClnKeRH+beeQlujuLdy2Gx8MneKrY 0vLcdhP3BrPr8vzn9uNAkMym1hoqgEXeszYGgkwFJA9vFe5sSE/7N3KMzXvnEbfEBfIfCW3bUHvF n379wxyZGxpGHRx3Dl4CQC5dp0uSWlFpYCsFDQPtDEhLQq07HAIaDTjq6I87/p/7B6InDDgwHbex 25rE/1yNPmqtjN8dB0iWi0E+jyILySEYvnajNlLZjrq2m1O80m7uLeFfi5DFXa8BgfbXuhFoWL29 tefTBZj1grXqKEuxsvQxff1Xiz5b3C0GbLm0c2FtvFatFeFn2O+VR65cdHgPkueBJI76bVlQpVDa MEvynlWL64qRM4LGvRus2wmEkMfAJqGWMPhx7x1+ePTE1qQuOaDwWSk7u/WxMbpwi1HZcL/ymSq1 IPmEhCQy8IEx3CeGKuQQwOM9nLw5CRjHYKNWL5aArQMdrI5x7PZjicRuuLnt944TWpU1oNn0D5F1 +tbYqap3xN4xcsYuHM8XmafQlZxzvABRyKJ35GVBkK6xGR9My0udAV/eo4hKysnvd8vC/MtasUuC QJC4aQLg1QdWnG/yssAvC9y+T/J919RRzdKRaGk9YEspyKUgExcYiUdiLHlduaOSTtrd73gcB6rc 1Nh3xtliZLxPXos6/2uGVWsNzRhkEwaSd7gtq3mgOKZF37+2rojrBkRxlRK3Lff+jkiE4j26pBuQ /J6zNfa0zRk0MLX9JbNKCYVxqfNxYHjgy/EV//iHv8f9/hUpJWzrxoWuYYYChpW9C3YtSqqC8wGD Apr3OMZAL6e4uTeUljFaxThYJ04AWNbtkNvBjv40EDoTux25Jzak5j0542utCMuCIPg3jYEgC9Jh zKat4YpVMNnOTZc71oHqmkFl9e7W0EQxTeWfaneohdHq9e3ZVprXtUO8FtHPLP+uX3elHV79Xe3F ZFkJ09nNmLBYD9Xra7Kvf6aHjIHeGhvQryt2hTF6x2Ew3VgK0hggjXASL44uFEiS/YwHcJNCbbts DLDz3spG1TPUzwGjjIn5ty6af5GtdupsrEIiVmkNFRXkHdhto16K6hhs4BqAYz84xA2A6449Vmvn 9EAQc1Yjb8rQGHediYghYoSn00/wLOEKPjytAwFsnbOHitBVUu84xoC/3ThbSTPmiRi7FNqLHirV 6TsibOcJJ1lX6sJvN9TWHYhaQzhP1NaY0sWtBVOehER8niebo+gWNwReNAnb4FYrIFvKQQRv86/G QFnXKUyoYo6r32f1Hng8eAEG4MiZdfeG+1mJ4G43zuVS+lcIGCLj7XIIk/doEjMRRa7bL/ie7SpI tttFoBjnHFIpKOcBghNSM0MNXgQNqyTNPgC0lBhyWFc24+6dAyMrH7K4RLTS0D1vcXW68dHDOeOz 2guosd2eGxKuNhrCGFhyBq0rk/sVj4sRvg+8+wAMprx0NyY3tjZxbhdPzFr5z9Zs9nOczzGa+NxQ rejO8c8juvnjOBhqGgPtOBBliXhdTDWDKV/pR1qAtdjarrC1hnVd8f7+jmVZ8PPPP+Nf/+t/jV9+ +QXrur4svRRzVEjB0puubBXtSLVbs9p82y1avNZKuq/d5dWf1SbBagx1rXUaX1sfVctJV4tAm6Jg Y1M+616z1BFXK6Lg+25ZmPct5/eQ3ctaK1oprEAcA5CuudfKzYtQIrM0AVOUIDQqDN4VKd7OBuZc W4ILc6GpMdZ+eLTARZkkksedvGC7coON0ehAqx0jPtNR08IZLZSexqylFjbLAIe5HeeTnuI8L6fy kScATOQlkXVggFUR2ql5NSaJEXSeXGyI2J3GOR6X394wzpNNpA0lZEg2Tb/dcD4eiHLDndLtQcYp fRC8kO+9KDOqmDyXUtiTNCXUnNltXzqfCf5rUisRjvOE3zambFwWBxgDUUxVnNxYNnSvA+jGc1YL HdlOQdzLCUBeV6TzhMuZXfgFn3Xy8AXZgGbN9LkoZsYYSHKw1hiRVbKrnadcHL31uVBLgi1uy4JH CIiPBzaxPGzeI4ih9tDtrRw6Ap+RXju7/neGkxjIZ6PyNvhwDhoM+suBpgakyDjaTYQf8B6+sRKL goN3hHjb2LKwlufWu/EB70fHwAkfvAQKZklkFZ+Hwdt/OIeeEi/f5OcZ0v2fywJ8fMwtcRE6nS71 LE3KZkBZfrTt9LLB+JdlwS+//IIffvhhnonf/OY3eDwe+BAzcYXQdGNukwNsp7zv+8sSyD7Uei40 L04x3+uG3spHp8+ugSyu1CddvGkBVEqZZQFcJafXTf81sND+vqifpzBANBvN945iUhd0OrvHiKDN kzyfH85hGwObqLE0Rl7x2Cn8CR7UGZ8OKQCVYc04Ip9R59mJStgAi1vQqTMuT34ynSgQRh7fGOIo +QwOHp4ckks8/gf2mtxuGz8AxIRYN9gf0xMvsFJKSEviztSJW030L2+qOsSM3nGOwT6lY/CblRJ3 p7cbvIT8ufPkro4Ia2ucsiq6e8W5ZrjXcbAPgHAtU60zhO8ll0fD+lKam+IpIXQOWFc2aTG55tOc OSV+uGrFWBZQrWylp8sL59ilSuJT3Bhw68qXgtiWefGJJDGObobf6hUz6h2jFIzjwFkrNu0O1hWn joIy3qgPQb7fWeJqZKqTniMYYZAl2UvnIhdaMDxeZRt453ijmjP7t5aCcr/DLQuyeKqS6X7GYJ8H nWq664y1E02Sf+99BqpVUXZ16sawmh+sINxTAIhpRXQet7cNYVnQM3cKrrO0kCphBBmbJeDv6fSC aZAeY5yXfBdXL2VVuBBQosRhq6hEFigpBA6cExNiFVzoMsh2b9c4a2serV3qb3/7W3jvcbvd5tJJ RSlWl38dwy2eaZ3WtNuzlC8t4lYs8EJf+hfGcYt9Xv0zLIxhLQ6t1aGV7DrjOKfF1zp8WQaEvo+l NcScATFc75oWbL4WAIpGwew7ip5hMUxZc8YpHhwNQBTK5qGhmBOCZPe86DmqxyfP/tGB+dO9dd4h dSBQQO5ZFJMschlNmBWSjnKpqcJTHWOaBo8mmA8GRhZwV6SnEAxtSxv/HqHTEMRcABW55nnTXt31 Xe+4tYYk20m1smvS7p9SLPq2Mc1FcbwYsUjHqIT4UivysoDEKEGjSkop3A1fMnfmhyru/NoJ1FrZ Jux+B9RQV5365Q0KxolqGgyLQ1WPEbV39GWBE69RLxtNbBtzUoXY7HrH+PJlRmlrXhTMLTqExzrG YC7dtk3+bTNE7C4WfV4622vO+9XmsF2s4XAJcNPPot9uLFhQKpukLISU0PcdQWJsTrk8ZvCJ/C0t CY4cTziDQI6mzt4Rw0kODqNwh+uIN6ud+OcJyzIvt5R4aVgrq1988pIGwLlBAxyf7sihEn+WNNhJ LcaI4QZyzzjzOZ3dfe88LkoxJcGHnYzy7SW7nR29qoyZQxYr1tDEBvld308tUj///DN++umneand 73csyzLJ9p8R7u1SSBkCukm3VpfWdV+LtHXJaq29+BFcY6ivzvxXIr+NnNaf05qwaKG/+gPo6zmO 48Xwu9b6wghQaheZ2BQn0UgTdyZizFVSOJL36M7hJq5xAwC1hhojYq3sGzLGhLqoVjaVF++M4fhi bqOhgOEWAj0pawINTAgQLIhqgz0BKNDcLXXqWGJg9deLokqcpHyQrflgTazb+LCSI67i8GyY0Tkh YHvbUDNjPq02Nir2YTIEfPAI8TmmIAQmvZ8nso7maibiPWhduU3PGa41Jvn3jk2KaJMOqbYGGgOL kHrnob7duGu8+JmqrLOUAn+ebAYiRGuSmGekhFMcsrR4QrJy6H7HUI5pzoyxAixZPQ42PhHs15XC TACNlj5PeKFE0e0Gv67cJcohqeqwLwuvpKoRsTeM58mqMXkgdeyb5sPSudrOZo5WMhpdYzi0o+2i q57+CYKhaheiRP8hxGonqpV+ntiElqJbf03N7dRFfEAcmFZZ0dQaq61qrUxRcbwgqLlOdUrJZVJh trQht/x0JWiY6rwGdhZq45mTVB4FuWXWcEc3vTIVb9VMd4phjpmLPIBDDJdJFh+a6FsEX/WlcPds ZM7amdkxXGlWirUq/vrDDz/gp59+wuPxmB3cuq74+PjAly9fcL/fv/FDtWqn64WpVDqrXtLiZPmi evkqZquf/ZULOz05Lt4A1857WZYJPVjjIWs5aM1ZdLdyjbq2lonTBFw9L0RYoxaASUQ2ev49gDwG eoy85xDzoZWIs6kk6mjIZNqlSUniKQDvQR7INcM7z/zlhlm/HDnAc9FF5DPaHRtYowKN2jOKPLCU tffxraGKEv0HBttekbTKFQhd3NzJMypKjtVUiiFFU6CG3ITdISahyuQmBYJHqEEEFwJCKQjniTfZ bu4hYFO+mtw0Q407ZCkFwSB1az5k7NfWPjweL+RnPZh2DIKEdelCAOIjOkrBu0AVpXfG3j4+sMry qMprC8vy1CCLM04nwlkremusPhKe6nmenMwqUlUnIgAtdH0MNl4RRdIsisJMGMuCLBaDQ8QI1SjF iAghxhkjY/FU+4BY8w0LD8w0WSmyIQSQdiGSVNulyI/e50ItCE57yJw9+pgO6eUsz5G+dNRe2f5P nX3Er5Iz3TlkjTpLnUMM0/i89ILoGOOaETBOsP0OtLPNJc562/Df/vf/HX7z/U9otbGARU529BEe HrlmMOmkYw8BUFOfGJH2fXYXBCCnxGeACFH8BPx58oVq1EGWrqebchu2p5/Jr7/+ir/7u7/Dx8cH aq34/vvvcb/f8bvf/Q6/+93vXnBT7eIsy8Bq5dWERb0GbKLANZ5EcdV5iRqLQP2zdBS3/rDawVol ov7+bdteqGT2Zw0hYF1X/Pjjj/irv/or/M3f/A1++umnF4XVlWplcVUS79+Zuybj+9DFrNCsCMDW 2lRPrTmj6XSqzYPsGJzkwAVhAgBAPSpc4sSHNsTrRCT1e945+YQ36zjbyT4nlSel0ce0AaROiCFy ZsC3RZVQsziMxzDfpO4627KJk4/zDg2SlEmiwhKc4akeEgliY6NiijQVMS+4TQg4Y8ShH0xrvIhR Awv556qjwxho+44hB2mRcSw5B7csnCiqhcWMYRaU7+aN1TGIpGD03rED8OvKpiiloAsRHyEg7jse rfE2Wt+8ZcFpgHhHxGGArcGFgGVd4cTM+pCU2KH4styg2r3PG3wMPiAxoueMRX6+KUNMiQup2Ubb LuOamGkL6XXTe80tckQY28ZczdbQ396wPU7UmhHVNUviK9AHViKU/rr5nD4SjjtYDPD4L/8bTaAl MbRQH4CnPLZPn4lWxfXM8RnrQwyx05PX2XvHX/7Zn+N/+h/+R/y/rL1rz63rVR523cfnme+7tvf2 tjdstnEcauKQFAdoHKAQfKA2aZpE9D+0lZpP6ZdKrZp8qNoIIrVqP7X/oJUqVRUfIlGcxBCwKdQE AgVjjKkjUcsc9mZ77/ed83me+9QP4xr3HO9cC6qqXVvWWl6H+R7m/Yx7jGtch7/39/4jvPbGt+Jx e5TmtjahVuEa19H3Hfk4sIcgpPMuRbanhPHwIE5i2yYSSJ0mnEM/neC56NTCo0opfe+sk5T17N22 DQ8PD3j77bfx1ltv4fd///fx9a9/HX/yJ3/yHAa7rusT4xE7Yt8GEt5q7XU0fy4Gx3SHtyGC1kz6 NnnAXt52CrLEf1t0Y4x444038IEPfGDaJOr7ZPHeZBatOjVYru6IUXji3mMfQ4QzziGWgrUUMb7x XhJXOWEAwHa5iMk4IK53lH/fAThM4oV8Y8k8IKMEDkAGGUtRfq/K8h1VZPmjDSqyPMZlMK9Kmin7 2qp4Rcge5TJkmUBCX/SGdAvBx3DI77fR0Gt/Ek2QYsJedySXJOOlHYLLqs0bDC2FyqNECKCWgrgs KDEiXi44TidkAteuVlRV8NCIth4HQEd6lbOO3lGWBYkUi843X82nrTJEjW2nnK53DDr2p5TQnUOL EZG4YokRcV3hac+H1kQoAGCPUXweyb+tpcjSipSfCCCfTug0sHYQvuhcHrHTUNpXWhYRRPQukdnr ClAqqgB9VP8ALYa8iGAI6i9aRljj5Vv/g94a/LIIjuw9+jvv4EgBqxeuqGsNR2tYCE2MISqt2+2n 0vacF+rUNDdHku1Bly7WJcFbQwrIKU9GgHNuJkgEhJkdFDI7uiLqlugjtn3Da2+8jnz/Mv6dv/23 8MaHPoj/5r/6r/Frv/JrON2fMOIQRoKXxc2IUbLFUhJTnlqRtk3er5zl0qNxjSMTYgkB/XyWC9Co p7RIbNv2JGXUUq7sdlwL1De+8Y3rRWxYA9Z85EWJqap+cs7h2bNnz2Ggx3HgzTffnEKYW17srfer drMad2RpWFrw9Gu7TU/Vf78sC87nM9Z1xWuvvYb3v//9s9u2F4Mt/PpMFkJmR0q400nP0CPXMVD5 96v3OGkSBaG3JUaB6CgQilxuXcjmiJw4t31HX1ex0XRe2CROjKG666KSSvQ6UQNvGNWXq4hDat6o Y2KprTaU6jBilFSCW5cq5zz/557bOHrKG91wUmjZGrvupsmrbv4jxFClQYpuWtN0rXIQ0N/ptk7N H7hx7rWKvZ2cVOxjwG+b8M64wfchIBI/7WooQgceB4hBLZdfVgI4DSU0OJDqoLGu4oqTs1CTakXP WZJfyZWD94Jz0sxFifhh3zFKwULqBtiF6jZXBRBtDLSHB8FcY4RbVxzGlHddV/ECpTF233cJ7eMN nbZtChHUREK399776cIzDCZ3+7PNmtLOtLAg5yhAe/Ae9fFRCPAMHKy6tDuf4U0Esv443/AahZAt ng+tCI3JOSfbVTjpHAdt10ZF9EK5SjGhQCagUa4XucZe+EBYp8glXS5FIIW94lvfeANag773o38F //C//An8nb/zt1BakSSKQpen1lBpp3g6Dmy80NzpJHzonHFJSRgRjOyIvGA9I7+HcziojNLCY5VL t9CKFh/lkqpNoMU+ldepG3stfLc/a2G8u7vDe9/7XpxOpxkgqL9W/PQ20sV2k3Y7r8/HxXjl2uih 0+k0O9Zbf4Bb3q6NTmmt4e2338Y777wzPWbtRaGbeNSKhQvqSQujarAaPvuqy7QYcdLQTEI2Yd8R Afic0cZApoBj0KglpoSVz/xwwOhCoWpoAillN3PWNJZ6YKB7caYK/urc57wTIZRXj4AO9DHz7J5g qjmvWJZVdjyqy+ebn1JAoMeqS07aZEcDDW6AddSbXQUCUpDYlaMc6IfgFDElBOfkBmpNMu55W/Va Z1BX4uKmhoBQK1ZjetsYVRv1xgXQlwU9RtTLRehLyzL5n098Lb3HGiOOlES/vm3y5lK95EgrisyQ GjRtTjGi7LuMvmQa+JQQssgxNQraQg46Eq6nk8AO3sOvqxD+SxHhgFKhTPEHD0wjx27T0L6UcFBY AOuUtCyTCnSLgdltrcVVFQOrfIj76YTB70+4u8MjD8dCs5WQ0nTUAscuPwZOOr6xOBzHgZGkEOaU BQKijWRDQwxRkimz4OzBi33aUSWyQtUtIYlT2ohynrzz0t1Cwxiz8AZTxLe9//24S1fK9bd/8A38 p//5P8C//3f/Qzx7z0uCzwYxCj/tG0bvuOQsBHNCQsE5tOPAPfHsQvWaYyF2ziE+PopgQJM/+X21 XZgl/VvTEZszZT1/7XJq27Yn4Xm3kI12q8uyTNWV5lVZvb+Vad9isjb0UgurTX+1f2ZhAnuubwu9 XhZ/9Ed/hK985Sv46le/iq997Wuza7Zfh14MEwoglVE39XY5lmIUPJXPQCNveXMOh8rQtauntLqz nng6jWnK6uBzS0o+XBM1n2sMN/WyhFLjFBfFLOXYDySfEAaph45BjpDmJEQ5L/W54L8c4F1HcgOn JcOlDLjrjfrE5bsP+MOjxw6/SERxaUWiVlj5RxtoronEy0ckpOvyi6TzSEORWIooJDRWmYayAJBV oeE93lXOm0kyHSYGZKEYwLF9zze39RMlh3MIlI62MVByRvUeIUb0UuAYnZ3Yqa2twe07gubBG5mo dq5DVU83+ea6TAgxopWCvG0orUmU8nGgr6vI6wwtZvrBOoegYYRkPKzsrqaG2Tn481k298aowlqu WezU0n4ci6aq2mKM4vpfKxYGGaK1STMqKcFZpVqM6DHi4v30YVDSaehCoNZk1VFN0e2UAXaxk5xq J2CS+QHAFy9/h7EnPnpUVH6eshC7f/kZ3njftzwHcdznE/7uv/cf4B/8/f8Mf+kjfxHHEBlt98Ld TRQweHbnXaWhfPjyGGj7jugcVgCFW2jPwmZlpXZRZKWcegYUY7VcU73crNz0VpevH0PPkcWRbQHV JZPdputrWGHA7fLJSk3t+bBZdNrB2kWWtTq8hSiO48DDw8MTq78XKbkKneB677hsG83t+zScD6ou HAMXvk6nQXXgLgWt4XI+C1iZEhKl752wwU56ViNv1Z7RgTHx9lbb5OL3TqiysxkLA5fjgloqqquT YjW8nN3BpGl3W1TDIQ9sHQIB5AwsOYo+G3hC+RhBLNTKXlDOwkUMQekwkqvtkxRbdbAafjwJ26os lIMHOzEFMaaExpurL4tY0fHvnOhFCr6ZasfnvMclRvhaZXGlW1P+WvGcGQtcirjd0LxEu1XHB6bz 93XEDimhsmvsywKn0RljoGg+FZdjhwlss9thcHMfc8ZOCKOmhBoj8vksF4UGuxHTrBRCHDwM4+5O Npn7LvicHlDn0DQJgB/PmmPoQ2cJ3ZYOFDj2oxTxMo0Rg3SwRFlsaQ2hd6TjECMYPZiMBznR0GM+ PFX4f7Jxl4XTiAN1rwhJNqgqChiOTkaRy9Ds54YVC+ZlrJSWEGlswQdyOd3j9W/5dhZTwfK++tWv 4nOf+2cAgE9/+jP4yZ/8R/jO7/gw9k2SJFJKiJTcjtYQudEeHDlLSvL9cE4SGVhYHDssHdVtrple 4Fa9pDiqTS0tpUzuph2bbTaUtcZTuMZOH8pHtQT78/n8BOe1xd7mZN3+sMmrw0alc+GmIYe11pmX ZYv2LWZ7GzFvoQKbOpvIWmmkfM1Om14GkTsHT1bQqgkgFAeor7Kjl7Ka3DdCfIHKqs6pOJgC3yHy 6eiFRhqiWJh6pp/0IayV3rpIsHOa8eutN4wg0dT1Up+7WK7jv5c9fm2HjIAtIapR67iC3lP6AklR 9Unc2n0W/8GAgLhEaZ8hnYWavNq8c3uzppRQS0F1TmJW1KiE2vzIoL9ADXAir3USdVvD6hwureGg SkY/zW7ezGg0+o3jtNqOdaUxKR50uQC0BHTbhpESes5IlC2q1HM8e4a6baKE2nesutG3m0xDa7Ku 8InG0J2yVmUttH2HX1d0xsooxSrRpWsAyOsqsTNmwaHd8LgZAS15235eOWfJyKIpzWBQYQbkMDP2 ZTw8iFesWtrFOCV/3TmsNKLpxEADwnWsKgPDy6LI4eqIlHKiDl8od84LTSpFCQ30waOVJjQXvplq GhyGRFyIsmnHa+95Ge//0PsAAJ//whfw9jvfxBtvfAA/4ysbzQAAIABJREFU9T/+FH7yJ/4R3vrm N/Hh7/xOfOyjfwXnIcyFA8DmPfLlAhDSSNZBqlZ5YJkf381kYrtO7fqsubM1YtYtvtr9qUuVXgjH TYx5vwmxvI010f+VUvDuu+/i5ZdfxrNnz/Ce97znSdaU9TtVLPdPy61SPNh6xt4u0awJ+u0C1P5/ /d78aaGDWkccF7o7lZF95kfJxVVbw9k53JFOpf6qbtskiYMLKEdZuMaqRDMtdOdwUH15MhEqAWFG qackfhUukFnDsxhDRHQRaZUJ+ziOacbjvXBZe+iiJKXL2pOOXca4ADiPkQaOY0OMGXttcni5UZlV vnSUVpB9hovXxMjRBkouiCMKwMvI67hEVFefy7RRwF5vHE+XqhIjlhBQLhfJmiEkUIlzllpFPWVc w1GKEPhjxKDUsJliOpVTVF4lFQLQQdxxfLhw49h1nKWTeChl2okN50Qy6Rzutg3ndRVpKRkEixqX cFNrR/DOzfF+HAje46Axy0yR9B7t7g7hOLD2LsmtjDXRz6F5j1oK7rxHMb4BTg2/FWM2mO7t4ffe i3cox6v1OGbgX0sJC/FsR9x41Iqs7z83/64U1Ls7obcdBw1mpPiFGITr14VNkkLC0Q7kkOnZKso8 58VWMvgg6pZSZKIJHohARsbexKTadRGg9NqRYxaP3zXjpdfei/Wl92B04LM//U8wesUnP/lpfPLf /Qz+/n/8n+D/+vrv48N/6SP4wv/+y3iWF7mke8dGXDWWgsoucjmdZKLQGHUAnX4QFg+0Sx/dnt8a TCveqVtuLYhaJHXxo1xR23RY31YbSZJSmq/7zjvvTCz0zTffnN2vLdT6sW8tC287SF2U6dbehg3e Qhq3JjGW8WBjs/+0rlhhveM4xG0qRtTjQA5BaJa9C8S17zj0OVd9f0pwMQq7h88sWpuLZV2CT0Ua ua4KyWmuVMgB9ZCasK7rXITOM3YIM6XudXa13okKsAfGTnmehxSeo6RFAPB7xV52+D2guY5azxIE GLz4UsK08+mKTyoFwRXxJBSzYUxjDecdeunIKT+RptkU0Bkk570oH2hUqzrrKtcp1lJw0XRVbtun DRljSBwPlh5Eq0meN+EY2HPGSn03aHSSesfJe9R9B7xHCkFyw8kdhfciYz0OjFLgQhAz632Xm7MU 7CFIVDKNo5+411DjXzX9snfh3/F7oIfUs4MepxPCccxLRD9PvdXbC4w8nKpFb7w/7eLsiZGwwhZ0 Tu+tYblcULiYaowB1hwgFwICidb9dMKz48DFCaXkiBEnXi5tb/Mi9t3jcMek4U05bhszKUBDBCd8 RJ5q7ULSrgcFBH6I4c+QYjz6wAe+7XW8fHoJ53ffxq9/+bdxn+/wiU9+Cp/5kY/jf/jL34XP/sxn 8YWf/wV5mENAHR2tA0sI2McQyAhAVx/O1jByFq7wtsHFOK3krEgi54wLbRltgbLvh41MsYspO5Zb YxLLO9Vpw8qNlcyvGVFvv/32VExpyJ4yPKpJy7DG0PYZ1O5y0psMNSsa+03FV+2ZslEu04PXGK/c erlOHvIYOHsvlxs9JiZ3nYsonYJAWGx4L/HTbIY0ubi2hpYzTrS9rDmLIQ+fF1VcbYB0vXyW+5Au 04WrV7QPHj1JQqqPnDacdLGuOLQoTYDUA6CHDnc4XI4L3vvKy1O0ZDKqBnpv6KPIush5hOEQRWwu sRm1isv1LtZtrYuioNWG7vpMUJ2KklO6kr9NaJlzDsVK5WpFUxIy6UQgyR1cYJ2OA5cYsdQqCosb PmAh/hhTQjudJMlU5ac3t4hzDplb35mgSoL+QaI/WhPjEKUkKTWKr7vTQHkQb2o5o51OiL0jsBDZ JcZxHIKHEp90Y2Cj8XVWuzNmYtXHR3G42neMWrGaDCMrRVWjaj201tzCPjQvImlrke/mvVDV2iVn Uab0jjAG8v29PJwACuEF1xrc5YKN2F0GkEuRw0y6lJVrerDQFBnlh7umQsQQp1DEwyOcwtXjMjC6 Ag6lMi+qCR47EuA84GuAx8DvfPkr+Pq/+lf44m/+C3zjD76B+5feg09/6seQc4BLESlnhODhIBdm qVW4jSFIAXUOl4cHKUy1op/POLRTvHHNDyHMgmq7QSuksFCAxR0tad/aBNrC3G+sK22hszxTLaD7 vk+cV58HLbB6Hl6UBmtNUSzUkG5MTHTSm9AVLwmr2rOLNMsWuMWcEy0nEwP5wC502zYgBOQx5KK+ CRycOWicAjx3MUut0kzUirDvaAAOhgXu3iP0joXP5ITTCrtRdxWjVF+lftWBUotgrNEjuigy6iGM AC2oSr/KKYtpdusvMKkG4IOa7Aoeue1F6AYQM+o++pQJuiBdho9+qmWU7uKdn50qHJ7cemMMrCEg 0D3m4DdmcFTWBzPRGrA4hx1APJ/RdKt645yTFdNzEgWixQa3rjxc+nTKP2NKQm26XCRsjAU0Mifc 8fU3AuNp24S7xy3kcj7PLjNxiQY1zF2WudEVp3tgnM9C52oNCw/UvGS4zQxqJ8eUg91QW/SgKk52 i9neRnTf0n2sImcWVrWyIx4WVbqqFoelzOC0tG3T96BzkddMvDNueJH7vqP1NlejbiW9aOdiywEV 15yl4QZcYffghCPoBgvVIYsDFZ14L85qP/eFn8dP/Bf/EP/tf//fobaKP/j61/Ebv/prAIAf/eSP 4PVv/Tb01tBaR1NqJAMMXQjoynLYd+lQlwWXfRc+tAmRtKO/dn42N8pioCoOsLQj+33RJZOFwtyN baP9ocVLz7smo9pie5vmehtdot2rdsD2krA4sL0ALI5qmQFatO2ewi65tAAr3Uohidoa6nFIAGiM YtFHWAzsPEcIOKk46EYFdtvte2KtG6EDrwbkXFTDZmvd4LwuOYxdJp8YInyX/U93HTFEhCFUvzaa UPu88FhrFSGA7owiyObAC7T/DQOlCYA6qiwXhpcPMsqY2S19dOEbOhEBSN4Ux73opkv2UQ5ZRrhr 3MFgsdhCAFLCs96FVO09ln2/PpyAOD3pv1lXcXNilMKwChQaC2dKSmMp0mncFKKpc+dCalHKi4mU 6OwOvXNItaIvgsGlUlAU49RFVgi4LAtiSpJxdT7L8ugFD9C0XnMOvRR4Euj7tolE1XtU8mNTCCg0 pB4cl6xBRmtNZHEE562Hp+b1uBtJoe2ArL7cjpaZZtc4nyVddFlEMnwc4k3pnEj9yNSwxXqEIEyI F21CgsRUOCdQ0GgDOUqcNQYm7tqbnKvqKnyQw9o83dWHQz7lq+Akk7OaPd75w2/if/pf/md86V/+ Fl66u8e7D2d87ue/gFYbPvjhv4Dv+b6PofQ6ea5NeabmTDjn0O7v4VpDNqPvdBIzOneLkesoHF8Q uWIXUnaCsLQ3G8FiO1AbkHe7uNKCZsft24hr+7FtR2knGi3+lvplkwsmr5swlkIOls9qvWUtT1fh i1sBQ+IE6gAsraHEKBg+5bmj9zk5XUoRQyA1LyHDReG96anM1BD0jkovh9V7eO4GBiGdJ0GGrokv xajX16JJ1ISmkpv0qYg4jXm665LJN/pcWAkl0N+6VEkhbXvBcewix6JHZm/92pF2GmA4sVdblkW6 BnjEHJFcElcrOCx5EV9C1UenhIW41SCG2pwTo5Fa4UlEV9WEo/N6aA13OloaDuZeilji0WFfOa5w Dsfp9OSwaxaOGk07GrsE4qRHjFiXRUBzRkUPymh33rKJGGPm35PomIHLts2QuIXxKrbTUAmgmkhb JRaoP0fvOG3bNHcJdPLfNatLVToMPSvGWNg+JNU5uPt7RB7iJ10pf08LsX5fJp+RLIR6fy9jbYwT az1RqZIAeEqH1bRZ/VexLDjU3Nt0xSnIpn9aSsZrltUkjy9Z1FWI8M2LM3sEsGOaWotcu8IFuq4z HiXeR6z5hLAKz/j+pXv86q98EV/72u9iWSI+8amP4245Ya+7TE28tLpz4mjEC8w9PIjZTWtYbhZP VhNvjVOs3Z3tWi2Vzcar3DpEabG2r2u1/tohvigY0HJjO60lrVDAsj7UfGW+J/x42i3brCmFqyzW qwsw5dNa7Fh/bTtfhQI28k91YTt6B2qVET0lpH1HrhWHOZcpJdQxBG7TpZdz2GNEdA77TZDgfKZJ +O/EYPfjQK9V9jTGTFy7O3X61+YwLAFonKojDfdTQHCyRPVRutYU0jyP06EtBGkSnsapqE6b5gdD RrEQwyRql70grUk2ZIOLlSKGF65Jke3o03xFbeC88+I4Q+lo9x4nKpg6MAvo7j18zrNzBeNBlFzu iHd2bp7j3d0M9MK6YmimUGsiKKCbT4wRWQF15Y2ym2itIZSCWCuKmk63hkjcEw8PovM329fHx0f6 HJCCdDohey98VqV6mGiNJ7HCVI4UzSQnD/bIWW5oyiAXfi7K+wt6Q3OJMkKQy+SmI0pjYH/3XRyG D2gdimwHYrE26+S1kMOL8xkhJWwxYnt4EJtDpVOpdwAVLVutMiFw/DoMO2PSbJK7GqIAcli7uKwf 5UCOor7SYttLh89y8NWDNVTJFRpVxjbhzOllCtRS4eHwh3/wx/iZz34OAPBXv+/78OHv/AtPRsDE DLJ6HHK5xAgsi0gimV0VeVnZScPiobbrtBt7ZX3YJFFru6g8Vzum67+5XC7P4bC3l6EWuWI40fr5 qLrqtsBZfqgWUZuyaou6vQCC+R5YdZV+Pfo16ffHeq5aPvSMiGFasS8FkTDCQfqT0rs0PskzTbnR 83YpRZgZtxcNfTiG98g0ph76OemS+XZ48pJG4iH+EjlmuOrQvDQiEVHO6ZCY6rhG5JSxjAU55GmX GXyYMEHAjZ/qAB2FvBxMl93UuoYQZISrfWJaE7tjFLWQG9nqu+uoqSoZ4R46wElh67r0GUNAZTXr KAWRufcbifWOgXilFEnZpD4+XC5IfFDC4+MslpGqqKCuTnwzlU0wVO+tnLgxRIpIWWtkR+ro+D+W RbJwyIebQW3O4WChVMhAoYhwg8fN8W4MpJyRuFF23iO0JrJVRnuEMbAz+6ry89hjlM8pRoyHB9zz 48+OhmNqB7AYjMw+nBb/stvcOY7SW6Adh7jgk9YWLhf4dUVb1zmKiX+uOAAl0r2awbOsLDilJLd4 FwcgV8VEZY7+cLPQTvpK95O72n1HaNItuCguaiI8GOITgDE7ix7EONhHh3/2s/8cb7/zDl7/tm/D X/3Y90lhaA21d3nfWhO6GOEU6Pur3aMxJNGiYm31tMgoAd/irBphrR3a5XJ5AhnYTtJuzNVWz/qT vsgDdTJF2EHaon47kluIw/oSKAZ7Cy3dkvWtwYvFiZU1oBir/hvrFWDZAZGT1qAtX6tVJNulIGgT 470kc3CfoFCXyra7+bznhUZVI3iBVwuzvIAvq74TKUuDWEdlTppM2BoDFAatTgdN1eGQXloQUsC6 ZCx5EU5+omc0XpCmKjlFIilEFVXMCHJoexFjlOFESaBYqnpnalWvpU56TIoJtVeEHIAyMJpDY15Q bw0lBGTnsHKT7lrDAuASAs78xDp12Hh8RKJ6pbMjHdxEB3JJh5cvS7u7QnXUE9DfYLGBskstLgsL YqX2uPJjL2pyQt5i1QhivUkvF+zaDZCKUwhN+NtYY5L7O3EeHXE8R1DNLVeeqT6UmaB752vWEDDI zfOG06jd8G3c8G3uuyWbT5UVvWaL0n2WZXpaojUkfg0WnwMVVoF58Y2X14kZXUOXJeE6KoYlIAaS zHOcfhK1yOEedeBwNMipboasuahc3IaYI3zyyC4L/Wo4hENyh5x3yD7jt7/0G/jcz34ODsBf/6Ef xuuvvz5Nd2II8Jo/RSlj0gf0OOS9ML6mlp6nnV4wMTQ6ilsFlf3+6oWmr7UR6rERJNYrVYueqozW dX2umFsVlhUh3Pqm2kgX/Vg2I+2WO24Lur2E9evQr0EXUCpl187RKgqnLJwL58riqpSpyHTjwnM3 9h2J3WnR4rjvaGw0MpkHL+LAtt7hiL2+6M+fXEqt47gcGGFcqX7Oz3RVDZhT8QoKsKSIJQa4u4jo ZXrse0frcoFWd5Om6gbBWVyzqbLPGLssqlQh1YvYr0ncs+RZNbSJUaRVjAdGJ37WJZKl1CKeq6rG cg6n3nHmg6y3Tekdp96RVdHCwlqpT/eECkbvGLWixCgRCtTjB8N5hfeSUaOkdwC7Zqar3d7jI9q+ C7eSBfcZ3fRDjOLhypEjeC9a5NMJvRQsdMFXEB3kPGrUbgCEt8ou0tHdqJEvlzQpUyV+UWg/U9LI glmPQxQ+uumnkXTad3Hh0U5GVTfEY+3DYA+idtr2wZtm3izanbS1Rg4waK5dtJjo5vvuTtIr6T27 UFp4UAUGOoI50km66zO+Qil4mvPjopwv3b423+BPfmqzu+RPS4d7iANWd12mqE2WDurbG2JA2xs+ +zOfRWsV3/M934uP/MWPiAkMWRad4Y9dU0xrnRljO4CREu0Nr47+Nphv8qxvcqS08CkmaZ2qdMS2 U4IN4LOCAjU1aTcG5rpdVyGA/ffWJNtCAnbBZVMF9POxTm63Wn6Ll+rnYl9LmQi33FbrfREYQR0N xS9QgHJHnrBjOvFg4rFIljMCF2QvOYdxsyO4hV4Cue7/Tz9CvHoolEPeU/WH1tG/toq0JJmcsshp y14Rd/Earl04rJNX/ZxLFX+jloZSCxAZ45pl25rWhH3bgSib3OEkgkD5Wq4Lb7U3mhE4idJIKcnP J4mrlpGuT6180NuIdn4jZxxKvKafaF1XoV+1JjLV3kXOGqNIVvddtPxMG018aFIpYtlmRuF1jBkY CI4hICfP8U079y5pjuRxehYxR01yKgWIUQytSXrX18mMzg0E1BcWI7CLuFsW5NMJYdsk/8jECTcz au37LkR0Xi5+WSRhVR8sappDjJIIQOL+bT6SHftuTYafWNWxYOuGdYyBqIGKzG0a2pk5h40CiBOD EAeARMcxx0tzGCf90eRydkNoLM67GfrnnZ+beQTih3uFaw7HJuYrww34Th+JMSa9RZMlSpKJyUPw 14aGu5fv8Dv/x2/hS7/5m1jXFT/8qY9PwwyFghpHzc7z6DXahxxWELqxZsvehEPai+tWmmwXTopR apdrfQHsxv9FwXi67LL/VilUtkh6E/yoXbM1StFRXLtjhS20SGpEi4UBLOZrObPW1EUXX3ZpZk2x fYzo64qTpiZwYTUUOiOEsPAi9zGiMBolk9zfla6n3T6A9bQ+N4n9WR3qXCCmMDHV1iRCpRX+zP+c F5jJOTmv00CoAZfHfV70tdd5eTzn/K//NyQPX/1MRO3jSiBOSxJDiy6GFj74SeR2QVrqXgRzHX5g iQtaachLFqItMdtBf1Kwne/8pBoXCI5qKniPc4zIlwuCxgHTm1QlmWDcdOdrBpphFHaRTk0Yesde CuIYOHKWhocdSmC3MDl6LB6dnLnOyOTx7BlyCNhrRdl33CmPldaBnpjmQb5qiBFt32Uz3jvCsmDX aBTTGVvKjB5SOxIOcvHUxUeLoHaywTmEnLGywFoZ4e0Yag2DgwlmBKGGI0bBvkKQCGpLiSllJo8u FDLsDNHzrQleSRtAhToGkytzlO5YbQB9YBhhIaSRvCxFGwUk/lpEa6soRxF5oHGsctFNkwsUiLUk KTAO8jH/+K0/wWd/5ucAAD/2iU/jw3/+I3CQ4LjgPTKt9hTfjozriIB47XLctD4KljfqTbSKdovW wMS+Fzo666it0I6+JzZHyooEtEu9ZQRYYcdG/rR2v7tR9Nlll5WSKjZuUwvsubHLJ7sjsB6q2hE/ Pj4+l3s1lVrkpQ4aoWgislNXOdr/gd/n3jtO64pKn+Bcq4T7OQc3IOq6FAHWGO/8E0jiz/rhnEMr DaUVSTgJiZzrLng+gozxTbxN9m2XtN5W2JE3NNckhoUua6M9pZQ9wVTFVR3osU/5qR+Msagslo7c tDowglBhoo/XQxTEwk03Yer+EpcoHXC9cku347guN9RgeVkQmJAYeFuVENBOJ+DhAbs60xyHqJco RfOlYFwuonxqDZ5u+xpFHELAytwhV8rERa10NpK4nwG0x0fpDHmbOwb6DXIcY0qoWshJzRmXC/bW hOOqpGXiSCBe5LQLzhn3IeBgbIpm6Vgnn0BCsxsDnvZmGsSnkR57SpIuuW1ofDjsg2A3znZz3HuX 0V5jjntHPQ4sRgnWe8fmPdLdnSyj7u+lK6kVTaEV53DZdzEY9l6c1kn6l4dcWtf92BlTLt4Aowiz RAn/Hh5ockEjMC+NPr0ZGWlN4vbvBN8XuaOc0+Gk+ygock7piSl8woYv/vov4+t/+Ad4//vfh7/x b31CoC59+Ak/qSw17Lso5XT6sMsNQ0u7XfrZLbo1NXlRvI0an+gYb4uV7X5twbUcWCt91bFeOaQW 0+0m1UL/nU1V1UtBLwg9d3ahdmsAY7m76lmgRtaWZaD2feDuYu0dPmes9JDo7HZ3OqLdYru7+tzq tENJdUySvIsUgEMuVgTZ6SSfmIMmZkfBuz+jZYVEQvG/EAPGIRNRGgkjDux1hw8etdRpvF+HhKD2 3lE26d5dcsCLIqo5rInEvQn/r/M/Vx3yKt1myOIQ5BcZ186XM/ohOtpWxYBY2QQSE9Kv5g4xCV6r hybGWXCmQQVz33dihZ5UJa9Ji8RZ1Tjk6F0A75TEc/R0ErkaScTRuNQPxbOI51QTPeLpkDW4DVbD lJKSdJR0KO92e2viWDpxSqVutWURO0OVLoaAGiNcrYi1wl8u2HpHPg4EmvPabqZxiVWVjpUSAvX3 2llF7+EeH2emVXEO/mbraj07p0MXlWMgCVs/f5cSsO/iSHUc4gDEJIbmHNy+wx8H2nGg5jz5ioNU L2V0KIlcYrDlLAw3iNlfM8uSk2gVH2RB0F2frkHoEMpUZDZQvyr3AIh/b/OTX+2GQ1zl4PcqMENw AfmU8dXf+h38JhVWH//Mp3D/0svY9gPBCaSBEHDiuH+M8aSYalGzxcWO+ZowarXvdms+xsDd3d2T kfo4jnlpqq2ezY+6NYW25tPWQ8Cq9XQ7bx32beKuxU5vjavt+K6F1uZuWeXYTK417v52iRd1D8Fm QaG2jewX/f4mwi6r/X7z3OjXYPHcwdTfMdzctPsskmXFP3uQqcYBaANw0eOFahQHYZA0WaiHGASS im4ylVyV39dY9e6F7O+6NAHqD9CaOKelF0VUDyi9RX4nhCDpmBy3aqlY1kU+mHZuw4tVWxIea8w0 74U8QAVFsAlEuQUwJh0LziG1hqSjNalGtRScvZdUVRYJt+8ovJmdlafxkAYS5js71EHqBTRaWsds +p3qqFdyltcPATulipmJjL53tGVB5sityivLzZvEb4YClimiqLL8IoWn1AqvODK3/QdB+EbscdAt 62hNLAeXBRtfK4wBl7MUbt3islCXWtFoo7ZumxR9jZ6+wZN1iRUJR4yHB+l4VaGmmfd08nLOoZ5O witkJ9oIv6zMA1KGghrVOAo3xg2OteTlSfR59BF7laLsDicqKifGKS6zex2eWIqMYshXnEp51MJa EPpVO6iSaRVtNByXAzFEnLcz/unPfQ61NXzXX/5u/MAPfD9qq6hdlHV5DBwhIK0rAqOSLeVIeaXj Ju9Mi9WTpF4WXL1ULJ/UEv0ti8BKjbUIKhR1uxB7YkTEP7NsBMuLvu1UZ2y5ycqy0ICVwb4o5M/C BJbrbA3PQWqir1XgkxtIYP5sXfm1myP+jiFNTyA1011f5FroO1kKUYqeg0PZxCjfR89U3zp5zE9l ZrIvCklgItlwP504VOM/qkSqoAheP4akBrvgpttavVTUUdFwq/0flBBCLNlKL+hDuonuObY1iSBG l0M9o12HdAelyBelNloBYq/lghMeYfSI4zrqVHJUtUiU1lCdw935jCMEXAx+mqmnb4xiaTkLSZ7j hadrvytlSjs1viQYs2gVAPTWsFLmhlKQNKhs38UxnOGDPSXE02n6CNjD770XyemyoCqtS+WPpaAy d/yUsxRtUng65a/qkzq4iQbTDJCzFHiqzELOcNuGsG0Imi/Ew3i6u5MOIwQc6yqTkZLYqQQLhgA9 WgNCwE6D4N473LrClQLPQD+HuWRH3jZ0Lf5jzNTXQ9kY3s8sMB2pOy85Z75XQjGjoUfDNOjRAL8w iBMmB1eZHFHFQrB6Sbrsm4z2ww1RaOlI3oCGJgTu4HDsB7Z9Q+1VPAZCwK9/8dfwf371d5FDxMd/ 6Aevhcx7ucg0adNMDUrQt16kljVh9fJWRWUpTbrJ16Jsf6iz1G3mk81yulVVaWyK7WItm8PGY1sv CC2YCl3cLipvuZ8WX7Wa/ttYlMjzEgAcfN5Wk+tW6VWsF4plB4CYqqapDvV1jo5G8RkpBviIyZgQ jX1HRZVFkcGHc8yTS69xOzmJPemT7z3l9upnMjPQop8FuNQijBMI1NnQnkSsW3OaZVmA5tHbLabq KNOiyXBwctsW0IuxyCd/1AMxRfTWEZNQD9a4YkCiW0eRD7ofu0gIUxQD6yEG1uLiTAxzXYVC5ByO ZZGHmp6eoJlKWxZ073GQSrXQ+i6yGBW6K2nRCDnPFEwl/M/btHchdIcgBP/egZyvBiZ0ifLc2DcG /0VuMO3CZ/pOxihRJozObeczwv09wukkB4XUr8QMJKV6rfsOR6NsMABxv1ywlgJQ6ho0x5xJroXu Wc4qo7S7HGPqORyZBe7ZM1GljIF2dyeFg85TgbjsYM56DgE1BBTSxSKXbYNk+Kgfgw9OpPdBZXRF UwJ670jkG3cuF6yDkUAhMs4v63KFBjBQepk0PF1GlV7QHskD7HWO+gdb2OEGWhDYabhr5LX+PLoY Yn/9G9/AL39B7P++52Pfjz//Hd+BgxNQ0a0y4R1vRCO2ADkrtrjJerImz1ah9KKwPEu/0q7WxqzY BZId229DAvV1tLO1ZH/tjG03adVNEwoyxH3bmS7gr0yMAAAgAElEQVTL8sQ28vZCUWN5dTpLKcFp VLqKe4zo5BZ77r0jxYicJWtryQuWZUEKSdy2gtpHeuR0Et8HLWBMlpjTgJOtfUeffPm5lEUVemjM 0sWSi+qDLEZrF18JjehZ1mUW2xiiGKtwYa+F1w3pjlWsIinReJ5S5eY3VRZQqqseY8A3L1ipF0VM 67LdF7VDx972qycmO9dMt6teOi6PIr07tgNtE05rp0mw00PCh7L0jnZ/Lwfce9EGA0i1ymhPLW9o TQodOyo3hozbxF4jY0AGDWx9zvJrPgAbIBk35MZVuk7p7Zlpzgy1iCMm68ko0IOeckYFkJdFFlAA +uWCej6jeg8fo0Q8nM+iy09JiiQ3nn1ZsOuYlvOMa1G4oveOnZfJSQ2oY0RU+SSNe+E9/OUiZi9q e8gF0gAQHx/RaORduQRUzfRLKj7gJdLY5TumU1a61mtX0jnuNy4lBuXDB9NpD752ZRKDM5QhHVcb GlAoDGgezUlGkHfXLXqHYKM9CQc1jjjNesIIc7maXQYqJActXt8b150YCDsgZI+f+ul/gm8eOz70 oT+HH/yRH4IfbZLFw3FI5AYlmFrs9HNWzFPHdTWEtosrHcdvuacvcnKyW3j9+UUWfeFGiqzd5Pl8 ntp67aS14NhFUjTm2rfpqM6M05Z1oJ+35axa+tQYA8e+S0Amz/TOBV+nAKbwco3k6triqss65z2W V+7x/ve9D69/4IP4wAc+gGcvPUP0IuwIicwLH+Cam7aPMQimWlpBDLLBb0USSqy3bS99GvjUXjEa o3qIiSqrotWG4AKOx2PCl9FLnVMeq1L/ejUJAj4gxSSw0+jPL6oUU32SE46rHRsy0PaGnKTFVo/M CQdQ9QLHDajhey1BaA8++ycbxDslNdP1qAPoKYlhB5UUbgxccpbiwNvPM2G1piQfcgzsyyKY5hhi atIasqpESDrGGHCPj8IMcE4WO9uGse/IurHk4quoQkWdmkoRyIFY5RPnHxbTchxwHP+998gM8xuE ATKjI/QwH/uO3hruTyeUMSbQXYyNXlT3ebr/Nz38vcPf3YlfJFNly/393LoqTjuIc/VlkXBC7b64 qR/rigudvxy/B3lZpiBBnbUmH/Y4ELdtmtdM+WJreFYryrIghYD9OBC59R0mohnAjFJpoSEmUbNo 0q5u81WKCgdZlOYszkKxC93FcwmxyzIUQSAAVcu00hDXKAU1BLjh8eXf+RI+/7PiB/CpH/44Xnrv +xBLmYq5uCziTXFDLbI59TZeRDmklhVgu1SLbc7kUPPQ2/SA2yyp28iSW69V7STtMsdiwGpiol2s 3QW01p4UYE3guM3IsmbbNp1VL1IVvMTLRTw8GNvuWhMHqjHEOF6nFjOCP3vPy3jtfa/h2SrS8Jwj 7u7ucHd/h7v1TsJCvRDyWyfs6IB927GVTWpTJ0Nh7NPV/0lOmmvTtV0noLpXgY/ytQP3ke9xMP61 fJk2GvwQL4A6quTzOSNs8P25cMMnmGorDWD0xWz1B3mOm8hUa6+T+D/ctUUGIF2oIz8tSjR1q02E BBqiFbyVa0jRIb2nt3bNbWIXWWKUIkk+5qBbUtSsKv5+Pg70UsRD4P5+krk7x7rGJQ4ICwzaDA4A 7e4OjrHWg/hp4PInbJt0XSnhpEsCk/+jBa6lhIXWfcpswL4DdOcCX+9Cj4JD/R8vF3HUZyRL2zak ZZGlG2GHyF/DpF9iDKGQaVLkGMjE5/TQ1xglqQAQ+pkaeBA/7SEA24ZVF1GEUlRaqt3UE5UNt+Xg 0kupcEvO2JjCiloR+IDZDqiUct268j8PWTKkQJVRFKw+jDA3/cELWRtdpNQhyhIVkYWUy4qBgTWv E2dEAyL/yzmjPlT803/8v6LVgu/93u/FR7/7u3EpBY6dbbnR0N/SnCyersXULmps0ZqiCpVMG69T VR9pzLQWQGVNqLOTfVC1SNvsKDvCW96ptdyz5ifqP6Ed2q0YIOf8hH9rZa+WgtXJhmn7jnYcOLjP GCmhOSdSa0PbajFOP4U+Bk7rirQE9NhRzwOP2wVvvfsWHh4egAG89PJLuDvdiR6/inTZRck78/m6 l+mDnhqHfJ211+km9WeKAJguMTnEtV+xfOKrDe0al+6AgiJZVZdDmoAuHhXYWJQdXsBTdUBcxAKr 9iq+lrUiOLq5KIjbqaZAv9KlnHxRIQu5u7YqrTnijChWCdhMxbzNruHtG7xHJ2E/apegXqOliMyN CajeOcFcieecTifpbvddigmXVAVAYbH1zgnWaFQo4XJBJ5ba6LTU7+5EtcWtuGdnGdmx2Rs9hQA8 Pl75qDTILbqxVw+DEObItNYq2CUzuiID6NTEI3iPSiMXNZKYWVTsClJKEw/2GtWdEqqOo/xeqGJl eI9+Ok2T6ab0GXY/dV0n51ZTQm8d4O1Y+uRioVAiEDMOlB3PJAA+BP0Qj979EMioO0mtLF0eDleE CtUck2BdQFyjELyZaNmKeKy2c5sjWT0EGytHESghBPGcSEKbGX5geWXBb/zWb+BLX/od3N3d4Uc+ 9Smk4HExikKrz7/9eq2xiTO4q6Ud3canqExTO0MtoGpgbrX7WpTXdX0u+kRxTN3i7/s+Hfi1e7WG LrbgKkXKLq80jdUWWutRsO/7LPy3HhFzQeX9pCx6AOv5LJNYSkjOyaQYAroxW4lkUrjSUB53uBjw 3mcvYckrHi9n7NvOhGSpGXHEmXVXW5Uz1Pqk2cUoaagODglJlHu1/6khh0/8L0oTOCFHgReSn9N2 GAIbNTRhQ/GSX5cVySf4wVTVOHAUUf29AFO9FrpRBkah2UUak4jdhiwMlAMYHFU+dcyNm/pnusKF BHlk3lElVNvsQCzlwnP72pieqFaBGtiFy0W8FUuZoWwAkGjb55YFR0rwLCrBOewq1eObHLiYGJeL SGBTki01Mclt2zC2TUYZYrkIAQeA/vg4Oxb7YIUQcFAyOrE8bt+javedQyDmG04neYANO8GHMAvd XH6EAL/vontmIqR+nw52vYPYZtCMLYoXmvJZ6RmqkAVCgGfUtLMd77oKQZuyzMaHwLpsWerL0K+F nc4aAuqyIHoPT91/OQ7UUnAQUsDgGJ6ugXdtk7FuWRZJT3VNfNsoEFEFHqqMYbqJ3av4/fbR5wXt k78SuYe4qmmgoI6GsQT84Ztv4vP//J+KwuozP4bXX/92SehkQdFuTZ3q7RYegFzc7Nas7V4xU4Jd ck3zcxNTooVMi7EaklgzEi2YWiDtuG6FALc6fRUU6OvZHCxtIjSksNb6hLRvsVstprdm67NGOIee Ejp9MWrvOJO3ncjA2SneaSZPTTHc4oF4l5Gjh4sZY2sYNNR55513hHCf4jUZ4pD6U4t0o61erSRD uDqY/WlmK89RVYe49odFJqC6S8FWFR+cLKE8/PSTVoP+ox9CuWpXWOGWD3vFVHXDmWXjhS5g79EO cf9v3AoSAtAXm7iSblwhGOyMy+CGTZMAHGTUPwMzzEsfYO3+Ru8YTE1cVP/M6AsXgkgiU5pk4ve/ +io++OqreOXVV3H/7BkCE0ITF0OjtcmNy62hrauktCpHjubP+e5O9MeKbQKIpKzgxpVIP9+c0jRH 8b2L0TZTSh1zs+L9PQoAf7kglIK6rogk36vP5zCFunKjfowhG3z9M3aBKWf4x0cxLMlZ/A5YdF/h 19dv+IGd9mqappAIVyyPj/KAsFuv6yrFngunQOZCBFCXBck5jNNpPrwdQLhchOfKz3W+d6QowWEu B9AxL9nQA2qr8J1mwV18UnuRbeu+7VdzniGKFh+8CAecUF+Ue6heAh0doYsJhni+kpp0F+Cbwxd/ 5dfwB2/+IV7/ltfwN/7m30bZt+ldm3MWeo6+56YQaOHRru50Oj3hmFrqkt2a30ZX2y5U//5tcbQ8 WR3pbz1WrUG0xWNtVLUNILQYrU0zUB7uk6JgsGQrSJifIztn5Yo7XuoqT3bOIS8LkJLAS02aqaqm PHVgcYtI2AcQlzSfA1kGS/Zda7LQHMsQY3LCRRFRIKAG7BdRPjW0eRkKf/0KIV2L3XWkD04Wo9u+ iWLP6kuHFN4Q6ZnKHUBwojKVh5V86f58EVdTwqthMcj18uxShkN0cSpkvPOT/LrEBXuho0wgIRfS oeoiq6NPezafvfgieI/Eh7wbCzN9sxupQwfNq20mj6feP/SOhQug97zyCl5+9VXc39/jlVdewXte fVWMSxSzPZ1mIfHqZjMGPJcyyiJotQqFin+neY96uUzjE9Us2w1to3O5Y7yx23cZedg5ussFqBUL ZZHxdJqJrOMFBsf68N3d3WHRUEEDk5yIyTr9OnQZQP10BZDVVpAplPNhYpFTtoPn9ta3Jtt8ZqS7 MbD1fhUcsBhn9bekt+2h4ydNLwL1/2vv2FPCrm5V3JhGRFlsenai7EzhRCWlqhX19U1LmllVfnik ka5k9iDnsvG7EyE5Q5qtLf61mDJY3db+9pe/jN/89X8BAPi3/+aP4r3f8hrqUUTcAvcE6lBak+Kd Or4rRmzJ/oqlWn2/XfDcRoTf+peqSssaW9sCav1KvfGrsNQpa1Noi6jV6lujFbucUohB4QibhvpE REK+bC4FYV1n6ilIvRtjIOnXpYopNVdxHttlw74XlF5x3nYsS8B6tyC/5w7PlhMul02YQpU8eD8w tjHZIcpTFfaNTIettLlAnyM+YUvFWAfEiMcFh5ADShMualqS7Huqn8tOXXC12mTqiTKdK+Z/3acI U+CFMlX93dYoa+ThDikgp4x2SJVGBPIpy/gfA/ayi/Y/9tldDNAlh6av2kIvUeJV1Eik0mdRdeya u6Qb7NY7IvPA17s7WbjEKOR5xZl0xO0dddsBhsQty4L1dBLLQHatUSlPfO1p5kxv0silV9XIF46p cV1RtEshOT97L9lU3iOvq9zGl4s4Z3HTrt9Vz61yYd7VUSsyzVe0U4n8+2oXJxxN2ZzHnCf1LNMR yikfkVvYNoZwU7l1DfPG9zguF1nKpYShFKvLRYo647pHKVhTEmUXkwmS94jns4guLG1oWXBiAsBJ I12OA6EUuJyx0jUrc8oYNnN9GDs/OgSpDDDmeLX542VeS52dwQgDFRX7ZUcfHdFHxFOcPhMDQ9gB kOlIuYQuuEn49ovHO48P+Pzn/zcAwEe+67vwI3/thwEnUEQrBp4yiyXrUvUkE+xmQ26t+OZ7y9/T LurW8EZdom6jrG0ctmUHqJOUwgYqodWzoz6s1njlVkqqfq7WwMcTArMZWhY7HuRCH0w7rqQ9jlqx KHWQhvMNEEWgkcTCYeKi5+2Md956G+eHR7z77gPaXtEuDW9/8x1c9jO2tqHs5dopB1mAH1XwS+1i 92Of0nfL+Z0c5tow6pBEVHaX3jMWysd5joIXDn0cUUL9hlj6wYlHgEZGadM4u9mFwqbkn19UKe6V c7p6VjrGVXhJHnRJcITtss3KLIC1Q6gB8FdD3+Al72VgzC9GUjPJAFBnIxP/XNk9NrqCB3aVvTXs YyDQXSrFiMV7BBKPFVi/bBdRdu0cEWlE7JXqQYecGAJCKVJ8ar3q8RmlEY4DxXvhWB6HGGw4B3D0 dYeodCrH4nIcAkuMgYMdseKmkcVncBRuFB9Yg+ElRlFjMSJFoyS6FtrW0DWigw9nYNBZiRGZ+LFC CJp0qsbS6lMZ91067RDQc0ZMSYINj0P4qLq0cA5rCKL5VwNm8nEdKUitNYy7OykAIUj3raGITM1U p7F5AIObjmVlF/Xdtm8Yacg43zHhIY2n9hBPABcdxiFE/iUtEz9tW7ue4iGFW8UEvUhgpXayShEM IeBXf/FX8Xu/+xWc8oJPfuLfxOn+Gcpe5HNZ0pNxWjs82/3ZRafd9ltVk1VcqZbdcj71c9Hx22aK 6b9RCEI7YcU6rSm5pXVVg3VbLPQ20G/VBZPaTBpzav3YdmoaYyAxvy0yWRgxIhwHMn8/HwdajHAp icSc/G4LgYQlTGf9Ohq2Y8P5csYfv/sm3nrrj/GwP8ilU3kJN1kmOSfGKRoumiL9DbKfl8oYstt5 0ZJKc/VGk8VS6+IylSO7cer9lcw/ICY93nmsYb1aRo6rhSKC0P1Q8ERw8Jz1H4a8uGpfMcSv0sE9 Rz2Y48u44jC99SszIDqEEURj26WiJx8ke917ZOrJS+/6eU1MclkW6RaZProchxgHUyo5uO1WXf5+ HOjZo48Kn2lDWAXTBE0awLG+cBPeyI2N9BFQk5IIiCsT3Zg8wwHjtiEcB1zvqCHAn89zhIZzOFJC Pp/hWKh7Smg8gJ7R2eE44Og/MDsbAO5ygT8O8Qmg81a8XFBDwFYKlvv7qyacxPtKri8AvESl1NDE BHa5g6osTUpACCJuUE7lcYgyzRDW1Ve282sPSpkBsPHi253DHQPWhqEeTVMcM7paaWA5pDuOSTCx UQf60VEd6XeeZhf07VUtt569MORAL2m5jmlqS2S4nwpRDT8Qm7BV9AmPPuC3vv41fP6XvgAA+Nf/ jb+GD77xIRkfq3yOdizWjlGLmBY0i59a0v+t5aLN6bq1x7P6fpsQoawLWyDtmK6F5Dai3BZvuxCz 2KtdONku1dKyXoTF1uOA4+vrfqKysUFr2HPGUitwuWALAck5VEJTUP+MgzsTLrdrrXh4fMA7f/SO FHEnIiFNcXbJzc16CklC98qYha8fpog6yZN6Dt9MnnTRCXRK0+eurlijXS/fWquwT9gQ9iBQqIOb l7mDm7Q+76+igOcwVTgW0Hgd1xT4jyEK2Xav4podxMpPb1jNdimuEJwkTWuN02Fo1I7aBspRZydX LpeZanricmqlN2enRr8vC7aUcF8rIk1RbNSIKLQGkhMlVaDxQXEVfgyE45DX0UKiJPSU0MbApibV jEppLELLssyQvnAcUvhjhM8ZTh3+NRSQRa1xu98ZyxHGwLi7k4/lHM4MnFPdtmLFLmeJu+ZB7DkL RmVwPe2YQggI6jjEnKydunVdFgyO7PYB6ezSK3OAGqGCQbeg6Q7WOxojRSqja9xxIBG2EMVcwEHO bmOG/VwmESp5EalFN6twQIpJPHqdLJpktgT2us98s76J9NCDRRKyyNrLLt0GhQP1UjH8QHksUBnX 8JL8ufddOphKXNlHuH3gc5/7OdRe8aE/9yF8/w/9APZ9m2fEujvB8HYtzmjVR8uyTNqSXVLpKK3d pA3TS8ag3GKcSnfSUd8WQnsWtFu2CyztsG87Y5Wz6udopak2jdeaYj/BUmkmHenbGinYicuCyu/Z Wgp2XTaR2aNw0+zOCc9hyOKyVSHXhygLoF6kIasHJbe7mzhmPchQMPFNOoorv9SNa7ClqkJ7Fwz2 +rVcC3WHFGeFiABgzatIXzWGG12CTXud4pIp6BhAGWoh+CLrvwG4FEQ1UDHVAzlkIfJHacURZIkQ YEysIamYyivz2cvo1RvKVrAfO6JL0jLT57BS3pi9lwUKzTkKMULdBsZaceodLQRsY2DNeRLPtRqe Hx/w9ptv4919x5+cz3j33W8Kt431vTGuRIvL5BOymFrn951hg5XLJk9zbK8qrt4xKPmc23XmVQUW TfWArHTHV6tA+2DOByVnoDWc9l3ks8SB1YegeY+2709I2808ZE6705SwOzc/fx0dl2V5MoqGWsWP VmW+zMZqx4H7WtFjFGECx0xVvfWUgN4FaiCtbZpZEM+bXrD0KXjquOZmOJofshRQz1QACE0wez/8 tAh06Ypt6ZkMTRZOkzKVGTc8PFx2QBYczFePUzoJ9uqimFxjoKLhfk34l7/6G/jZX/gCQnD4oR/8 Abz0vlexmw5Nl6ZqRWeVU7YQ6WVnPQAsnqpMAl186ULo8fHxCf/T/h3btdo/u00TsAsmxVf171lP XeUcqxJL/771dbWdtTXCUeqdQlQewO7cbCwSOeGFE06jveZg46QQkSj9ri5Q4ncrrmK1SfKyRkKn LJetGkL3eh3LJ2F/UDzimZTQufQkjh6CpJwqRW+664WrhWROWXwnSpnnrg3S3aqfsIBPHmlJM6Ia TZgno7FGxjh59U9MqqdiZxOOqh9ixSY26FKdQg4yjgXZrJW9SGvMQpmWNJUOKYpp7Hq/ygHAtaWG ydDpjHUuY6DljJySFDJShJpz2NdVCOZqp3ccMt6ah3bfd7z78C4uDw/oFxKrFajXEYsfI+kh7R2+ NWTvUXtHWleR3RHbjb2LgxWt7RIPV1e3eHVg4kKp83NaWFizZg+xmGtHYzOFNFnAM5m0UirrWkOv FQsXAlGVP8ZXc8ZceA9fCk6lCOWJXbTzHoW+p3M8VgZArdNHNRILO4jhZhuNkdI0cglj4BkVb/aB nRZ4nDpGazhTzWUx1biIVruDBisQf8xeRBQwz1pldzMkMaINkTwrJNXR5TzRtLqhyYhX6JHppTno XiLSkTA50645xFPC+fyIn/6pfwwA+K7v/ij+tY98eHJ0cZOgMN9no8+fqbrGCV+LpnV/0u7TJi8o rmnNmbWL1AtQ3agsdUr/fkoJ27ZNG8LbxNxbY2xrDKMTnpW55pzn7z85KzxDYGR5YxftCI2FbROs nefqxFFfl6/PKLSxcIeEbxoZvIGJxJwaT0b16ERYJObXZI1wgq64Lo66o0G5k4v4qMekefbWZ4Iv CtCTLKhqk4WmXvZax/rRhYLnBdtvBxvKQVvABROCcurE/iKeqnMe3gX4JLQF5xzW0yote3dXt/Wd o1ntWE7LbNslAnhM5ZV2r62Ji5C8GW5u69Tfs5Qy3ZwyI2ZLa9IRUrfveKtrgJgbQ4xINNpW8SmS +avBjGbQXymyXDoOoTpxQeRaEwjAOexUM0EPFyGA4BxySmjHgbN+HGOs7Rj9EGIUdkEpEr9t3Jws bmVljXNcjFH+XilYWsPGBNdOg5iqWUJWDWbI5TEEPHovmC4XZ46GLG6M6Sq0KxE8BCy9I40hfFhA JLw5z1wt7z3qcQgkEiM8zWD0Y2ohmMsbFW8AWPi+6jShl0Cp5UrbG+QxZ5oFV0lTFVIspq9E8mka /CBgYmR952KoCCRQUQVzG1cLuOFk8gpOTIddkPMco8cv/fLn8eXf/m28/5VX8Jkf/lHELtaMMIVl KueUVmckqHZzrzHUt3xTfc+jEXjcclefWNsZ7wFrxnLLIVWKl/7PFnIrALDYsGU0WEGBjdq2qqxg vHUjYSPHDrSSLhV0RxCjdK5jTEN1G5+tXOkzgEr8+oVJpyCfWRcESd5v16Uz9ck/mX4mj/emsDm4 q9G+/hlfb1zGrHG1VoQ1PIWYaHY+2jUCHU3crnrrk3ffh0SwjI5pyPQEU+29ovUiRNqDo5kXWyzn hIyrhFjn3Qwfq6jSreoYQ7oVxlUm10dHCgnV1Sfog6OH5yXnacowasXCpFUNCNP45LEs4tYO4EQl 09Y7jm2Tbo9OS4PYUmHktOMSSgnqlVhgYGfpexcKkGbCA4hjIO47jnWVhNBa0TTY7ybVMfKGzlxc Ne20NUuKY6AuGGxx1cC//TiQYsSRs8h2malVx8CZrlrde5Hc6rZZ4zjoR+vptFRIC/NjyCYWQGA6 54mshcM5HN6LwQwXVp5Mg3OMkr/F0bLzY50NgwLeIxqljnZBBxkH4TZ3nR3IHO+16+gCJ6m9ZExC cdE/75BtsY9eCqOTfxsQpIjSIGOaQntScZQmSN/N6qpACIxWzynj3YdH/OzP/zwA4NOf/jRefe1b UGx2GC9kZzLvLS1Kv/bT6TS7VoVp9Nd2HH8ixiBmak2gdRNvcVsrebWdqTVksYU3pYTT6fRECWbt A28Lun0dxcYVynFqW0j2TNCo7WWZF3bj89OAqS5UQ6JhOOCdycZqI/lnKUktD7Qe9cl00vb2wr/v hpspz7ix4rPf83Y0hETKZ5Nz5JpEn6sZzzyvhKNGHROO8IMpC+qWVcu0rXyhTPWJywvEST1CRvcU k4xSQcK3jnYI1lHNtpOUBMUtHOig7RlB0P31kybusteK5Tiweo+d2Ol+HFgYmrezU3NjoByH6PFj xMWohAK3kwcLxq4xwRzfyxgo6ypbfbIKRmtiAMLOs9KVX02tESOac7IhV4vCnAU3Mgq0mUTaGs6l SG68jt/OCWc1RmzMB7KbZDVj8ZSmOu9xYlwvABR283dcKi3O4Y7y2Ua1WPAyvBzsPOtxYOHCrZMC BprR5JQwqKDyY+DEwMXBHHaEIA5fyj+ly5fukTJNbw5i1Z2UMuvYpEqt4zZKmAV1eFk81SYG5s45 pJGm+XmPHeVSZlS1h38uK8o5h+Kk44UXmaHPXjiFR58JrLOAqJJmAD4GhCRc3/MY+MVf+AW889Zb +OCHPoBPfvyv47FW6doZr9LZoStbQ/9no6dflNppJaG2u7XLKdvNatG0m3zrHaBx0zbJ1Pqs2k62 kIJnZbbWjMVmU+nXoQbYc4GlMd1jYGeT4XvH4KI2OYc7NX2nc9yi2DNj2h2ZKgfjjTRCxdPfw+H/ vx/DMaOr9aeWhuNaVGOOU2gyqtj39dQnK2U0oVIBUrNcddOnFx6Totd7xwjy6xDDnL5fMP4zkoJq quDCtL9KMV1b4Sa0FzGaTTPTfY5nAzO/fR6YTZQJarM1oxu8R1b6lPdYesfKbmsjjeeecEAlHWg4 hwQga6wEc5IaO9tGf9bRGioxyjGGuPTTRScSRyo0jnYxCrZp7N5arXO5lTgW6XJJI2AmLsxOMBNL nVLSlISvR1WWYlurymTpuFVJ29IR4kL6U6JCqfGQNx7OUQpOx4GwrjhTc383Bo7WRIGmVobOSSqq eobSZyDvO+IY0nnyIa+6UWb3XsfAxk57IYbdmRqQCCXk1ubS0MaAHNsmEkZTBNdllc40XCXN5SKb 0+KLLELHgCsOBSJnba3NLCA33Iy9gBf/VNfcTGStW4WNLXDdTZ14d3Kmm2voo8FBjDhOveMrv/u7 +MUvfhEA8OM//uO4v7/HhdxOz6LhuETVDnGO4V8AACAASURBVE5xUuWYHiYg0pqQKEdUl0KKsWph 1EwmyxZQk2jrSqW/Vn2/jvRanBUKuPV81TNqZbfa9eryxooXmr5nNE/Hu++Kgfe+oxDWchTflDHE g1atLbdt0qcONjaNVMXUOzKVemfCXKNWXPz0c/r/VmCH4KE+eYQRrpMPhBurG/+6S7Ow5EVEBLEB h/hEDz+mlt87Pw33VaGnmKuPXv7OkHQTpfaNF43/sjXz0xPVey8jEz0AQgqIiePAEEpMRxc6gr8m Sep4hiHgcW11vnkapPUkB0fzafjAV3Y7iyqliNMF57B4Dz+GBImRU6oWfqk1pFLQncPO8bdyMzl6 x9g2MWxJCUEpHtqVq2WeIW5P/0izgQUgsdoxInJ01+ycnYmm7nSS4l6r/DkJ8b13iRLmxzi4HMzs qB3t+jQdVUMNk46MSk8B0HIWdddxSCfNbf3IGbF3gUZqRdX0TUpIA5dMe0qiSuNFE71HovQ00AYw 0hwcMeLwHpnhf4G5WHEMXEIQZyLDodSN+EIu43Sor7RNa0ZOmCRoMjlZamq8eUhh4q2tSxx6621G XCcvTBJN/HVOCOEDY3a2tVf0vU89f6uctrp0y+geIUS89dab+MXPfx6tdXz0ox/Fj3zsYyj0jE2c DtThflAFqG5Siqsq7cmyOrT4anGztoA2o+pyuTwpcAqr6WvadFtrtKKdsMIMittafb/iwNaFam7B zXv1ZHJi6KUjhbCS3+1o19m5l4gMs5wyVQ2sDEHUiseBnZBcDQE7HeOyUvHGQOodqBWFbCAbSvj/ 6geLWq991iQXrtZ+Y1xNT8YQJ74YRDnlw9UXWuiIAnuOyPMYKIKi0//kr6p7X8VM+H1OpirLC8rS djErcJ3FLwmFoBYWSC4C+hDAOaWEvexC8ofkDqmDNgDxB+jjGrRltos7lT67GbNLKUCtwnNTZU7v 2FsTsw52fKW16fBUe8dlWdCPA8u2iQSWEMEAEJdF3MZrxcEDdGtjd2sM3FuDI0YJFqCDTlmVxaSz AwkxShTKw4NESphFQ0pp+gdkuumvpchyLEaUlJDGwKlWHKUIv1UPa++i4+drrizujvlKSbE8/r3o HApFDal3GdWIden2dXDkyyHg0rskDrQ2s6gwhnTL3Ph7QL73fD80n2shtACz+JjJl+7p6mA+MO1q jIECHEMAfy2u2mHMsavJoZ3w1JDtbWsiFlBidvPt6XLCCf7fIfaCIYb50B3HgTLqdHT/pV/6Jfze 134P+XTCJz7xCXHHp/NSt53bXLxdI5y1kGQjMtGRel3XJ9JT9Xq1kSg2ldSm39pLXkdZS3+yloFa LC2Fzia6KnRh4Yrb2PJpqvT4KAY93BskRg8Nuk7dAWgxotSKvG1YmfQLI8op9f8m7W1/bN2uKr+x Xp9nV91XG3OxmqSDERCaF0Ea89KGBpoERXyIlChSFCl/Rb4l/1SipAUIbCwBHcDQQKsFQd1qNwRs 3Nhgrn2q9n7W28yHOebaq3bVObbFsa7u9b116tTeez1rzTXnGL/RtD3QO0C53VYrWkqqvSaEKJiU kiGX/6BfQ3uwdkOGwxX8JBbRpIe1HxokOar26+1m7r1H9HGiS4cbmihB6VaQMAlXQ1RZ4vJznKl/ 2gvCFMMONyaBvdV2rTyHflg+afkbfJjXn7CxwigNoQcclwM+qk85J9W73qK5QkoaEcLNLZsulMOO GCMSAH8cmkDKB3z0DmybPvi8ou9NBf89BJRtQ3540CgVkq0qG+qO+k/PKeUkTlEUP1mUIej1/XLB 0bte00lyMgXAWKq74RxwdzejpG3RRhJ9nHmnaXM9QkCsFZHxMjVGtY/uO5INgDgYSN5DvMeFk/Xe O8LdnVa+piutVf37AFrOqMQaVufgaNRI7MGiNbTeNVSRB5hVYTUlxONQnaxlr1vKAf8+CMo4+P0b q6FEJNzg9dCtnzdDIRFoKslqKhHIxP/FrLpSBZCrVdBF3SxLLTME0ALafCTg56IR6s67aVnsXq// 3ntI0QfOCFkukhNxOuEv/+qv8K//4HMAgJ/4yZ/Ed37ndypcxwYtzmG3CHAD0SyJBjbgmbn3/G/T 3LGoBtZWiW3Ga7ifXd9XmZZturY+V6DP2uNdJVmrQcA29rW/ehzHEzODoza6MUDSNmP7OROxmpUD 05wzwMHkCvgGB1LOOVzousoi6Clhbw3FIngAHWo6h9MY2i676cPbQPKb+RVimF9r7rjVp+/h9frl GfvE/qiR9QZYKTslXInoFV+GwGV3NRp0rVyjjyiXoizfl8j/Dh4hZMCkBEN3b6tIc8pXyIrXhd5r v8IqaN1qtSEnLpJdJ7lJ0mQSxhCfIdFMLmTSCJNhOFZDD7wGy7Yh9A53ucCnpFpQCvEfAI2fBtDu 7rRyulxwvruDbw2nhQc64RL0qK+pleswwTbFxgrQ8a9TjIiXi0ZD24DJBmNGUSfEd+pwzevNHjJI 489G6mL2VOcBYckIjT2ucrmgMi0AwGTGNgtBJBjbIq+Dc8oHEFFyEFsF2SrgGOFN2sX3sYnowMx7 7DbBppGgiwD395ptxSopsIrLZNqCg5TGDXU4h/7CNc1o/hoe164JvNBreXA8jCImkNqq2ujj1Kc6 cfCDOtmuyRQzVt3pfxtjKFKwCtzJIYY4qVeousFH5pB9+td/A601fOITn8CP/cRPaO+TVbilrZpw fsX72ZBuZaua5MkUHqug3wZPdnjb1dzWvSUurLbYNaRv27YnYXr2PK0wkVWWtSoBVl//WkCY0SYA uGtNb4A8EAfXUatVjSqmgiA3dyyvf/1VRCPAd8aimxW6c/CJMabR5ahV/93N9xBc7aPfeFcFQ/jc 0yatU/385AcstvotbuhVYefJpScQ7Bm1EnRAZSoUCxk0g8Gt1O7m+t8nIWr4q2PBR124zrtZItsP PJvcOWAUklyELQL2Yaurkzl4lONZR3rtYdpfKaUJ/4hLhr3l0kcK7lPvusGykgoAsvWFAI0QYT/S NkVYqF+M2BkkKIv2crUTBkaV9G3DxlZCYfXac9aNcImYGL3Dl4J8d2cQcbTecYyBlvNMKbAG/iAy TcZAqBWhVhyMioljTJar4yY5atXXwcp4J2wm947CGJctBHTqb+2B2UrRCT/fh9w7ug3O2DvMKaFv m/Z/WbFY3zl6D5zPz6KNI28ZdQErR1bbuVZsxgew5NCU0YfShfTPlgnYGEOtpK007ZeOMO2GAkGI +v1H0bZTHx1pT3OI6r2fg9DgVW+dfJqcVbOpGqQ4xKt5Yd82/PEf/iH+zR//MQDgp3/6p/GR99/H eQxceOgMSuQsCbSwj7lKqNbNzQ4YGyitqD+j6r8kcbLvsVpXV6vrutneMhbWz2eV7dkmYlX12me1 Zy3GiMp+e2Df86BVelBqVx4fIb2rSWXR41p/2IDoFyIlI4evBcDJYrVtPXmPR9uEjCfwD/jVjvZE KbEyVHtXSzMO2pQp8hdQ7y0BknT6b/9NbYrUu6Yx9c++e7Ta1LWXNZn1RfK/Lu6uB4XjH4yr2yPE MMvnVlW2sO+7SloAuKKngN9V02VuCVvA8Jh9JKtMcMMSncMsc7JQChVCgNQ6U027QRycQwMUkMKB UKNvPR2HbsS9K82JlYX1Jl1rsy86yB5dLXpryJkDkB4fcaSEjRG8zXucjkOrSlZzmXKr4dzM7uki uOeEfasV7nxGMSunWQUtDdZ7Jf0DapdkntaFrwG9I7C5b5n1Qo0qQkDMGZVC/sFUWU9py0PO2hfr Xa9rYyCw79wt1rs1nMg46K1pfvsYqNumWlte+1d9bmMPOK4WS9p+z9ywVxF9qUXZvMnrgIbGEg91 6Q0/puavj44K7eM70bjqS7loRA/Rbdan91mZu8bgVBKa9s580oXvgvZjo4uIWSErtVzD8l49PuL/ +j//DwDAT37yk/je7/keuFKwL0mkwahpISAx1ypR//skfpli/tWvv4b64TWH+BNJo3nPlwHO7TNy u6Fa1WS93Jco+NZGMCVBJfSkAMhkZdS33oL0rjxfAP10mmGUphnvVnTwCn8l1HncmwmA7rpmcxEO +jp7w3fWHvP+HyanWuK+j8VBOPWmTTfXBg3vM+1rbwTioOmwKbhr4KMAfXS10Fa2jVLAfr/P4kFE qVcvQqo9HLYYJ9x3ZoM7ugiqak9HHVMKchwHUlbtqo9eF2qxtEUdMozjKsKOISqZ5mjXYRUJ+2f2 Go24f+aV4mTkn4W+FGNUcX1ruKSEuNDp4Rz6/T26utGmEqCVoq0B+/3cgIUT3c5r3UpDn9VYCEq6 YsvAGzotZ5WYMIKlLczRIYLIq3khpjB5j7Lv8DkrB9a0e1QUtJyBUlCZY9V5HcvczBqhJ4Vhfy4E tFKQU0IbA5mVq4hg7x2ZPavBVNPE98dZLAo3e29VBodmicCUwUMo0uzgY3wSQGiv1TaDaZdkgqs3 8b9pNI1YFhzGoZpllwkh7sq8lC7Y0z6VAK7ptfgoB8pRNC64UTNIPFtwATnmeYBLU3tq2hL8pkFx DjQZdAWvjKFumZw1D955B+c8/tXv/ja+8MW/xNvvvIN/9qmfoh2ShhrGcMcYVd/MFpVfCFB2GN8O hNYN7zatdZ3Yv85ausawrFft9XZ3f38/17C1HmKMOJ1Os2VgFazNQK7A76Apxvy+G63PF+bCZbIz thCmssYfh64n3r4ch1VHKSgpzZZe7x1bKbhwLnFQGml/rg06LzS6yBhvjERZrbZwekhOe+miHphD 4aFWexc5iO4KqRYRSOT7GPyMR9+2TdtSga4yBGWuZj3QSi267nxAv6hb1Pr4zypVraDSk2wds4rF HCdB3aWrbg5DrzJDKLgeoqJYymAQMGHEKrzW4ZZttDQtYGNGeIhRN4fW0Ki77JZRv7AmI69Wb7eG yuZ+p9c8nc9X0fMYuGMl2jjMsrC+lJIuCLqH8EJUxRiEavPDOseIzI1yUL41aBc1HWOtdQqbHTci NwbKGLhnn6nyenXKGYn22EjR+V3v2Dn8CTzt+zIlDrxePx6HJs8uA7PuHJL3OKhcuIsRbtu0n8UD YgtBWxb8a+PD3WhrRe8q5+pdnaKMTClL3I1JhVaH0YwJMW0kpXJrZHBvffJ24x5n1DmcVgUObk5V LWUixHCFA9Pz3YtKXWKIOnCCgcl3vPXOW9j9Pje5LtS/koWJjmlYqV1BGhjAvm34yy99Cf/y05ph 9Us//4t492MfqLkhRmxjINKWui2b2bEAVFZOwLq5rjKplR8wdc9LIJ/dDtferB1Yt6i/u7u7Oe1f v/62HbBmqxlYZVbP1GhHQszBIsB0znUM9OPQbDQ6Fg9AZYXGAAhBbz8EAmVLtWCF2q01xcQP8DAR o7wB2GhJbwtv9nVuK3t/QwzaI49+iv/X115K4eBb11JKCRLU1mxKlOncEjU0lVIU+ENgeYPG/XR0 hK4pA+3M5Nbsp0Tw2fW/54icN3gXIStw1QF16IflDgZtiQ6qSi/KAYhhQjBs+BC8/uFW6fqoi7tX 3WBP+XQ9nW0IZLHSrCg9P5B8uaCFgMLNzXODkPt7shmpe6OnX/g97FoHckVD70pO6l0jTyg38o+P ei0xh9bCmRRaTC8cJIVaMXrXlNOldzXGULcSoL1K7zFy1isSF/WjBf7ZAMN7XJhHBYJdjn1Xh5X3 uGOF2vm9gp3C3JhPPOnFOSV4AQgiaOxFt5ynnjRw6FL452bG0TgzPwAKsnEOx7Yh2qnPJIDMCe7U nS4Z9ladVUrE5sN8ww/dtm0aRMxuGKB2QRNdxxxnVE/OWcXZ5k83RCAAl7XX2irVJBlILiFknQD7 TOdeuUIy4HB1viQ1sFg6gFmyXfP4vU9/BufzA/7Rd38CP/nDP4LeKh4N22pxP9xghiEObwj9txK9 NfL5FoyytgLWB9MQfLbR+psrsnMOj4+PczM1zqolodrX11on6d8KBuv1BvJ+a85I7PEPEZwtfHPf VQJFbarQiWfW5xECwnGgiWiUPN2QzsDwFgZKGaTFsSAESGtTeTMH060iLW4o57WqfNIulOsh1Avx lvXptH+13zqnLabRxxVvGq4uNtNCO3FK2WNGlqkJQgxoXrklllCBpEWA6WNvK2sPAKF2yOho9XGu XBlKADLxrNvd9PGLo9wgaCZ3iBoH7L3aAYOEKVWorWpCK6uSEbSEflbiLxpA8V6vCWOgnU5ItaqY nDniIwREboCWDupL0Q+LvmTnHI5S9MpPP/7MZ6Jw2bUGMGFAxtCqd0kL9WOofKQ1/f7OqaaURKb1 itd6h2sN98zWcg8PCptgD+ptXo0PRjp30tIDgSfg/3et4cLX2kQgpcDXisHreqMWte+7HiBsE5w4 2Y8WZ0L5j6Nz60gJp+OAA3Chzz+LoFrsCntrG8EzOzfy0NqUf40QVP/K1772V63feDkOhd4s/82q BnvIR9M1JE5mDx4O6rEe3ECa2lq3tKm3Hx75LqsMRjSS2IFr79AKFoKpFnCO3IroJiTIWgPRxamH tZsanMOWIv70P/x7/N7n/gjwwP/0v/zP6ps/Ljrk7F3TYtesMmqUTQq10v9XJ5Vdx1doiW1+NsSy TXaF7sSbcMz1l1W79vf1exlnYv2+K1Iwxqg9Yao9zvzco4gyOESwXS5zWm8cC0cH38YbW2fVKkZu Y08+56ybJp9lt/ycNkMw9Y0d1s3dTP+HzOLMMu9ijvOf1+lWCEFTIUQloTFo26ejz2yrWuhSI4bS 6P42hJopvoMgnqRafTRuosAEqmBoj9EO5uc6VRH0PnC6u0MIcbmeC/asiLJ6VCDppN9g1d55la60 oZN92x8DCVPQfkPMlLJsnJbdSic4BTfWqSekwTF7KaQ0hzC5FCRCmYv3EIbTBct3ooVy9UL33pEv FxUsz9hkJUyBLQTEqLHSY0C2DRdWipGQi07NqIWbxTUfniSnlpLqayn7siGabZrwHne1wongZKkB IpprFQJKjFPa1Hn9iimpEsSAMSI4E4LdRbBT1lQYj+J5VfW9w1MG1DlMswc+MKtr0Pll4JBJ52L0 dgBQ9h2jd5zoMnIieFwiRazKWnmgMcbpHHvJt29V42g6HLCqqhVGBYMsS++UalWGMja7bjgpKNvS 1qh43SxRdPjQa78Ksuu1ull1j4aIm/MDEfgU8fDVB/w/v/mbEOn4kR/5UfzwJ38MZeq0Va+6i+AC QE6naaZY8Xy3kSoAZrW4Vq/bts1cKNtIV8TgKvh/6ddLqadrvMiaUTVvE4s8K+es9H7K7tJxqHPO hmPm0SdC0gw0g+6ofQxEDn7Hkko8kYXsr2MpCizuZ00amG0SF680fr5/OeUnKMAhT8lTc2gH0Zhz 6lRLKyoLrUPbPN4j7WmGO3b02YuPm/ahh2gVPxSzp58DHaPiZTpFZ0IGNf022Hom/vc+oNYxI1J8 CBzIXGUerrmJ71MKlBJa2tGQYkI7yGjkt+0aVKVmgBAwDv1hQwzPYbisiCzbKLJHGAh0SIxNrqRb Oed0E+RmK5RVDSoBhPKKxoiSYVeW1iA560Finv1aEbgJRXruU60oPIEPvomZ08zBhylQDgX2Rjf7 npRbRdOrMmWg82vB7wtWNo1X59gaNl7jOx8wcU5TUc0F5b0Ok0QA0tZLCAiXC9zlgtY7zhx0DWsP 0F01iCaMMU5WgqMEK5EuFGPEztwtiVEhKmQTJIq/91qVr8peclseKpPtrJvDS7+sx+ijqkqcOOST Sq5mL7SrKSBuUXthXTF+c/OCaLUQvWaiBZkMTHStIoZT7WGKaVaxawKB5cvPh9YN/MEf/z6+8IUv Yt8yfvHnf0H71OXQ10iFR7R02iVifHUvrX1M45Wufdfbib31CecDy8//NhZ97ZWu1e+TAbPZMdnn P3POYFd/u14fxzFldZHtqzPXOCglNApaOJ1mhW7tnUJjTafeOfAZNUWEtd82HkKerIAL7anu5hBa E2wN+GK0/6k0EvcE82c9ZBPw3xpNfNIkXdfcRJS64KZU1LtrT9yBfz7G7NWPrng/F9Tl56LDcdHk ieHGvIWvVfMM/vPeYYyOGHUzNY2i81ww/upASJtO/TMycshAZgTxxsUk1xCxkMOMS7B+xco/NPqT dw7Ch9UyknKMGom7SHdkDNTTCSNnDQ80Sya/Ns43GZM/OsylRJ87aJsr5Ki2GHFw0+sieMW2QKLc w+yug8GD3Qg/bAMYu6AuUBazggqTDJ4MAE3ovPYgrfJgz87SY8F4mbNN2VkBdIrzjQh0ZmtAmHJq Lq8QAu5FFGKxcGrD+awx16YtZEXcmdKKZZDhWKV3WjZl23Bmn21smx4aBBjbdNZkO88cdFAVgAnx cSgUOOaI3nSaaos9eTWOBB/UYkjOouVXOTBuo/TrYMtpCKXdlpx38KKINjOqeHelv6//bFP3//j5 v8Dv/t7vAAA+9alP4R/9Z//5fOANOOIXM4dWVOnJsMmu3HYVX9sDq7tpZa6aBXXVq67V7nxe7GZD KddL6oHb/28b1frnWIKqWw6GQP7E3bZBCCaK5HD481k1rWyZ7YSi+0WaaLAZI3TVWiEx4s72E1pd 4b1S527MQPZz5aXiffKa/NNN1Srz0XXes6Y1WHQ1POZGGVO8BgqSiypOdBjluvbpmawrQw9yCQr6 ka5Drpwycsp6ULv2cppq8x5tdMRFUuW9g/cOOPfrCeHZJz10U+yuo/aKUzxBqkIz2mhqPRRBDlnz XZxqW492cFE7pHjlHhZWZicT59eqU3JuIslSQO10vlzgzmccFvVM/aWdbGvfyrPyRK3oOauVk7Ej mRN8zzjl6BxqCLpBc5pZuRAMsTd7UsT+bWZZrWyymzuFDqhEWdRLIhH7vjOuw9vpebUgwntsABLf Dwdoj8qqbNpyTxxK9W1Td9NyDXkw6AkfGAdg8OCcMhViFZv1TnmtbbSzAkCNERtTVe3nia1h42H2 0ib67Mq6+Zl6OfrQXjwU22dXeh/9NdGXNuneuraPnA6tLGJjCutd18A2Qqt7UTeWFJmglQDltPam 4BaX3RU0bNK/GPHq1dfxmV//LGQIvuu/+G789Kd+CoVYxUa/Orju2hIOuCoxrGpc+6GrWmIyLpaK 9qW+6UvTb6tALcZmhZ6via22Vu3necJZXXCEADT1wHuAhc25NWxM1x1sGfV9R631msA6Bs7Ub7cQ UDgPWSO2T9umckauu5KztoaI16xsN7gXYCov3XJqqU8q0ifJsb1NGVcfHVvcFKDTdGOc9Lzupisq BpXyKXBeHXtb2LRN5DH7rnCsioMWjWbbd84hiEf04aZSDQ7eAaU3MjyuU/aOhXvYdaHnPauOkJO1 chSkLSFCAcMxazP40i8orahXO1HzSmF79xMJr32bMWa11axqNFCyZetwY3001inB0uC/B8n903XC 3p71UgOznCr7hQZIqb3rYMV73I2h9CvKO9wY2LmIL94jsTVRc9aBE0lOXQRnSx1YqtHBavXZghkD Fx5ot/Y8u6odl4tWEClNg4Kj7MqzWhoh4I5R39I7PKVOO/vU2qsioYhwagAIpWi1yf4smDSQzuc5 oOvMz/L23rSGM11kkTI1z7Xi+XCsr8W9xvnihw4a/NDeqXn+pWuFYH0tc/EJBNtp0wEowdXT8Ze8 5laFpMNTp1pETbkOyqqgGaWLWgwDOKA45MnVf0qV9g2f+8M/wh/923+LEB0++ROfxN3pNDeKy/k8 nXqVrQ6b1DcGIa6xJiZDWzcK01Gu1Zj/JkXw9vXGFrgNG7T2y+qwsqSGqb82wLilYORsgHsERpgX HqLgpH7rHYlc3kaIz1vUi6fWMErRaz0rWxvmjt4xqFu2XqvjerEk44uRsJYN9ZmQ/4WNdnVQPQHI 8CY0cOU9x6RkquEGUK+OqhiiAvS7xqUPp0Ds5JL2+fk9atHebHRRWwviAdF1JU5up/8DIhqeHmPE lrZJ4XFwM3vbqNq6waXpZpEoGjHMxWkg6pyy/gDZo1/6lC6IaLwsoL1QA9dGEa1SmfnkWwOYArnf 3enwaAy9Soigbpv2eKwfy4FOtWqMdP/C3p+0pllUvMIaXeqOMdnFLKtsA0jviN5r0Bn1tJ0PU2xt QmBCCNhixLYQ2fdds7nCax4U4eZsLYx1igkAG/OjhMOCFgIiA/eQkjpdWkMziIpz6NuGI6UJfgn0 5GdLW+0dIHQmMQqjmU2Q19nG63wEEKkImK0MAmCC9xOULdS0HtSNOA4COxNR3DP0pVwjM3gVcOLQ LmSYbtoDy1EHB4aVrEdVe+qh4WvidWIrRSBZcW7SOSDhUEG95jo9tmmwDMGI7O0nRrhEJv7awRwT vva1v8ev/MovAwB+6ic/hR/8L78XjsyCjbcBB9W3bvsOT9mY/WW23TlwoUTKNr3bzfW28lr7pn4h Rpkryy83nDX59ZYPcLlcnsRed7aoRu+apAHAtzbVIqbEMQ6vT0mzzDisLez/9xixsYjwTN011nEI QTGUbIkl55Apd9zJ0mhsq2XK+mZ/enkfnsXJvHAJWmlcKaWpa9YblvZPSy16ne/KNkFgBRqu5NMI 1Tzb8DS4oIhIxqu7SGVA51CMtw7PWUQb/Tmk2k6PWupkPJpTYNoGL+rj70X1XZAl2TAoM8BK4oGh 3tmglkI33Py62zLGRMd29XQWEMZI5Z4zHIn6lXT6njPS5YJGitOpNRXx28CK8SL1OKaNUpzT/iqA +Pg4tXMXA1SMgcpepbUO7J/btmlPl1VZ4M88p+A8FAKAu33XoZRFj1yj6Z/SfG76ZVZpP0Hmsa8l Y8Dd3+MAJi3JPrOjNRw8cO4B7LxuHcz8ar3jgbbZwKHZY87YWNVPZw2rksKebWJve0aDmMOsd5TL Bada4ShVE0MUWtyxGSd6f9EV47w2/tNOJ1sEyiiILappxPcpXVFbLuaVzfKtrEdqEGtx12u/Qa2D Vw5F6WWi4Lz4K819iFqv25ohryaK1YVzkAAAIABJREFU3/rsb+DvvvwlvPf++/iZn/p5XGKY7F3P /rPJhR7ZznE311/jzM5hyFKhvrSR2uDKNtCxgNNtQ1+JVrde91tHlw3I7OcxXfhoDfE4JsjHHIYe wJla7HAcaPZ58ZENIWCUgni5KAvBQPQxKvEsJZVPlaKbtzkXKUkTe37HUNIZoe7hhbbRWrmLCHz2 1wDIm6o956zDvqqJERZIaiqL4K+bqIefbQIvhKAnp7rm4GYryoIngw/a8gxuKksM6u/gsGNHRn7u qGq9zImZskrrVcOX1OIXN3VRhS1o9k9vE0pd2vU0sKx2o8wMGSrYTv6NINpoGTnbpoDlMXBiJLIw zsPxFM1jaGSuCf69hzud0GtFpq2w014Za9Wqjv1VEUEhRclypUKt+j1FMEpRpukiV/HsUa38yTUk bYyBPWfc39+rls85+BQQQqQgXVmMkDcevNqu4J+50QUm3muQXmvawlg2Qs/TPrCn6kjxBzO/TDN/ og63cuOP5COYBbIxZcAdh+plRXAs1tt5KLEKNSiNIzHrBKjw2zmU1hDhkB1wkfYyVLhrikTtFbUr XyL1hIqq09rC3qO/ToCNwzqjrQeuesV+RcDZ4d0L36edUhiJ2q+laNsNXZPZ5/mwgVV9zhlf/OJf 41d+/dMAgH/+cz+Df/xt7083nPDQjrUqyYz90cLByRrQN293S9T1M8jSzRX+1tv/9ttv44MPPsDH P/5xnE6nJxvrE+obs6bsxmPpvXAOp5QwUlKTCBGbYpbPnNG58W1kZDTvFaDOG908eGNE2Da91vM2 F6yN0BpaSvr7eIDYIKzzvXXW0yXX4iKCwsDIlRm7vgchBtWMLuYkA3Xb+2WHlx7qAl/VLQd/5Sb4 jUQq6prFqSRPIHBJ39MoUeFR8JNdEoIamtKdwtC7qGvUJTeHp097qs5hC/EqC0nao4Loi/RDBf3d d/XQNsG+7VqBRnW3pKAQCRe0SjWZixMdDHjxT0LibkoXjaj2Xq1sx4FOGdXZe2yGTksJIWcUDkuE 1yv7kFprGm9tU1WDlVDm4qlLzfS3V2ZdmZvriFE3KEatWM8H3LDSzQTfKocAIOWEGDcVS4vm3/Qh KF2J96VoxWIKidcAzDGcQzNyugguHNY9kleQmL/eOc1vIaCqSQgHq9HGjdOys4R+60zCULWeOQ0S 3lQEADxpWn3RQD5fsMQhiuAIQaHfziGzHbPFSLG0wxa3N24kQVTuIge92B5oZ+2DVqlAZbUpQ1tM Dlf7oPOTcDXCmMT/fu4q+vYao+6Gm7nxHqqrRmRVB4cerqkCBqjRHlrDZz79WZwvF3z/D34fvv/7 vh/NwNwhoB6HblDbNslLeUFIrpvCesV/XabVmlsli2Lk7u4OH/nIR3B/f4/T6YRv+7Zve1bl2gZq 6gsbgq08iz6G6rVF1KE3Bsbjo0q5SgFKUckdqWh539ViSiCPueYcJ/3oXQejfFbhHAbdhj3nKb+y toT15huAzFuZBXtm8lpXO65V7jO4sF1NRGY7LqVMWZT3ypNQpKO2HcWLMiOMz+qCQqhTRPQRQ9QM YjSr0ou67TjmHY7gHai7y4mbsHRrOXXfnyAKp/hfnEfwz8k22j9SgWyoQSvVGFCqTvpHYwY7/dVG aR8yJgw27/maH/TySJNyKz8hDUawmTBoTlvRGk694zidVNLDa1WjSyiUooRxiu4dE0CH9/D0JDfS oTJBJOZT3iwWG4Bjn6gYQILREkJrormEnHNIp6w54J5DCddxOS768JcGQzxaYuMLT5Vu/mwTnACM bdOsq95xYhth5yKyK17eNoTW9AGJEXfs9yZWT7EUdabxNZ7p784crE1OrQgq+7+BXx9YCa0Ccns4 beo8+HB6ViIGUOkLZvHpa7yK/V3QjVFE+1XDjzlUMjF/DnnyTx2uJgGTwFh6bxwKtp5sgaQ3qRB1 yNVqg++qWe1Db05PUl2ZGHDL7oxbwuc//+/xR//6cwA8/vv/4X/E3d3dhCxbe+jEgerqDvpm6Uop pdkOMH2nSa+2bcPpdMJHP/pROOfw4Ycf4uHh4fpcLgkat2YDq2RtSCbERA6yIyJvRUadqoSmeOcw ckYKgTMVfT4PDjyNUHW2YEsK/I1EFfZdCxCTGy5ow+U0VQALv/e+DPHWr3MLb6L1ppWDByTJTHCY 3v1Ozut4qnuVrmtlCJNKuvbPbXM0vXNvHVJVbtddR3E6dHTDzWhzg/JYsKl36iDtZbxE/nfoAoxR n/X4ps/20BC24bU/Zb2fnPI1UTVZnhIdWPRZ96Y8wxgjRqM7xj23diVWPOAkHZzwNxvm8INrItjN 8386QThkAU8+cKE0C0ejzrLw6yQlPYF5BYkkYQ0RnUI6p7rWlHDHFEibvJdFRzpF2x2zsW3hdeKu TMsc8mxc20BvPVAggssS1yHmamHPSlKa4v8VpydmEWSaLIz64z1qjMqBpZXy4j2241CeK/udXQT7 cShTlFVCbU11iewdWu9prVrnA0wVQFzOSweg0pX1RF8JwKU4e1SRbREL8/Ne3Xk2md+2DR5edYWi VkPTKPbRJ/i8l47ii8pcGJVuff2jHvr7hn4eFrPina5j7/XhmiFvt+2oEPGVr34Vv/1bvwsA+Jmf +RS+94d+AK+sv2wa3nXDcN8aGXT1jq83uX3fse873nnnnTm5t8QAkz2uWtfbEEFLDLCNMpLvUEXQ j2NyeYWKDasGN6peZBL1I0YpOLWmJDs6rXZKsDJvQoW3xUErrwAaUsni40nA4UIvw6KOsYPAzzC/ K0TJdR0SpZA0wiknvaJHHZSHGDgYvh4kHap79umai2cganEyr+x+qNnEJ39NymU0VEjEkvYxJ6+2 34UQcCkHcopI4UZSJQJEx2noa7RizutkzHc/s6csC0evvhH1ouJiLx77tisykISq4LXsniFbEl6I mXVzUZpIfdD9kRcvujiHg71Uo84nXkfPS7JjtIhgAJ52wOY9UinIpczE1kbnEcZQ11CtCpBgkmth 5HKyjVgE8KyIOLQ7xoFyWZgGopWp2ecMNxaD9mtCVGizcJFatedEcNBX7fnaQGiKmQ8OY2GWAmfT XJNmOacHBSO4BwMDc+9oltNOKVVmYFtiuuvE0i39rNUhZFfa2cMiO+CwEMXWtHKj1VaWTcM5vcX0 ynx1CvYxrhpDm7rasEA3+asu0cArvTIMsPNB8HEaBUzrChBMHRTA4oLDKZ1w99Y90ilr5WqR6sk/ mf4bhMU5QOrA73zuc/iL//RF5G3Hf/ezv4jgr6mkZzr8cDO5ftMmuhpB1ggUc1TZUAkAHh8fNTCS utRXr17hr//6r/H4+PhMSrT+uZZO0JgXVfcdo1btAZ9O2t9lS8ty3tCaugdb055xCOrGYlX5SkQL Cg68rDJ3BADB+utsua1V8zw42ILxojMXEZnR0cm7WajlXal1IenGaUmmcyP0Xi3zl6bgct6YQ1RJ p+1DNmFTg83185VC9Yjpk70e3qMRS+muB7hlMDW0CdzvXeV5icnS8ixOxQGtC1z2U3g9HQvlmD1S A/7aYl+BGufLWdNWe4M47YelTU+VhnbNj4EmrBqlfQWquAWzt9mCoXzqANBi1AosBCRScio/QIyB nhLuTbDvvfYSWYHCFATUpJ63DeF8hoSg2lI6uTyNCGIee8pE9tZwtIZNRCeVtN8Op7Kecikq3Wgd dagjCI2Nd9KUUk4a1RBxnajblJa6PqEFNdLnn1h9F4qw4RxOxAQetK8Gyl0cByYH7b4igsZJdeVQ bepLLXXAqGDUU9rkOi1sg2uemDbvI5GG4hxSa9pCYYW8DuBs4r0OHtQ1Bq0U6YoSaMa66VOlK2yl 9qox6ObXbn0K321I2poaAwTax4blrHmHvOuQJIq2BnrrGB6olzoHXfM1Lvovy363Su3zf/Xn+OPP /T4A4JM//+P4x9/xcZSilfzGw/32Sv/i7GC53QDAe++9h33f8d577+Hu7m6K9N977z289957VxB4 Kfjwww/xta99bf7/Nf7HIl5uN1UT/3cA4XxW5cK+4y0RtOOAxKixJyaNI/ZPalUGhSVuMEE3jIEc o95M+GwYE1gos4PF8ABPgi/X3ClzxBnDVIZH3jLEa+S3MPpEmm6WHrSaDjexouOiB7OPnsGaUXuu Bzc96p2l65VerdQM+huA29zsqTanV/ro4pTXTRoa03cnOyIsAywOT1sfVzjMvP5bO+zcgS5P8l0s otr+//BaGqeYFLkl2rNKMV17q1D5lECm97qLot5STE9OjdVddDbaE4AyBg5q8lJKkFqRjgOJOslE G2kGkC4XRfOxN+hSQhQBHh40zoMbtSNVp1EhsKUEJ4KtlPmSfYwQukCSSbuW63YnRwC96zTzVh62 9nNIprd/tuxxq9bW90CeWPH09JeFnn8i9Nr0kSElvEXI9kG//sVio+nUGts2o1Y2DqpqCKoVzBm9 NVyIAaxGoKITbFBpcZuv7pPXAzMmYCg/M+U8xd7rQ21yrUmhd1fykAideexp+U0XdRttoiRDZA/f h/k+IuNqcx1j+riPemiEDwdf1tuOEuEyWaxj4PjwET6qqmAGWQ72JFk41EuduMIYAx6+9oDP/sZn 0MbA93z39+HHfuzHWeVghjOuUBWTQa3SKeuBAsD9/T0+/vGP42Mf+xjeeust3N3d4XQ6zUn51Ijz nwHg/fffn4L4lNK0gd7aO+2XDVGj97i0pnyKfZ+pxEZvi2ZZZh+9tYZIHe4a2ZKoxXZcn7D5hwUc vsB5WNsas2ea/NJ0tD69fvYmzHfi4Lqb8rmc1GwED8TB3vmuv9d0yGNo4dd802C+pIOqIbr3JKcb r1aVgoCgwZEcXLaqxaBUmaYAVEzDiOuMnnFyNT6JPtdbSsiLG87bi0vmXX/iiHHa/1zfpKaDAutL eO8nIKXXPqG/uoM35Jixx11PiKCWQ/MfP/kAQtCJIDVtljd1Zj/zNAZ6zpoRVSsuSzjaed/Vm1wK Yq0QZj35ENDpDrHrkA8BgRuywZsdr9bBe92AiCxDayp+TkktmWx3dPZZD+sjuXHdVzmQq7XOIUuA 9mRMGvSCRebaY1oTJa2XyVDD7pyaGOxhY7WwGdSFueqhdxQeFt05OFoDD0KCB/Wk0hrScagOlhW8 kcIO53BeDhWzi7bWFIXmAAnAYY609YHiw31ru5zR1EwCcM6prVncjEyxKiCutDSnOuleO/pZHyLr TXt4REQkJPTQUaVCvMB3Py3S7WjIIeu6dWPmtOeYNTywVX2guqII7bpqg5D7HPEHv/MH+Pyf/hmc C/ipX/hZvP3uOxh0LYUQ8Pbbb+Pdd9+dFeRYJHg2mV+TTt96663ZQzQOqm3GDw8PeHh4wPl8xnvv vYdt2/Dw8PAklnrdrKxtcxuhUnmNj8Rdgtlk0hrc6YR2HBjHMbPL6lJtRa41i4eZDscXLKWJLF65 +fdP9hJe620NTGwjh9qmRZ68VDri7PBL8XrLy3uerZKcsrrkHFUkQ9VLM/U56jDJRU2cSJJmP9V1 PdBzUKQkOtN+B6bKJMSAiIju7Vlk5llUGenoemtq40ZSZXDafPMQ2AkOpzv2rKxEr/G2owt0Chtc wPBjarhiiLiUiy5ybi42pLJr35OHjhxOOw0NkQdGMztGKguHOo0DmWx5PimhsmKy2JVMZF008C17 V8WA1cHI8rqhbbwKewDxdEI5Dkit+ucxNUBCQMkZeynopaAPHTT5m0VkU+Um7cmU941DC0MXLl/X rIXBitZyruxjjGaJFcFBcpBFQ3fvsR8HCqugVRblDKzMPHYbBvrWEM9nBMvAMqiyS1PvCYI9Ei20 t6/rjT52Yd/SaxxGH1f7aEgEx/iOJAlpS9MAMIKGSbqhG1Pari6hJtcWU3daydgak6GOqyH6+zu6 Crxdh/NOX5dlx6+foTDsMkZ8+at/i1/+9K9qC+CHfhTf+4lPaCoAXVXf/tGP4oMPPsCJ/Up7n9cK 1eKoRQSPj4/w3uPtt9/Gvu/PZFX2fWqtePXqFR4fH/Hq1au5fm0zt83b9KlrH9NRe2wZaTEECGNT XCnaa727U1raIkPsIhj7Dsc8qUqiVGkNF0ai2IDVJI1jWbP2Wizc0Lmnt7mc8nRjRn+FheddAe7p lFRTnPzcNA1u0nufuWUx67CzHawykw6s7NDspc8IqAZ9BofXaKje+kQBdnQFpCQdfhlbtTvV3Zda 5rDZhqVePFJMSlDjXvmMUtVGB1yEc3pcOOcmTNr6ax6aRWXUqT4o1+AwJkYVV/t4pbLbxB8eOOoV nCtehzar5MakRdU5FIJDxhi4sEo0kb896DtJOaF3PW05hLHvlSyCmmYAWXKhLNTP9a6T/hjRjgNn nriBp7KhAA3UezgHVyv85aKe/23TzbkUtDdEQNz2Fm+sI5pDxUypKZbme7Xxeu2or42c+F+8h9AB dfDrd4auOQK9MwdtmQ4XY7UWfu6JE+HIHKtmSMKc9fssAHGTHMmmdr92aRNicUtSWu2DsyDXeEqN 1UnKUxWvInxjVh7nA3VUBBdQnPapj4uCeLawzXjqCnW4jHIdNkWv2sMMBfkgcFhF2LDlYKWY9NpH sIvluueUnzozAlTRQobmr/7yZ/Dlr36IDz74dvz4T/wzpLzjvXffxXvvvTcrlZ3QkZcC+qzHWWvF 17/+dbTWcLlcICJ4eHh4gkq0jfPVq1ezB2sSt5Xbavi/25tfZyvMDCFnpkJEFiyNQ+C9NUR+VtF6 7qUglaJmkLs7jSnvHdvphOQ9Qms4syixFIt6E/SobR41dWzxms8l4zp89I3shhTgXcD9/T3eunsH IUSMcCVJGSPCwyPlhD3sWv1XzS+bPeUqs78+ZCDi6tH3Q9NKZMgMAjy62vDVHocZDCjt2qrygahM 12e22RT/w8+kimeSKslB5RbtgIjWvnPizpNVDnq2L3VeybZ9m2+URRvYYp2hWp59qqPOHm1wQXso N3dhWaOeW8POK/sd4R8wC56JmVvD8B5nxj7Yhzq2TZNAGWU9DEBicRec4peU4MkSaIy23loDvMfZ xNqmqQthavK8NeVF4BZcm5DJ+I2kM3iNkyqmpIzW5aCxYU9OCS0EnCkRCyK448CqiyCxTwzn8MAB wbAUAvIPLBm0iWALAYPe7cDhQrUKlkzasVwBdVPUqqcdBPlmTNvns8/yda+XVUs5ivblWT3KRWYS apCAchRVC7Q+BwqjD2XyBq2ax6GgnuiiXtGGVjHDaY+sV9oPD8r8UOd6jTnOPlqv2q8zyLH9nH4o RCO6iO1uw5f+5q/w27/xawCAn/sX/xzf833fg49+9KPY7nachT1d0CPucI3a4XO0slEfHh7wpS99 CV/+8pfxhS98YQr3TYd8uVxmW8AqUmshGCf4Ftry5MAmz1Ys443PjXAeEQxjyLaSJ+Piwhwze/5R KzqJZp4OvugcTmyRmYX1jqkA18vsgBcH7wJK67PCCy4gpogUk/Y0h4fPER/59vfxwfsfw3vvv4f3 3/sI3n/3I9juVCNvUigMRTV23+c1PW209cY0h+zDDV0zXm2mw4+rnpd+fufUxPQ0uWJMo0gvWr3W XqeMK4QwWxY+qLIgCFU8uKlU/dFQyuXNejqvAtsQtc/hvDaRHXh9CphprNHpJM4mkl48whb0tKhl gjJqq9fnjA91ZxqoY+54J8YuLh5+Q5sJdZwnZkkJN05PvWU3ghKA/vAAULNXDIbBXmShbXXjtdrF qNgzVnxNBJFVZGLFaosx0qbnjbgji+j5Dc6peCtb6x1tub7ZFfpKGddwwGSUH/rym3O4A1BzVm4B WySJ1WesFZkHyQDg9x0bARb18VH1qM6hcqIcaoVLCZsRjFLS6x+1rQaXMcK6VaDrorK+oX+BbWAx PXHXTdA77b275K58iEzSGKUsfteE3oqqigEOQa190Pi/4ej7FoLQ2fvv0ifxyvrC5Sg4bSfdrIf2 7ND0ITHrq8v6e8KmqoJyFPzyr30Gj8cZ/+T7/wl++Id+QK2SecN92AAPvP3uu5ouHONkw1qFahvm GoHy6tWrWXGuAOmVH2DMUxuCvXr16sWI5rWn6lPCW2wHuVrh2U8NIjifzwrToWyq0mnox0CmTbTn rHOG8xkbNaoyBgqNJRLjk/6/iSd81LCSmBJk8+hdq78Y44TWW4jjftq1dTiAu3zCuR74ypf/Bpfz A/L9Pd65f2u+HyGEycgVp9ViE0WKYmD24+HVAi1dD84O6npbVRiKQaWjrp3h+Pu7ykGPxwMuKjMa JPbVrjEsw7H9xKJTuvb6b8EeylNNKoV4U/62UqRYARVWp/2ammo9VKO4bPkKeqitIvmENhpiIqm8 6eYTRFAoa8oxKojBejatYbQGv204cdO8sLJKVtF5j2QDHFtQBnmm9z2EgHZ/PzfdQDvnoMazO4e3 yAboKU061RBRNJ4FobWGZhETJhmi9lPgEHJCFw0UdARHD+deIDXpInyiXQxhRlHcNvrNRtotW4to xGHQjhg1hpqStBYjKt0+IwRcFmlZrRUyBi7bhj1GxBBw8foQODpsGg8ku7Jm9lajc9jpNAMrvsmH eKEyf5MfVw5h9cNI80DNqldb8+l0UhcL5TEydPhk/fsGUqmcVheuOKRd6VVd+jzwxWsF3FvHKEOt hl4HRLVV7c057Ud2UcWAxWaUo6iLpiqVLfqEf/dn/y/+7E//DDFG/PCP/VN87dXX8PWvfR196HX0 b7/yt2iP7ap24IZgoX+miLhVitjQyqhSK1R6Za/a77Ehmm3QVsmuPdURAu7OZ0jO6Ckplm8MhHfe 0QOWaz3ViiMl7Bzk5m2DJ0e3n07wpsyxn2dt2S2rOiJQqYHpJowx6udW9So9QxspcbJt6HxUnB8P vVmkALQL9eAEuDs/U0eCBE188NoOQFDKlEA3XHRcW0NVB1rRR8TtGmctQ73+Dm7m8HV0bPfKUi1H wWh6y1A2lGqsj8sxk6ZtwNYu9Xmaqq8dAXRYvOZhsGu8kpRUYGsNZue0cVtK0XxsjNnsNRahZZY/ WUwUmofW9MpJ1JgwdTHGiBwjMh1BQvxeZX8oiyCzur3w99RSVI/KDVX44W+ccA9AoSoxqmSL0pVK nJ/jNLuPgZ0x2cLpZqBJINjVnCF7o1a9tvqAIBo5Lfb9OK1/Xa/VKEP95Z6BfmgUl/veNT6YYWoj aNvGtaYAmpRU7tUaomVHsWd2NwZqSsqndQ7pfNaIbb6nxUhK1CAOTo8DN+ZmAvWlTfMm75B7Q6Vu g84AXStT9xcwF+voQ8HCnXKWnODvaA+MV+eVCbxdVEG35oddhfWuuRmrIl7gm7/mDlHy5pOf+tZV EmjxKkO0pxj3iL//8O/xm7/5W0AH/ut/8Qu4u38L/+Hzn8cX/vIL+OIXv4ivfu2rCFuY5oB1sGTD K2un2GZo8rPbPCurVqfjjBDzzETeNZ7lli3Qe0clPDr0rjcP57TPSvup5KxCfucQa8UjHVaN9uNs mVbG47AI6xeKL+UxDNTaqG3t83Pw0U+avtk+c876NTli2zLu7lS+9u7927g/3eGU79CGR710igIW SV7rk0/SDpVQ+aAtguTT1T3n3by5+OynPt573eSl69fFpKAo46TOIiHosNJHbWna7SMEJrwSpJJj eu6oMvuIe4PFzkp3cQq+qAfzc4KfkQa2i820Q1n6FRYzcuP+sEA7k4kE61XygzWZl9lIxVikTLW8 8Bp1YuM8b5tWgQuUoolgMO9Hpt8X2FrDsW3wxzE3SeG1W0JQ+C7/PEdPe7CqgJzIbQzdnPizBgtS o+bT2eDsNX3Wl0C8q30VZF+CcrPIP+tUKxKAQrnVIF81UpomhLCAcpmHnLH3jm0MvLKWAv8KtB1a 7LBb3FkBgFjeFDDjXBxhN/ISsZ2OsIP//AwekvwkqLfSJtzE/ufF63WuU96SNHKlPerUt/aq17rR J8VfBmMvmJRpIHW7SSUo7AfxSsiyloA5tnLIOjTxOpBd3XFj6NWvtYY/+N3P4W+/+Dd463SPX/ql /1bbJiTER7BXO67TfGuDrRuoVZmmA7UYknkrZPbUakW9XC5PNtNwYwW+3VQjExnEeq/kFffeUWJE eHzUFhIr1LvLZT4fjdxeR15AMvuziErt5Lm110wXEnRQNMqY+VIDekswFOITtsFHPorRNfPuw8ev 4+HvP8RwHq1XiNce0JCBdFIlyJCBMhjs54bGoLQ2o3GMaGVyrGmzFx7eTKDwgWkQQlpbqSiPZWIg h9P3WCDq2ONgVeNjdJ0CDs2NJ3K0SamqrUMqKxOK82URt0uVaR1sR5sbpAPjYMXNSe7oqhsz6dRo rDy4yd1WY9Ozzs1giKABKlMC0Lh5OTJPkwiq0fk5re+cmLcxVOu6DHmGCNrpNDeLMQbccaiDhAxI C8WTWjVIkPDdRBDLmcMgz17mlrNOfAkY8dx4Rwi455T9G0WLvER0F1p0H+nr9zFiYxVSQ5jULHDD NA/+trivBqvLO6oXvIgCq8fAY85IraFSs7qJ4JX36M6hOod8HKRu5Zm11Qh2KRYLHqOm3N4I/t1y IGyvYcjaZNiGDmZbduIQeph2xCA8iJNXfSo6fPazChqXMdGS6Gw3DFUW+OGnm8ZMF+bMmddyp22B ox3XQZywrSVqPV7tlZr22pHg8Cf/3+fx+3/yewCAn//Zn8MH3/EdqpQhgDvk62Z4q4ywytVubuvX rGL54zgmwd+oUyZRssrXNuf1n1f5lg2w7AbSegeoFkjclDude0IIuaOiZHBQ6Tj0kpx1PR0HNm7C V0KcXrdDpvGidKRNCfo2wXfQKX7KCZfzRfvfSVt453pBuZyRQ0R0AedS8NW/+zv03lRy5XU9YEB9 /kG1o+3S1JvvtHKsTTGSNow0APp0yuVrbI6tjS56OItjdlm6WmUt2yx46l69zLVlbYS0Re3D32ZU ASqElt2jQ7BvG3JIiKcIBDJiNNrDAAAgAElEQVQMReMIvPNzmlkPbcJbaR59nDBga7J752ebYH7A b0jZNNFy4ODIccO1TXNQBZBJk/K1alOciy0u0/NZ/Yrg1BpA0n1NacKXPcXwEzQdI2Jr8KVgtIbi PRyp+a+48ThyTY0JaX0zx0HRQwhoJpz/JjfW+bDRhnjXmv5sY+AoRafu9v1MO8rruYjgbC4sSy5g VXsx8AkHbpnAlM6f96Dt1a51gwi2WqtGVBNW3andTTGiUau4rRsGpW9CO205jqud8bZCt02Vy887 HTCEPWhLYAzVMPKwNuldLx1HPa4HOCOnBXrFHEOTASRcr5ohBpXL+HbVO7KKdN0h7lFF4DQYyNBN QvoV77g6lWJKOP727/Brv/FZVOn4x9/1CfzTH/yvpi2yj67w4mVDe7GVRgndKrOzTdb6q7YxWgVr f7d2QFjadc/MNCJPnjnPvnmrVQetY6BsG/bTaZKqOpN9HdtinmqQTNXLo3Nw26aUfq7vy8LH7aUD m6p7emFeWNPqNUZa2EWwn3acthNCiMgx49Xj1/Dhq6/j8bEgB3Xo5ZwQo0cKeW7Y0UXmvWACpEcd k7FxyuTMugCJ2l/1Udty5vyMUV17VmkGF3RoyoGWxfcMjGkYsvfPO26yUVUAFmXdRnuyRrzJH1q7 8ETBxLpJv17hkfjB8UBs0p4I+Q1O4L3Htm9z8uu8wwgDaU/zhNaJNp5vOMuAyWJQCivPFT03yF8d XPR9gYDMfC1eywurO3EOx7YhMmYkWmVM0o4/DuTe8cjoiLJtmok1hk42U0IOQXWftmlS6mFxzFdG KE/wpQL/ZjFwIUY4LnK3PECWQtmNh7ASkTiAa8bQ9B4nABLjjLpoKcFR/SAATlQzGOPSNsDDe21b sP3gGT/sl7aAozJg0pnM12+GCspr3nScWMiaA7OjhsqgrCIYVU0TCtu+gXubDdjpFLcXxfmhq8Sm VY1m6eGajumdBwqmu2Yi8Zq2I9bY9Ne6gmwGEAL+zR/+Cf7jn/8Vkg/4hf/mZ5Def+c5gew12Uqv k5utAX7r16xpASuftPeuMfIL7OZZ3Mi+axuAw8qpKqCapFwuQK3wxwHZNh3yOgekhMKfpxv3dKGg CQHV/tY157xuck572847SNTP0yzqltxwd3eHt99+CyfcQQYwho583767R+0Nl3ooLrNwIBTbFN7H EJ/E5LTWlL/LRIdGNoM0urOyWpt760g+IeUECVoMtkvTzCovk9lrLRgZMpGRjnK53tXd5yqt+Euf /IlNVXwCSoeHAh/aaHryjGuiZYyq/TrOB9B1KmuCboGKard9Q6lFp4CUXbXL1e6mD4NWPDk9RQBK 7zgsEpqWy+Tc7FcMTrx9CPAp6XDK5D7GW1021sRmu4SAFoJCS8hZPcgPHeYiyhmgJjbGiHw+o8eI RmzaaE17i2Pg1DsD/gaGE4QQ5zTeNhf/LXA1n2wWPFTAtMp1WjxCUBSb9yreZ3XhvEemvdfTNNFF NHuIm3Cj0uFs1kYLeWM1UkXQnMOpFNTLRQ8U6nkDDQSD1YkPYbYanlw5zRe+kK1e+1rjtSc3K1c+ BDMLjRK+dqFqxGsV0YcKr6OPs/9lmtQ5vaeg23SJ7dw0S811+Mbwtp2tgtqmEeClDKTbtIq0bfjL v/hz/KvP/AoA4Ad+5EfxiY99QDD360P6btNOn93Qap3vm1Wx9vUG37F+6rZtc+JvFfVLv3bKsTr5 Dhuv//O9z1njpXnDczbsHEO/lizVwcRhb88YWwr5pu1ggYzWkvHewx3qkLN+pPWmHx8eMGTg9PYd Pvqxj+LbPvI+9j0jJI89B6ANYFz5IeO4MkhMCyxBTQE5ZJSLAquHDGxpmxts733eiqz100t/ol6C 0wrb2AMyqJSBTKnfvGUEBcAgXQ1NT6SQ9i/26PHVMbClHZBCWYB7Qi5f/9klN2MISi3q1Y6kbBPm KtDhgVnNZmyvOBytIqbwbGKce8eF7o5kyZ18mFPOOGpV8jj7nce+w9eq0dMcCkWCWWxgFXg9Hcyz EhEl/HsPVysKe4S7CM45I9oiE9HeE73zvXfsOaOLINeKY9sRW1UHkAjKtikJ6Ftkar409X+xWrK/ G5tgeTBN5I3e4ccAasWZ5gYzKHgAidErndpEg8T43jURkxzbxqrMM0voRKh1XyJsnvy8N5vsSymY nXZHRwMB3CIp2yJGGdj2bW4oMam8K21q17RBg4v6kLbarhuKEF1ZqIn0Wr0GF9TCuqncR33abYYO 2mDVrpOr3fD2YbEhWEND3hL+5f/9q/j4d34XPvvrv4YvfOELullZ5tuNNM4m96bhfV1bYGZJuZfN FLZ5Wh/WhlUXoi2fVdesYB3nBcYrdiwmeinYyYX1Dw8AQwM7Y33MGh5ixOU4ZqyKufpmNc33pjsS w3LQ3rS0CUuprU6LqHcel8uBr3zlKzidTnjnnXcQfcT50nA+H0hbVDWSOfa8St+6Uy14kDAn/8MN BBKuetEq2WU3N0RUBVuL03nQfrejOjV11HNF3rLeaKJu0MaWMIG/rUXrwcYWUUTdWbcRSYttXHCp B6f3TS2hotfuMq6SqNaaLnppkKrlfS/9CovtivkzvZgTpwAWT8HuhI/o0mu1PQNxhDGwsW8oHI4E EvxDaxAK8y9jwI+h1Cpm7jQOkopdYUy6xe97sEHfaoXsuwbYMe+qcyC2l4LC/mKgZvbgCZ1Juers v26im0ugRTbWqtUzKU+4JZ5/M8MqJqdmDhJejCFh9Sy8mjtmJjnqYhNxbrNypLbQ8793EsBOfI8q oAFwlH9tOWtf1Xvc8eHBGOisjPc3hDi87lfrXeNyzPnmbjZcJvCWo8yr18CYQ04MYCS9No4+EIZO eH3gJBYeo6jQv7U27Y+99SkKt3YDAoXCUdtapnt0yaEf/Q3IAkp1oO/Rv/vzP8f/+r//b8DDA9K+ IxBEs1klRxun9fpXyPdLtxRzXJUbE8iqZTUsow2u1kralAZPhmMEqQTatisNMzvXjQsBvVaUlOBy xh2Ag0PPi/fYbA3RYVU40LJMrivuUd8bqToANKedTf6dOFVzxCWsj9QoYxtcwy8zHh7OwODU37S6 o9JzDrR4vb2YIiRFHY5t+wYZghSSFjx32uM1M4mQxGcuLzt0dWkE3TyHOvlKKTMDLWQ9tEcciF1j rZPdtgUvxKmIm/ZUNrL0pOJpZJG47dLmRK8eLI+J6BpOH4IcdXKWtzzJ7b3oArMeyKrRfOIPZ+/O s2e6c2rtCMhNrSkdCMBO18cjpU9937UfyGt+B9Bz1gGC9VyNd2nawDHmlFqcwzlGnJgC6k8nuBCw 1apaTQ7DkmVeiaAAuNB733rHzkn5uBF23w4l3qTvnDrP130tNyYDBT9ySi8LdMWwdI5XN6ueOwd8 d6w2LzkrCtA5FEarPAAIveOO76FNhqMIdh4oq3zqm63Ln72eRcw6M9tTmPHTtlCtijTWaU75Skaj tbRLnwCUlBNkCI56qLwmKt3fsG7BXRmkKIs3/9JeW2XXafu8vsfJO+Rasd3daVXlrwNZR+Thmu/l XiNbFMJpVlG/kfgNG2i/1zYYS0ldeaVzOLwe5CwqHthT30NQ+SHXa+tdVSRsO11CmL3xE9tYzjk0 6qW3MVTz/dLrILzGnu+Qw/VncZigdrOJlnZgVO2Djj6mu+3x/HW0SlYFFSJ99DlYkiFqPfZOb8xQ jogMfV+k6aDcCrx+9HkLSSlNQIrY/4xMdmih17reZGqtCszOKs+TyrTeoymQp3UMJ8gpIcUbneqI HjkleM+42j4g0p80yq2v44MKpV1Sv62MpVHboXntYczr/uhK0g5e6UARcfqha1G5whNg9TLddiEA zFR3dnWhnCh0xXtE5+CPA5dSsLWGRwrukyV90qFSa0UuBYNCf1crwKC/zkUciRssKcGFgHIcGL2j 5YxgbYXW0M5nhWazXWFuJiHBCjcV5lqFfCOZVWI2+mhtumhe98ugKNvtwIA96cF+awhhurE2ETxS cuVJL7KYYd+7VuvHoa+DrNZhe59FDdu6GAP1Kd/59YMp75FFngCsfbxCz6/KD12svvnJ8RVRbXSQ MAMk5++n31sHmAMuOhznY3rMLXLFgMJ2Y6qN1kMOGi1qxVQkL9H6vfc34Fs3gyYPtkpOHGT2b/Gw Wa/9K0fVqlJ7zbfpqXaDtErVACtP2g8AdgbyVUYHmaLEdNyJ7Z9E63ZbdLX2swVb3zacvLmFmfEC Ta/Px+XQ59uzYu1Xi+6AoPeBUpta14cG7EnXK7Y5NlvnpN55TQ4Zml/mkpsT/TkoN3lXJLW/dxX1 Z7XNa1tDw0tbb9jCNif8ZjaZQaYgBS2qHdtFHYyGTQ/1PrSHH7rnDOpmUKW90w7plXIPhzEaTqfT vLYYdNcFRW65rj2SnLKSgXKefmup8jSUjO0AE3XHGJVhCXlNBaMpn84m2zEiMJ1xAOjbhkDpT3NO BzvMLxcmidYQAEq/OiG7FzqjUimapMogvzPjWVrvOh3nA2FGBKE+M/I07ylpZMgYKpDmJmywF6H0 aJW8OOdmnO6bNtbG14g3uNue9FF5CJ1NF8qfP4Qw+bCFG6A5oYxTIPYaWal49gQ9FRACjbYOy2bo buhawjbNN2wT38irvPNw1c2wPjMFmIUUSbWPPvnrZhYJSieExWcP39Tm6qKbmtf9Tvm9RqXym073 R1JykQ3D/NDr6K2O9KW2ywxAXHrbRvByAO4AFLZSTgDiTcTGN/p1K79a7a22Wa4H87rx23W/1opS ytMbkW3Ytepn6pyS/XPWlk+t8KxEByFFYj/LjXrFLwfqs5ZUCDjl05yqO9Giy9oR0cUn5o6OxtNY bxFVtAAroyjhn3BoGUSPoiNHBZwEH6aL02LGNS9Mb8zlKEhbgi9UdZhWWdTF50X/fWmatWcbvh96 kFtabz/67KMGYU6Vu26yKMCITOx4hv6rAxCPwAWtV5GrbONJf8cR3TVUvFtKwcDApV4mIMUkLPaG uKC7v/VWx1CgSkjqv57JAi/wODuv124MhTCPAff4qJEqXAiRZB372RsFyyZ/8inNgD9hn3j3HntT uOwdB1IpZ/W0H4dO0kk492Ng1IoL9ZspBBQmSDbn0GvVXprFOhPQcrsAXzeEeF318qZYYwDYODxy hjn019x6c4iFUpAIrva1qoyKvdWDIBdrY0S6uwaTF8TibZaQtkaEoLnSMg+sb7XHaj24OeRwpJux n2WaRmm6OQaQkxnISW16BZyb4tDv44aCry16BR4TVt0PfcDTXZoTXuf1mvrNvADHTbOPgUIDhR1U FpQY7L34FoaV1kN+SXmw+vtNtrfqXK3wuR1mhUWcn0haE+cQaV09GXFt23SzPp3QalVjR+/z9mIb /evUHG5Bg5ZW0EqbzrXe+7QDt96mfjXEMJMvDBh9/vpZpViWPMLqxEWn1Whx0zlnUJaKeoXmlH6d EtnGl1Xj21uHO11blLb52kGWYpq/1yKPBGQVcE+UzhlSV2dpTllvWU3IQ5Dnjiq1Vka01nG5nBU6 8oJ42Ym6Dapo03gG2iEyMhMTXG2x1ZabjaoLPDi19LXCE/UlxKhZ9GhBfWRvsC8C90aHx9E7LiTk N24unllMe62IhJE42lXHvivSTgQhZ53+k3oPWvuG9Vy5sXZbrDbFpWVvo70z14qzAaZbm9bSZ46p b8Fl9cav7f1J1EtYKkFncGm6n8q2qWkh5+k2C2QbGLxmsDIxc8Wghndu1NxghcMqG6bIglz8Rn3i lzZW6785uDlNNfcMhA8kmoqzGcwW4jU1QLpeB0X04axNr5Bzku9UxxokTH94Par2bLMOLSxG/Js4 6bQddIOqhHM6f6B1F2sQ4DdRxbubDeyJ1ZRth7V/ulpa7XNYEYPHccyv9+7ag+880De67GQMiLUT LNKdc42dsJXe+3RDFh6oT3WpbpK4jPcRJFyv36xixenGajriUai2oHEoxURYvJutAONDmGW0lKLq AdHN1+J3pMsU47dDXVhNmlaYVqny9ox6NZvEqFrX2upsuehr1LiV4diSgKD7jvNxnujB3vo0jJSj PAeqOBEEdIzRkVKEEzwBBLxYJbEfYcAKO81M2Gt5MwKdwvWmbovhCahoN64qwnSf9FZbw0G/fuI1 a5hMila6lpJmz7emAnjTuRoIhDEieYXo0usfnEPxHrEUtafSueUX0o95nE+n0/UBYPW6UzEgrAQC p+whRuwmcXrDJvlSCuY3eqitCjUd6yppss8StnnzwYm1aqoCjQwbq6kLK9LBK2sjytA7h53C/zlB Nvo/q6DwQnviJZ1DF9G4lTckALikPbHgg4b1BTcJVWuulW2+Js9Je5oe+dEV++cD+7SV4YGlArtK /EzMbU4/1xz929/kIUfLsr03kckRl/NFKyLejhxvL0ameql/ul7R18jplWG86lJt012TVnPOT2hW 9rVPDqysPXHvPXY+F5UAIgHgakXjbadRSpdqhbSGBxpB4AeOolzXdtMC6Gu7IjMxealudZijKcwz odR35F0lmvVcAc+hqtfPdTT9LHvpV5CKyEx22PKmPU1L3+UG7kH3ZsSMOw8I0wzkgjrsDGjtnZ+h gka/CimoEmVcW0EB+nkkJNWsgvlZVQEuzj89EOOU8YiH9zq8kD2gtDErT7uidegfNrp6stWlpTxB 33h98zLTMGPQ/hUyNOmwsRLx6tetrU6ZixPBheFzgVdO5z3uLUOeVSRqRTT5lOU0jQF/OqmWlcGA wk0W7KmWWmf1ewoBD/TL37G3WL3HiQ9D58RzPWnngID2T/NM0zWnV2qDsrAXW2/yzm1iu2YK2cOy Jqu+Ub+6HHYDTEVlEmYcA4WHwmAawgkaYFhosT2R7VCZBGoyrLY8IJGOutWxhYViv06x/fJwuZd+ XiY1WBT3k56h04rUbiwxRF3Q3GxXQX5Q/PPkr3rHDKrU4JrS0EYZ8Cftv8YUVUVwDN08Nw85tPf6 /3P25tG6nVWZ7zPfbq1v7332adKSgIRAUAhJCBQlNlERBKWn6KRHEEV06K0qrah4Lev6Z9W4eq+j VHosLFRAHEhZ19JSKQmhCW2k6BNCWpNzktPs5vvWerv7x5zzXWvvs0+kSgdjRDwc9v6+td53Ns/z e7z1XMUQayltti36xsCcxYfVnzcOK1xz7bV4zStfiVu++U28693vRhwGPPn7vweXP/JR+OTHP4Fb vvIV9OvrsGKs2LUWnTrspLJsjNx98Tv7rahzGNH8Au77HqvVqs1b9fBuh6sumRMzO4L3GOX5qhJD tJALVqPN9fvztWLXOdBqhSse9Sj8zGtfi11K+J3/93dx5uQpFvwfYD+eO9bg5OCLrFOlSm1Mw2AX Qra5RbbnyEQrrPiBso7Rjtbb9l7YYJsrS6vHksXp1BPsyJWldRZIgpAsGT5wdDkSn1u8PGBLfSoJ Do7Hk9XArHFKK1lqOmbjues2xbR5sI6ZWttfcUClymIqAAWrYeCDsGi2N+2BqtRc26YVEJFsMQ3v pcFeGYI1kzwgS5ykaoxh7y2VBmSZa1RJqppC1NihqqfT2z2Jq6oawRV6j7Ra8SC+61riaRbtoBXN Z4P/SqVBIsciOSiTQLFVUD2PGzYSRphkFEDWYtdaVg/kKTqZ5ECbswd0PqoHqv6dqpo4yF3z7fyP esMVvq18WiNKhSCVd5Sf3QsycagVa6Jl1RetAlgYAyfWXjyII4qsgQPBdw4V7JCz1iBVwUIaCe2T tM7A85zmSgHQnpdKtS0eiiktDqMmbuksbIs2ATDlsKuMSnz7VAnZ5+a6GTFyFWxnoJ/C7WSubBzQ bCyybCjgefK5v4s0RDzmu67A03/sx/DcZz4TpeuwOHQIv3L9L+PXfvlX8OxnPotRkTMFi9P8s308 inONAVTCNF9IqZxRlQBKNpvP5+dwFQMDT54F+CU3QlUVlvBCxmhkDOeTqWTXe44rTwnVGHzHwx6G 57z4xXjpi16GI4c2UWrFQi+DOUDEME6RPC+NdGkWS2RpUpJxi0ipdIZdDVtIyRDG1cjbdHFboWKK asq5LZBUq+qMa/HjZeTDUiV2LcK8cDVZMx+K6utXE0ErFCtDqutYQR210ZHpTGPzei+fp8lNipWQ kEpG8G4Pi5or1cDtnCXLI7QiWfBWSIY1cZEkDihdDJRa0K/1IBC2t7eZPm54+2cTk/61Iktj4lwh EMsmTD4rotlLS1KlbU1SAY7GsGxIFgGaaJq1CpKqKy+XfPD1PShG2JSQQkAXIwv6JaAs67ZbQCtF YCMlZ/TWYpCbf67/01HAIiWWERFhQ3F/s0Nynnap0pY2jxJpzkGyHSUR/a/aWjGXO0ECDvVQLwWD GCacRGrUWvlzUEE/EZL36GNkqLW2gA8i8LfWSNx2BCoBhvi/N9XmsttfupJUjzoDM5YrzpxYv4wC rJYr5JIRiFNOtZ00wbTIHqYUOQAsqMfIP6xmUqWSQIO4k0aZq0WW81XLPxtlgoPDsDsg5hEV1Hi5 OsqazzWzjFy2SsVqybbEB07vwI0Mtf7sp27CzpmTuOUbX4fve84ESwm5FpTCxCkjB9hcWaBzfSfK lbk2WYX9ivubK3D0n1UdoBWqPmPeB6ziCl3g0MHlcsmflZLGVAMuf5c1BqMxMDk3lvBYaxthpNnF UJWQtl8uKE4pHe3p8k037Cq9JHAHMufqKg9VRfYuuMay1Tw77sxKA5mTZ9VAWASen0axhhdmp+aa 4eH5zEkEWqOJWmUYBZnBM+s0cupzpAhb+BlQWZfGqGiyQLCyT5Lu3RKn0Ob97X8tPPfKAnG2pMFi CfvtL3ogWGsBxw+xsw5d6OCC4y9QqUJyG8Qc+UAeBLnm2KaoMxbUij1uL80cl5feyiFbRNifAPae 18ql9jCgNK4AISyXGMTLX4VMlUOAj5Fz72NEthZDCAiC+luEgDKOTHvaB7aYt2FjKfACIBnmNkBZ IswPy7mcSkXb7fPr7FnunfmMjP43ra5VZ6BS7Qdp7+bwEzKG4dlyKVnle4oRYi3n9v87kCI2RJ5W WY5EQak8rBcr4bAaEDqpooUINYxjA6So0N45i83NTaBU3P/AAzh85DCObR7FKq5w5tQZrHYH+MBz 0HE5YnPzMC646DwgVQw14dTxUxhpYJlUqDi0fgjGWJzaOo1gHA4fPQxTLU7unMLu9g4633HlQVzJ dId6XHj4QqyFBU6ePI37T52YZqzivAnO4dCxo3yQ/+P9HE8uRqLgLU6e3sLv/v7vY3NjHXfcfQ+C 6HpLBdY3NrG5uY7gHE6dOYMzp86gVD5AiAhHjh1FyZxHZUvG0WPHEELAiRP3Y7VcItWCSy55CIL3 OH1mC8udHXa0dR0voyK7io6ddwx9CEi54P7jJzAOA8iyFnN9fYEjx47h/hMnYKzFBUePIPQ9ts5s YWdrG9Dt9nKJSoQLLjgfoe/xwPHj7TKpAms/l5Qqp9yIYdazMYYSv/fBBxbfy/wzV2n1M2/o+75n 15OxSMuEbFjLPiyHBrpxyWEZl0zJM8xtUPVAQuLlJfHB54xrEJ3sM2ikpgCpYK2zqhLmxpJsMmxh pGD1FXnFh6qzHGZaRtax6rxeF+wHpV44ALC5ojOERBWggFx5GO6NRQFXcTQzAWiWjsoLFJOWYmry BK0odbY6jiNCCFgul9z+ykIBmWBcQZabjJ86My0GSoGTijPVCjuOzBkFeJudEtD3SOOI0Xv4YcCw vg4/sFuDRNtndnZQQoATdxTEv6/b0AhOXAWAIK2RVgm6BGitFjjSJSijclbVHKRxPCgOY94Kz107 367k6tvlB1ThGuxBBuaMlUBYbM6wOWPlPQIRqBQMcviGg6pVPRQkYhqRL+X5nDB0Ye9YQ6pWnX0G H7BarXDRhRfiV37913Dq3nvxF//9r/DSl7wcVz/usTh1//34mxs+gve+5324/8R92NzcxGt+4vX4 ge++Dg97xMUIzuKe4w/gxo/diA++7wO45757EMcRL/+ZN+Laq5+I977v/XjiNY/BDz31KTDF4jOf /zze8/Z34mu3fB3GWQQT8LQffhp+9Hk/hsc89jFYOIfb7rwHn/jkx/HnH/pz3P7N22AsYePQYbzh Da/FD/3gD2JjcxM3f+bLuO+Bu8VKWYFa4IPH63/qp3D1Y67Cf3rPe/Dhv/gQLnvIxXj+C1+E733K 0/Dwh1+I3ne47a678NGP3IA//KP/jAfuPY71tXW88WffhMd856Px3nf/Ab77yd+N7/3+6xC6Dn/3 kb/Hn3zgA7ju2u/B8172PGweWscXv/gV/MHb3oZPf+EL2JH2+HGPvwove+lLceXVV+PI+jruu/8k vvC5z+F9f/p+3HLLN7CztYOffO1r8L1PeSo+9IH34djRI3jOc56Ljc1NfOlLX8Hb3vpO3HTTxzES YWOxwPOf/zz8+EtehAsuvQRf+eo3cOfXb20KoHM9kbr80wh7W3nMkwxH0Kgt2ASeSQYKk6IAFdu7 2+i7nscxnpdNMcaWxlDSJINSHfKAAa46HiNkcAIAEnycGBBpSC0yRSVWlSTXzLrpMEw8itIOunZs KGiBp0LeC11oOyYdwxgyB76rDahSyCFSxYa3WI182IzakuwDQ4SOLV7ee4x55MVVMChLdjooYMUR gwcwsgMrDrHhv1QMTJZ9/XWILad9LsVJtWLpHNZyxnop2PEebhx5C6mbVhnkB1UHjCNAhHFtDX53 F9F7Ng+Ir744hz5GLJ2Dlzz0uYi7KkV/Rl+fjwG895xyKfPMLDrWRuU5hxVRrbljHOEqQz80r32Q WJeD4B26pElIB6aWnusQrim1JNj9h62RJNgkqEKjMiCZF0Mq9v2qhXkFnweuULz1MH6SyBmaXE9k qIXaGSt8iJIQkbF59BAef+XjEK59Er7/h5+K4B3OnD6DRzzq0fjJRz0ap/7xOH7v996Ja665Fj/7 Mz+Ff7znbnz8E5/HolHSP7YAACAASURBVA/4vu95Ih796lcjxxFvf8vbsbOKeOR3PAJPuPYaPOqK RyF4h+P33YVLH/pwPPMZzwClhF/5tTcjLiOe/cJn4pf+1fVY21zD5z/zOWyttvF9T34yrr7ySjzi skfi19/8qzizdRqvfNXL8arXvA4GwK23fh1P+p4nYGP9OgDAEBOy6GqvuvJKPP7aa/A/bvgIhtWI hz/iCrzqda/BqRMncePffBIbmz2u/b4fxE+/4TEYt07hd9/6DlSqeNx3XYmrrnocHvlvL4N1ATs7 WzjvvAvwohe+EN/9vd+LS45cgLvuvx2LxSFc9/3fj845fP2Xr8epB07iif/8Sfjlf/tmPPphl+Pr t92Cm2/+Bzz+mifi0S9+Ma56/NW4/ud/ETcf/wc89LLLcc2VV+KR3/GvYZ3HfcdPoNs4huuuuw7G Abdf/w3c+q3b8ZwXvQi/9G+uR9/3+NZtt+Hyhz0cT/5nT0IpBTs7O2fNgtVaq7sEdU4Z4sNwERaw 1mI5LNEtujYSyJGXR2NlxgMGXnbXWhsrVWVh+vdZ4h2OIwfjDcrAIPAUZfYaGA8YQmBoS2IYtl4I qbBGluzUDltYtjjrITlG5vCOmZdncrakklCGsoerq8WCLgjVebaXp1orSo5wvUOsGUTuQfWFGTw4 bhBaJ4zDjtM/O9PxIsKwDMF1biqZRe6RLXu1UdhVw9Biu8dXrv71XsYAS/Hhe0l2pJRa3niRQwIh oBPpyUJByVJVF9lcBtFb+mHgCBG5XYJUx6NzGESBMI/C2H+4WpFsqXRKF1rn1GNWwjAOTRytAu6D hNVzeEdBmWAg+yn654yCprbZbbyAlHgLL0sslIJR5mRBs+SthRc4DClTUpYfmlLKxClOzQWhzUab UD0yhch7z1WDxIukyKOikgsQK0oBlsMKvvP42pe/ipf9+CvwUz/1Rtz8xS8AAK6+5p+hW/S47d67 8av/x7/Gq1/xWvzar1+PN/3MG/DeP/wjAMC1V1+D9c01pk/Jgx13TuPNb/5V/ORP/Aze+a73AgCe 8KQnYWPjEC68+Hy84PnPwdrmGj78X/4Sb3zTz+EXf+Ff4bf+w2+hloof+L7vxlVXX4VLHvJQPPdf vAQGwPvf/2d43evegFe++pX45Bc/K7ZbQrEewfmmF14OS/jgcPs9d+EXf/F6vOb1r8P1v349fvqN b8IHP/DHAIAn/9APou87pJgwDJxFtbWzxM9f/8t46Utfjhs/+hEAwPmHNvDbv///4OWvfS3+/X/4 LdRacc0TrsX5F1wAAPjRZzwdj37Y5bjpEx/Hz73hjfiFf/kv8Sv/55uxtb2N77riO/GUp/8wkrOI qx3+2Srh//7t38ZLX/xi/N5v/3sAwDWPfSwufciF6Dc28PznPRd93+OG//ER/ORPvh4vfumL8eE/ /3NUgQuFfaGU2lkpLEZxjTllJKQ2662ZU091nFJdxZDYvlpThetdy4qaMx+89QgutEPIWJkhi+Zd kxZMYGlcMIELE6gqhUcHxhgEz3+PSaZZ4quVJSA44Tn0geNwHP88agrw1bffPcbYEoQngA2zQPzs HTbTogOouwyhPpeVsnmuxX+NygN1Q6bpCYdhQHESo0BMgOEljwzhLdr8JabIGTIVM4rQ3haWJNCP 5EAgAUFolAjEghck3sTFiEyEvLbGriFj0A1DgzNDqslBRhjJGCyF2ToKrIVSYkjC7Haah6+1y4EI C6FC7ednzj3jzrlpw1wqyljaAkA/U4VmnMUMkPTPg7ZG56yM5cCkWrFSOlJKWFrLW1+1nUoHoHnw TTYlf0cW/kCzaAqFXnOGQMLP7GafERmg4++z5NIG/br409/JOoO4GtrS4l3vfhduuulTuPUbX8PX vvYNAMDaRocjxw7jxG234y/+5u9w7MLz8CM/8IN40Y+/DA+9/HJe6KytwfuOLy75+T/8V3+Nv/zw X+DWb34T//DZz6Ikfj4Ob2zi4gsfiodd9gjknPFfP/RBnDp1Artxhf/21/8dW9tb6Lo1fMell+Lh D7sYFx09hDEO+Nu//Rvcfdfd+NxnPof3vfdPpf1nCU+qbEzQD85ai7vvuQs3feoTOO/IETzzR5+J V7zmVXjsFfzzHt08xlWdnWAjf/e3f4v/9pf/H7781S/jU5++GQBwyy1fxQf++I9w5zfuwKdvuhFn tk7BGgtvHI4cOR/feeXjAAB//5GP4NZv3o4yZHz6pk/iH27mC+nSRz1CchT5M/mfN38Wf/ye9+Du O+7ADZ+4EdvLHbiwBtgFLrjwfFx2xeWoFfjLv/sIvvWtO3H3XXfjz/7sz1ro5HK5POs5KzOSWiPO idlCnZea56RngTNujzGg0X8K08L08jaeF5ml8GesnOZGvqoifZLRUqHSgvpSTS2RRBVIzjtkz3Bp Jfxbw9VqLRXjakRN089srWUmgSvNQcrKHj78NdJFDrYD0H8AiJy0ayKPSThw5tcOXEFnzcPReEaK pvWzjtvWmGKLC9ZsophFf+YtKLIUI45xb5uqnM5aYbyHG4YWZucBrkyFWAXxrC8lcnddIMs5BESp Oi2AKIersRZLsas6kRfVUjBaiyCa1jqzCurDMxdiq37QiL42l4KYErpZLEZuUN+phcg5wzvf2hwY gAqaA2g+/9CO4Nulc1QR+bcU2RibX72XNr/q/FM1tQdYavdrSqvny9RU09B6tdRGDUqSoukDb6HJ TE6puZss+NAI/0kdXGyhR9/36Hw/c6MRUqq48OKL8caffxOe+fRnIaWIcVgihF5+tumC0s+aCsEv OhhT4C2hjGwuKKZgbeMwDh06gpQizpw+g8XaGm/zTz2AcRgYPuIJZNdgrccDJ+7DOO7yTI0IC6Fi QXLTVqkgpWk+N65GPPTyR+Dn3vRGPOOHn4qYC3a2TmNt/dCkJsDe/K5SCjaIsOwXSE7I/rWH7zaw CNugrkdMFQYEawmVMi46ehQAcGYc4bsOXe+wXK0wjFz9bq6toyu1GbpKzgh9h25tgegC4rCCCRso 1eCw9ziyeQw5Vzxw/CSMA2oxLcE3n4OYps+3d76NfFJJe6SSsUQEw6Q4fXY0YsWQmWypCUCP5tF3 laObqNKkHDIsgTJ5BsaJvASPY4RxhhNGdgsHPIofXy2p3nmGlFuD1XIFH3zjlaQhMVe1Mle1xtrs tA3kX2vTtFZIqKBh23LZn1FVnIE1pbEcx3E8q1qtM4+vAh6a3ELJOplv7ZT53yuJbwlTDUcrzDSv 3km8ysihbuMw7jtQaA+IuRLBic2yz5m5qMaAvEfqOqRxhMsZCwDUdRjEdRWkxc/i03eloIq11FnL c9FSMIrFtI5jo5qX2byy5VAp01LAvjp2GI3haJaZjGpe3bvqmtOs63gLPQwDE+zJgTIP2FUv+W1Z VfdbewEMxmAQlJ9eDKUUjlIBsPQeNSXsqiBfXVr7QvyadI4wwX9nqgjlnBbDm1dNH23Ltrn9tLIW VS8RRsQVBAT+XACEzvFLR1N2VcoRKa3w7Oc+Gz/+wpdiZ/sk/q/f+E284iUvw3vf85/5z9juLPCz s8ICiIRkE7IdeS4XC+KwhTjuIviASy+7DDvb29jd3sWlD3kI1uSAPX4mgcYBKWdsbm5ifeMQdnd3 MSyXOLx5pF36pVZ0zmGh4GhfQA547tOfhRc89wW48867cf0vXY/Xvvp1eP+ffnCPS29PKy1pCaVW CFkQvQGyd6jICBEwIAmnI+SccOrMaQDAeUePIu7uYHu1wnmHjuDitYt4pHDyfjaoWK2eWK+cK7CW RpYVegPvCDvLEafOnIF1hIsvOg/jcsD2zg42NCzzXBhK0Ysaz7ZPFecbw1VmM2uI5En3JaUWjGlk JGjNzTJcRp5RG3AkiyEDBMD3PB+1lYMFjeXWPg8SzVQZVhR8aPIx6xmcYoxB3/et47OeF1Cd75pD q8QC3/lmSKlDbTEqbX+QeNYay8Q3qWDdPrmAkvdlVNmYUQuhkEUInlt6adeUELRfY1kq/0szsNuh U6lxLWvhbBoK/HLqizUXwZdSWiXbhPZz66ACPfQhTokzolLi6BXBrVkh7CSJ1cUwYDcEBivXil6i RZz496schiuBYpAxGKxFXytHSBiDIsNqJXWpBrUI6HoUDaiRwxpSqTaHFKa2vRBXVNXUprdzzgFG wDVGDr9E/9vb/zYzlpgY9XqTWnSNQZAwxaAXxlwVoEssI/Mob1rX0ZJIwdtTJUqpP19jTThnyzY7 nw08O9OxiPE817LOAXWUEgUoOQFUkKwBmU5cOhbWejz8YQ8HANx/4jg+9akbcO/JB3DZ5Y/gnyUO CEash4pETAnVthYMxnB0zqILuO3OO3HrrXeBjMFz/sWz8Ojv/C485JJL8cKXvgRr6+s4feJefP0r X8TXbrsVdx6/D13X47nPfT6uevw1eOYzn42Xv+JVcuAzOERxevpyGhhc8tCLQADuuOMOfPRjH8M9 p8/g0gsv2qPz5cjviZ7LYpCCxSgzQRcR6ogMgvEWxhReXVLAzs4uvnHrbQCAp/zos/GEJ/1zHDv/ PDzjWc/A5VddhoyKz970eZhiW/vv4OFShrceFhYdDEqqML3DAw8cxy1f/ToIwAue9Wxc/YRr8X0/ cB1+4vWvb/P+ru/PWlhaxxKpcRh5xOO58jTVtG60xNKyxGDkcDYMJLGFzwjK1A5AWLTRYqkFdazN kpzAuXiac0VWcsqITSExRnjyLYOsEqsS9HvRg5DkghrLuGenofuA6nhPFJeR7fZgB2lJBZ486+y1 KyICaoS1+3SqOVhokquxrDVVAfI8QlgBD6360kWFbKgBYNEvGoCBAiHkvdZMMjQJg8exVRg5Mcja BLNXGK9gFQFYDCEgiC1zoxTmnsYIK9WCFbeJcw5JMpuKzEOTLKi0RTe1YiXQFA/AjyOWIfDBurvL EBXB9ZHEr0A2+LVWnqXKz2IEUYiZL1std3mQiAfVtmkmk59ivmG45fBh4mfObcLzxdSDyaisAoT3 I+ykInVqANCD9ACiks7A08BRGKUUuOAayMMGy9QgMK5P5VNkiF+wwJG+njzGYUQ1EqlTinhrAesd QAVBDCXZ8HPVjyNKWsnc0iCNEZ/+wk143gtegMdddS3e+ra3ACbg8ssu42fUOaTC44ZFC8FbgGBR KYKqgfcBY0wwxuP4Pf+IP/7An+LfPPwXcN2Tr8Nj//BKbG8v8fCHXoqd1RLves978NWvfRnVWHz4 /R/Ez/7cT+NpT30KnvSkJ+Lw5ibuuu9OjCXCLw6juA61LqfUXsPP4s2f+TRe8sIX42k/8iN47x+8 G4u1Hg99xGVihAkgMiAkRKmEnOUI5mAc8sJJtbMGkx0sDEpNcMKeJWewvXUGf/b+D+Dxj3scrrri crztrW/HfcfvwWVXPAqmVnzozz+Ev/7bv8a4COjWN1mt4GV5WZmZ0XlG/7nqcWZrF3/6vvfhCU+4 Flc98Ql4xx/+J2yEDttb29gVCWTZl0ag3akK+oc8cCfrWZ/aoWuFkzoqC7GV2CrQmVjoj8xLLNvx TLVmAd+joAsdVrurFnPdcKGW0PkOaWR3ZtvbdGwKKKlMOVaFTSkxTuojeLS0XWNNs/zqTDfX3Iq8 3sqFYsH5e2ISWQ5LVAJcNWgtBgD7G7/xG79xzx134GN//1GMMSLFEbbjLzaOCdUA1FkgTadzQ2YF z7IaSU2d32K5MskFFe2FI/CIQF0XahGjSqBA7TA+6OAoIkw3WvFILATki0WtiCHAC3HLSPJpEvdQ lWwmnan2Mj/thDlA8hKTAEVgbQM/q2MlyeGZc4aVSjBbuU5E+3qwGn/651pEy+eotReGTPNEF8iF RIC3PF7Q3By1uj4YXzXKSGN/3rweulGcZXiwmJfZfLegTEtGmZvnyFWW6xlIXFC4DXTsaNGta8q8 7YflrbBm3eeckUYWhm9sHMZ9992Lj/39DTj+wAlYH7C5fgjGWXzqM5/D1770Jdz+zXtw/MxpeO9w 9PAR3H333Xj3296FUydP4pbbv4WbPvMZDMOA84+dh1QLPnHTJ3Hr174Kqgb92hp83+GO227D33/0 oxjSgDtvvQV33nVns1WPqxU+99lP4x3veAc++MEP8bzbEL7ypS/j5NZpzkJ7YBf/9e/+Cu/8j2/H aljhW9/6Fj55443IOeOiCy/EzrDEx264EXfdfifuO3Ec/3jifnShw9HzN/HNW+7Gn7z3j3Bi6wF8 6YtfwU2f/hRQCRccuxir1Q4+deMN+OrXvwHfO6wd2kC/6HHTzZ/GF77wBcRVgg091g8dwl133IEb b7wB21u7uPf4vbj9q1/DThrQdR4OGV/4nzfjT97zAfzB29+Klcy1D68dhUHB5z/zBXzms5+FMQTr PTYOHcK3vnkrPvaxG7C9tYW77r0bd9xzPzoP1J1dfPJjH8fvvOV3cNedd+Pkifvx0Y/dgN3lco+s SJ8x47ijSVnwhyLyb4m3AkEpucC4iX7nOuYyFyoNdKMRKAambfqrra2gyyU3glQaUoOx+M5zV6x2 41qafV4LAmMl44xYrqh/n/JMrBdnGHIrIlXtAqCpAtTObGAQ0wjvA57znOfgvPPOU6hRrZ+86ZP4 zX/3mzLjs0BXEYcELy1f3iel+HbmfCnxfFUjYqmKZx+mWRXJieC21AMlQwcpD0jnjDNCulGAiriF shwqo2ROxRBQU0LnPS9xiBptx1kLmxKi5PIk1XZq/pOAQGqtGEtBqJWJ/0L7Kdai07nvuQ5WgEEM cnGggEcio8itRBXgyTOarsSW2ljG0mJ//ym8XpFRh02Jo5RnB2cRPmqSi+Rch2rFRAPSS8840ypW jehtII9qUAxbmi1LO9oFkiHe/Coi7Mi/dxmLLLoKrOuw6AN2tnf4RTSEzntY4xDHioyIOkbkDKwf XkewvEw4deoUNtY2YL3FOIwM1hCaWIoRcRxggkcaM7p+AWuBnd0dBNsh5YghDthYP4xFLy62YcCp 06cRbAA5A0MVxQLDdsSRY4fhe4/Tx09jjCOOHj2CXAt2d3cZPt516LzHUvYRrFusOHL4CEznsBMj xpMnsVgsQAREkZ91XYeu67DcWXKxgYJAHraziKbApIo88pht0a/BdRbL3WXjHuSRNZ/r6+sIsFjG FU6ePo3OeBin7iWPRddhZ7WDPDJVK6eEXuKoR0nZLTkjpoTNQ4fg1g9j9/4HMMYlui6grK2hDsNe itxc4SLQ+lwy7wWkePLkm/rHGBbYj4mBMqjsuLRVKFCGffuUqCEE23gpsaEkU250O6rUgkU1DsU7 33gQcGxMKeCDPGVWHnAhKqhSmlCmCobKq8zV80y905ZyY0YigWsbzlMrteDwoUN4y1vegkdeccVc /M9l7TgM8KFD2c0wxglLM8EbizGnPYfYnAG556CtkrndsxnAOrZ35sKnPutRzeTjlZvFFR44G2/4 y5dDJ9bYlh5V5qpaOaoHWmeiK+d42+0kiSBG1K6DF9mQkUqtCFzEyxyuil9+BBCcY1PAMCDKsqwX a2wvDiUv80sPIK5WiCKHckqpkgwhna0qcEID62KNoIGmeI/Mi6zsGPBhvYUrrhGLEpjKZAKLpQ+k KEkVb2UcYfch2kjiaRYin6qaaCAXyB7HlDdta2qMASKQO/7ZFOGWMoee6XwqDQkIM+CJQTOHGMMV grFmr9QlZYzjFna2+aWppUpbNSClXXjr4KyDXXQwqWB3uYvt1TbggLVDa/xQj5OsxzmLnTNnUMkg LDq2cVqL1bjDtHfwgWIMe7iRM06eOok8ZPhFQNf3vAswFQQDR4A75HHmzBnU04DzFmuLNZzZ2uIX U1643eUSO7u7TXLnnMNi4bG1dQplixdR1jkUSfe01SATH8rbO9sNeVhTRTEVZZelRJkqTG8QEDDE Fc5sDegWHXd9iU0XBQWnT59mkv0wolvvEIi37TUz9UqTVq2ycI3BahyBnKHB1sEz3XlnextxawvB O3hJto2nT0vckoET40sDU48j4sCtcx96howMqTmoSuEuRi9ppUgVKnzhGraTmsLVbqwRrvDhZzwX FRRoD6WfwVDidooS72RZneQMW5YpSaCf5w2+qWbK/ZH5roVFNBHUE2jgQkzjfTShV98zraxrFndk 5nFPKnnSpM5nqiADawOMYzIwL8QTiDwqTKsCtPVXZUBDj42R52yy7bOdnTbAlZqli9tmy3qSMtG9 TZFlmGUPOQ+BJmfRfIajVtD5oNgI9g6SChkk0C9JuqSplQ0DOTP+z1pYmZ9aY2ATv3wadLiIcark 5KBMskFvFCqdSQo0u+TMUdpicVVbKkuXuFq3lTeQHtOFUDKnP8YhNs1eiQUj+HOwgb3VtdQHTfps c+fZz72fLo9aMSpMQ4hbcfaCzHmfKrgmQ63lB9Ae0pwzxjwyAd1JwCD4RTGBXxAdBdQirhZhU2rL 5b1HyRbVAh1ZDFKh11SxCCx/KZWzzzLx6CAaro5RwBHDloErJhoUKghrC5hqMIxDYynYzM9cc/Q4 z0sOiKXWikOmyFK1AhVcCeqisrFfqwTtOUxJwtIyGvnfXGX2LIoLJ497A4nQ5JvXriCNqRG0bM+p nQrZSY7daIu1RZPZmV54sDCogdvRvu+Rx4yBBn4fZWncXHCymV7ocnJfnlrnOqbf79NB9zODjUKx 51JDBbssx2VbRlIRdGMlZCdjnyV3oyUU0CgjP80Gk/C+XHlRFFxoh7XS/ecEMdb6mvbv5chVckm8 3CooDfJClp9hXaDBSCtvK4INGFf8rrnKvn9Le1nBWnk3DKETYp4lkDjAzyb/54LeWzgybcZniOAM we6rieYi9bbAsZblELm2KqTG2marzvDsQkG0JZYmHq9JiO05MoG9yUwOtmOqKmFz8zCOHDmCzc1N bBxah13rAOvgUwJE0O9jxHpKvO03pnFSTc5I3jOQWZMC5CAdBTVYZFuuW/ToHGgcsSoFJKMFJnlZ OAAdEYpCV4QWpF+Iau101lMrO0FyyQ1Q4h1zH/UlCyHwZyWJkupY+V/OLZlnIEk1a2aWWpWJHTha zYXF0oXb8tBzWGOpha2pQqvKidvQNHKFosi2UqWitjz+0Lmbxuq0xSUI1UjllVhjSCDYYlvF4K0H osjOZKuaKSOYwDZeM83kU0wtisZaMU9EnutayyMKJczr8kwhxhj48nPkWgyQD74tZUouU6oAuNPS WTIIzQjRfjdiaLl1LDb3wTPtKASe3XrLXVVnG0S5ZF7+5JQnHm/lz9BahpakJWt92Y7Mi09L/Ls6 4zjvvp4DdC425DqbjaqpQ5+FJPBy/XMVHLJpAxdA3vDR643fm+pa+HAiw5crGf4ey8jzTnIEU9h9 aYjHSrbw7x5T5LTlzFEpLVYnc8puHjN8x1BoVdeUJBxdx5Wot7ydR+JzTD/3GrnIm/NqjZV3sAqv 1845wQR0FlXGBXNCHoiVO6txxSStWpH3B/+RISSZ81gBVTtjMKaIFPbKR+fkJc1mN050qFY4qpll FBkZMTNTMXShzUEINEWpYHrY9QUyMAxm2bf5LoVf0vPPPx+XXPJQXHDBBbj4oovwHZc8DN4vQEYC 92rl/CbZ9heZpZKE4Cn9KjvHziNZYHW1Mn5QlQJidyUAfc4YrEUnwWqdLM6sUNOrzmPl99DbVzjh rJIQ4nvOmaO+JW+HJVri63d74SoqVVLAQ5MynXPJVM6qUucpnBxF7FpF6x6Em9q+7wpeBIw8nLdk G7EnlSnNUhUdGjecU24VgnOOQTzGIlg+CEvly9WA29JqANsxgb0I2i+n3La43vOBZIK8QJLmq8mb oQtARostVgKbsYZtiJgWqFoVUZmMHM46mI6XGzo/9j0f9NZOPGAyDCm2JOm6ObXuTHmubAoxcGRQ KlBItsfDyLO7mpkfG/N0CRs+kErk372CEw/qwM+RwqettfDW8wFihKQkBQwnnlaUkmHqAZAdiV+v tWKUStrMEh04AZkn+GXGfyAAqVTY7OC84+qegGRSs6pqdwMnBp8h8qLHij40Tc+zXrhUqcWTgHh+ n5BQxym22zp+VkoqGJccqUKW2kjJeddMA8km2N5O+VKiTyYnTJIwo1gV3vl44zlfj7hrLomrXNqV nZAAUEgvfpGT9qEXReBe/oY4qgggg9IV1EwAWdQiX2AlWGsw7os/4cgIrmISErrA8gYV3SbLL5uv fFCmzO3NOLLIX3VfmXKbp5XCB/Qcgt225nJbmGqwvb2NlCKMwI2dD7DSelWaZFhGrJgL1aMKdIW8 R1cKBr2NiTi8Tg7hwVqsS5XaBXbSICVWH4TAB7TmBnnfwNr7LaPq29eqXoPmNBtdZWkJicnmo2w0 SWaSziPH3DSyc68/1WmzelYlcoDzRR9QWH6RuJKse6y1c26BWokT8WEcV2wpNp1BXk6HJTnaE+HR BTYKaOJpzVzJWse83kqMa2vOFKksNU7aVMMWxZh4caEXSqkoXhIv9cIrqc3kDfGlJt7MpqjQzz1b USyAAcUxM77QeYdVXbFlccwwjhN/ibijKpwo2CI9yPOiTStWHUvZwq37fLTFc70K69iM0OJVxAev FwZVQl5lPqgcmBEa0zTbE8F8tRLJrPDtypZndFzF5ppZymY9cq0wHaEMFRYGiVLj7raKSg7zVd9j 0SSP/Ax0YoqZE/7JTlHQ2o204Dtx/VVUjl4xto0vvGdpnXW2ZddV1EbfN1V2NJaQVmxJrbG2/Y2a kXwvhiFRn0QStkBOfMlLuqqOotQyqy4/JV9p11cjd4y6A9FIlkwZKRtBBrJ93SgPxREnFMgizHb2 LOKcAYDsDSoyfGSRcHEFzhkeeY4V+YAcn1x5VuG9Z8mC+GuJeFZCldsxY1l0q62JDXyL6IzKGcdz EJFNlDzZDjUnxgTTWh/Vme1s7+LkmZM4fuI4jt93L8a4mlUnBXUckQMvI3asZQK9poOWgjjTsCaJ 5U2lcMU68+Tnu+eYmgAAIABJREFUlBDHkZUFRBiJEHQxAo4lzoY/q3NWfXIDa2VoYNrhkQ23H1qt VKptNlfAFX/wobmMKPELqmzJAw/Vc1CyIPbIaBySWIxrKUjeI9Ne7YWyKlVKotvbHDOoEwiOm3J8 VKkAAkIfGgKSKsekUBUEHJhHqS0jgfWGLWso5bYwoEJtblYyz1ZrnBJ6dUatLySPsogXIZWdXqny Fpoqd1HkeEsMI9BsrZ5dwGJt0ebDSEC/6CdaPVmWA61kYRdM859bwxVeCIGraPAIoboKY4T8Be7s OtdxtV9sgzHrO6QpBznlFo6pTiT9/VWaSJWaWkJ1n5V4Rphy4mo7EsjwRtVWC5BpIY9ExKjHENDP ooJUdlgkznrPAtOxO0q5HnM1UMqpRY1449v8WJUrCprONM2eC5XGQgUxmzkXXlqRFxORLrfJNAg1 B13aZnf13oMSNU6r/vda2BaHQoFgM1/qwfAS2fUODo6h02U61wxMgwbBWPjQNRdpHmTZJjsg/b/P mqm6MYOMQykGVAvCCCDqMmZiqdaDvL/gCIsWTSBbvnkOdkFpQGsD05BdBGqlfF3tHQyjYPLmFoFw eM6D10PXkWsGhagVngbzieWUB9AcMVIkRHAZAkxKCEToJHEAISDImECtq0UOXSLCKPHONEtETbVi ESNT3iXO+yy5ieMNdhkEpDvwUi/bPNF3hAupsyob7DQaqGVPWiMZgus4LVLHC/+U1Irq3u+iIAOJ tbYEoIsRQYPgZrZcfZD0O9VKjwwfaGWc4mDmKDglFKHyljdTblW1rfygW8uzLhigOm6NnWXVRi1c xZChtrUPIbDTBUC/WMPmkaPYOLyG84+cj0W/zhe6tIPwaKMSb3xbki3Con2u6ubR2XIzrAiZXk0N ceDx1ZCGlmThKhcPvuOX2RpucUspyKvcPniNY05lAhXFEvln8Gj6Y32RNWJGI9vJ87yWLDUojTJG dcdgO4u84spbPemGjJh2mplSRmmTzrISYdczYcvIM9KSVYUAt+dyJrCJpXDkSKXa5tYKDco1t+SE 0E38CwfX/n1f2SAAKdhc4GpVF2ouOCzTkpdsjitj47kLKUmy8SyL/G21jSfgAkukrOPgvmrZZlqI K1ubWBtuEhcyLYQQPApqM34ZM+bKF7AxTNtLhZ9rdXTp9yl7/raPmtB/BBRX+F8GKDCwxrdZE6HA Wbsnh0UrJ0u2ldCIcvjmKRwupQRvPM9CJL1QWyCtQAqYw+odczmd4xs8pcRxtomtrOMw8syKID5o 07ByFKjJq8ZSsGMtvCycnEBXRvHDd7LFi2IKGGSzWXJGByBaiyy8gCpYL+ccZ9zPbnDjHKq1vNwS p9lBwAltlchLixMT38bEQ/uccsubyiW3mQ8immRJpSS5MmlHlxNqvzvXgRqNQZTcIR31BInQ0Ajq AiALxm0Oym7ZW/JgFuLLUW3E5KhxHnLKjeAOksrC8e+mS6KUElZ5xYtKiVNRLkCNFStxUilE2Biu WLq+g+24mvRrHdbXFjjUdTCdw+bmBg4dOtQObGu54rWVkYPGGl7siOmkzWClANCfkdGBqRGVWvCg E/mS84iVgyqbZjjxZ6ALFk1sbYWESBUVg6l8WW1pc8kt+E6zlZAF6JwKEKexg1bylKh57QmEuOIW uAsdz/oy05oMsS4aBdMYY/5s1IpOEx9kQavPb6fcjf2aa+L3PY+5AVRaUoXIo1w3UajyyCMNDcdj BgX/zErc144kVy7OjONLNCHBZBkxGWqBgsi86S+xYEjDntgi1UZrdwGA59FCxzPe8IUwTgt1PcfU SaUjKFUUlMpLd41hgeGlLwU2LRhnEMd0NlAlOwM7EoyxQMlAV1GCxaJfwFimPGmGzkGB7rpI0LA/ b33LK69VvLs6CK/spNFfxFvfRgFK6C5jaTeGMYarUa3cdMZVgNW4muycs0WNlciTAiCPI3adQwaw LvZMo9lWcnj0kjs1ih5V54ydEK+SVDNJooRVBD3Phqr7baH7TAsgls1odaRfWrXssIqI3NK7yaab Ke85oF3vNAOiza9aGu2D8AIKEdO99OfVSmQmxSJxle3/2UthSEboAkrihZrOp2rmzz6Osf1ZhW3n nPmwkWrXO+46HFyLAdZctHEYQYEauFwPEud5VKIPvyWHzU1WfGwvVxi2Bpx84CTPKp1p81XvuNoP IbTZnPIp+q5viz4i4g7C2XYosptqFpFjeOmYq2yJJdNeObJzvBwAnkGLbtJ621CPxvHnxfpTVi0Y Z/jdWHDFq2oQgmzORdus2uRUE+AnUlpwgS8kL1Hcou3UQw/14HBBZy2QMzsIZ/I7J+aVeo4REupU lSoGTz3/qQpMfeaudB2313qhkeVtvS6sdVasBDfnXJuJmmqmYkJ3ErGiWLauUiV0i64ZBTS7qmQh XIFHNb73jViVVqktxXXUROAiJ9fMHYfwKvLIJoASS/sc85jZvEDsJEwj/14Wds9HzUCVlFFKQlkV ONOBYkEeVuxzRQGJvTKWvOcDLrFM8NksgvfEA/iVAHjbnFFuKlO4QtGHJ+bY3A0xcmuk+sR5fAuE XkSV53oqi5kj8nJMGOWQ8+OI5BzgPRa1gnJGlDCzLHlXmQixVkDkVdYYGGthY+S8c2tRAAzaGlkL 533T7OnBakJoUqy5hOmslNQ63YhtVJJ4Rlci/57zWOb9BxzHN1cM1hzoYGvW1BkJyaeEDkBQlKJo accwRZ7klBCtBckBeNZCUirW+RwtpthsqKpM0JBHHR1oDvuYRo4jT7nFWyCLdVUkd1o9zNmVueam fc4549ixo7j4ogtFUsXSusSKOKz1C37AxVZoLB9YiRJ8FfkXVcQcG8ykgTLEnLLoF4hpij/WSysW XmpRJdg1nnUqkQlV4OTZtDGPcWJ2ENVDcIEXSdJqWki+WxRt6sitZnCBo7QTXwQlys8gzE9Dk2kG AKdu2MIXleWLSnW4KhPTg3b+HA3aRQIYBX3pwfsXKAryQBs0f36l8A5EUZ56QeaSMawGHtOIk65k Fv9bw3JD5x3gICxStO+2oKA6GX0Y9uUXMI9Xx0+6l9Ak1pJFISJqhip5aE2S5yU5V98NO6VpaIRK Qppm0l7QlEj8nCZeQrjA4wHvPO+ALDNVvfVNQ33WooqrLJbZVBSQYOo0ipZ6CwoGBHOgr32eGGoD z8n0tm8CYWObRmwuirdBki6lTNfKxgTTKuFccktXVLHwwT7NApPZime7DiSVabUWJO111Qp4HLGQ P0sqjZLDqKg1VXgAGoRniDCmhG2ZrWqVanNGrwml++JntBKws/mk7ab5mGp7m2Rshgw0TuZsdZIH QdJQ96P69LuqOTNYWD3KYlbIIpVR3F8VbR1j0DxqzqgzNu2B1fYel4FAmQPPqrSC0e9WNX3zOGVb eduuoGoTTIuKsYFfOowTctBU0zKHjh49ihA8ai0SY0ZYX18DkLC7u4tSKrrNNRjPy0wCL8i88zCd 4RmtzOnSyBvylFOzQmpETmNX5LxH36hSQURx84iSo3UMlFtmkW70NYqdtYwsTk+FK31lB2dIAqlI q3LiP6dRIgrmUU6Bq44pTCkDI0uANN0zhMCXhxeXnuFIo/3WcisdnabuKmKzitxq/6Gqi2ZHjivL wtWz8k3bMpOmtln3Km3OLiS6GCNXgAKajjGiDz3PS8XA0S4PQjOS5CxSOLgWv2KMaZ2CfhcEapVz q67h2ghCZ84ll5axpll7ecwY48hzcmKAtRo5vOP01TZOSfKft2oB39f+Gxj4rkdKA6wzSJmjNPgL dXAFsJXnrO0kpSkK1jrbynet0HRjqjKpmCNXNDQxOa21LUbYhFmUgT60QqZRyYX19pwEfNWkegGG jMbA5wwntrySEmLOGOTgNNYiLhZwOTPiz9oWFRyFdoScMcrctMVOS266Ubq+zp+MQRzHNru1YldM xiABqIk3oErRoSJOHUGdqVB5z+8lHYCKv/UF8Hqgzg5gMgbOGAxEyLKoW8nYA2ABOkTxgFLQpwQn P/soCap0EKwa2JNTZmD2RJXHFZs2GoVMxitKKNL20HkWwI8rySbK4jAitiIP48DVrec23lqLcTki kbyQRCBiHmsIwPr6GkLo4UKYgthGwIv0RTuolkG/4rmn+shL5TaUCjGcWJIgdD7XddxaqkRLUzV1 4dowcqJX1dm361yDcagwv0KC8RJ/z975xvwEeCHrg2/tp5LpVRDvjUSgozSUHRHBr/kmbcslt04n DYlTRmUGvt+Z6Gtlu7UxCMIOTpJicRCwXCOhyU9+fDJ8aTnITFi6Ct116MUYc2zJpaotjavYzgEH 1xxt2eT2LlQS1OjILsu+67mNF92oK9ya5zLtI2JkkHUcGMhClt+1VKQazRMgyDnHqgNx2llr2zya iBpzQ5OhS+ILIBeWgGpRZMki+LBnr9HI/ymznguoWPQdlnJroyakWPbF8U0ViwVbw1B5W9lagZwx xAF932M5LPcsrirYhjbGkQ9NzWqybk/bpwNrBctqrPVBVZQeLLkUkBzsWZQAi2HAUnOZ5GAkY5Bn USE1JXZHGQM3jqgyb6o6iBdft5HKtsiMeRxHNgGEgNB1QM4sR5FqVnWwTKGahPO5yOJHrJzO8A2s Q90Qwp64FRc49pern7NRfVboXJ0cmsUYLOSzWDoHTwRKCUvnOPNLhd3yOexqmqpG5sziZzRptpcx zB6FgFSeyqVsqbEiDbNGNMcFyFao7bnCdAY22SafUk0sFX4RsuGW2FbbWlnvHYyxqHVo/Mrzjh2D MRbbW9vY2dmWZyA3b3Yu3DYaw+CXmmtL5tTfYxzH1jpq7hJZPnBhJHFTxPUUGYgcV5HHB8a05UgZ 5RC2bJZo3ZXIhmoRpB2VtkG2zqIMPGe1gVv44BgaY8m2UZEpspwSGaJWuCVzCF5JpcVAI/ICTjm2 cyOKcne1Q9X3v2g1e5BMr0w2Wj04YeSgyaxm0SpWZ5vG8YE5jAN87/lyKXWKi46cXGoKS9NUdmiy aT+zWkEt2bYYTDWBHTxoY5jq65SimuUZlUhqBK5ULVhxY2FbJdzifyShwBrmEthgUWxpDk9rOPop +IBcZFEZwZeBxd7EErQ7pKKUKFZ8akuXmBJST+hCDyK7xyOpwuNm+zLE/E3RTypaK0V+OBRm7b1v KDgDrmBNNntcC4iYwAiSX67IL7Vv6ofe4kpyRrUWSWx4lQgLIdonACHxvLVLCQM4AqFPqS2uVhLl TLUC1oKkwvSlwHnPs1Ztk2Lkv0OG+6QzRfFU93LAF/nnHkA1rIpQtYPmelnwA9mkL5L0OIemqFav 2nqWy0w/gzZLnYGyEWMDwBi1+Epc9Uo4tBQjFsJhpRlgOynImwimVjiR2BSUhmRrAnvicLVUU1Nk eMtaxbGMLKlRCI8jzv2RakV93SmySkRxbN57dKHjNtaKRjAnGBNQao+u8/DOQJNmqhX52YqJ/aWW BvDoXDcdWGI0USCKWlF1Lmwdjw9UZK+ZSHpApsIgY63YYoxtltkMFImXWKhAMaxsMd6gOLlEM4/D LEkmU2B7JWVqQnLdSusMthSGgiiS0cE16ZXafk3iCs+vsXXUeMPSIvHBazdZa20HpEoOOyKOH8r5 nJR/CpOUSt+7EAJXaiJH8zRV3Cmm5qTSvzPW2PTmJXJyBGW5wDL/LuNqZGNQylywSYttHWt7DZnm xa+e5/CwPIdVRQx5apbmFoUil4sqTgxMMzNYY1uHVErBsBpg/ST7s84iFoZlUyWWARKbYnxwZ2dU TR09YcgjjCF45zAOA+wSWNXVWVUqEaEGRmgpPNYYBlk4y4snvXEoMzGmEMsTgg/cFsjDUyzHz2pb YYgTDs/eYpc9c1mnoIecEboOOUYmUxFxZpS1oFoxWgtTKxbDgOIc39Di37eiYV2vFYPMTb0AnbP4 +buc201eFUgicOvBWthSeM4pB1sLGARggkNCBY38e5OjBmYwMLAL1toNw8BIPTONBCymcUmJZSJd zBZI80QGHQ8Y8fNna2FK0XiyCZeYM0M1vEdMiWHFqrmTF2UohdvEhm2bXak0Sblyzm05ZUY2NHj4 JrUKFHhOJssccoS6ZF0qZWpidlieVemLsBpXTXCfcsL999+PcTyEY+c5pNWA3bxCTgXW8NFQhhXW Dx9GHiJOnnygJXzmlFBEiuacQxwk66hyiz2OY1OqNFurmVrqEAIQZYmaanOJiS2NLwGVZ5Fp2utU pvA5nZ0661CtaGFHbs1196CieOddQ2aqBdzAMFMgoVl0tdKu4M/dWovkEruErMwhxU0Ux9gWd8rG TZh0ymr8KGKBPUsaKOoSrdzGYZox5jEjVKngcuYqvsRm02V6JHceDm6PwoMMnw264Vf6mfOuUdmq cJzVuEGRENZCw04qQrDk0trxYkRhkHgWPKaRl0o6FpKLXOFMyibRgbMqKxRurdV3Z7uGE2xWVgsM Q2kJ1JOkiibrmC0EykAcMltX64MJy6fwrhL5F/FWIlGc4dIepT1IepNr8mKh0gTQuumEwzRk/idE 7VHmpSZnhjkTcYCfaE2jEKaE9IVChKUxLf1UyU1DShzGViuMuKt2jUEA4FNiXGDO2JXZqvMemCUN WCLEecU42+eUzCUtB8eBt+BSSZXKXuaY2XfsjEPo+c9545vUJCe2HyKWJldp4u+ZjIuE+ZrVQksE Q8RxHylhJZpECHMWgoMbZQ5chO6FWtGLnO0g1rYubqjjl221WvFDKc1MsYXbeFPbkkWD0nLlalFb rJJLk9loq6mJm6p40DZtGJY4ceo+nNk+gzpGLLcHxFXBuFwhW4cAh77rsHF0HWGtRxc6GD+xMVUb rd1QHGMzlygj1sJOOUQiB9TKyy1EYO5tA9Fom+sqb4ir4bFHMKFprq23TcCPzHNGFcAXiDY180Ec c0RaMTrTOR75VFtZVlXZjFCpYkxja03Ro821beAWWE0QuUwLN4DDFZ1x3GF1dk+4hDnX1h9TUJ8h 0w4eKtRUB7qszIMweJOZ5qOymc+U0fmODR2Gq0BVJuhFoOeB6ocr6rTYHblbWy1Xza+vXU2j3hkp 1EbOwVKAus7Y28iyluacGuLQOmnFGRYzFYRw3Fnr2K6W2rixDiQTk31AleoMrOUqjapFzQWlY7Z1 1y/O6dlRWYpKT7Ra1UWMMgsbkJZ9iixZEKsdWRbA62GRh9xmqP8U6MOXgi5GwHsUyaxSbqiRiBSq lcP+ZBi9nhJszoiOc4sGY+AUH0gEI15/ku1ocQ5RSP8LBVGMI6MFjUH2Hnkcp+yrmauKH0YjUS7s S/fWow99sxfWJLM1srzEKgx4qOAXdCwjULh6tAJTmUNt9h98NkaExhooWImmcEyJAxNnyMRSK6xw EEJKsM5hlC3wObWK885hYI3e3HWl4IsClvooTYhALY+ILOtDa5o0pQxWkCqicueiL5j65GOqqMuC SBnLZYLzTIGquYMjwm7axe7uChiIZYEpgjrhQxjXNuglM8NAiUcqC4uRxf0OIqHxQjwqcjHEikXX 45KHXIq19Q0OghsiA0HEFZVS4sPV1daRqNYx1ohcMzrbcXubM8+PkxxKxsEZdgnazPNg33nORbL8 50zh6i240HSeeZWnrbnAWEpmmZ4h7gRh+KJOiUlihgwH3O2P0TlXQq+YFnRUkkhGcrKIRJqeYQIx uFzVK4b1wY64Iow1thSAEgt8z2OJcRgbKWqiRZkWR+QXPKdWGLUz/D2N48gksSLGIxDPUgW00t7F QE090N4dkTnqAqxUDgG0hTsSHf1Ysi3lQvkdmTLgHKzjVN897b+LGY48Sl2h1JHpYJVQkZHS9MHv B1KT4ZeDDAkxnVpbn6No6wTJZUjmQRYw0YAWgjarDtVx2xFH9uBWqm22QZi0ZfqDaPU1Oof1nEG1 gkRTapQpKtKQHAIoJa44pZ33OTeHkROAMIm436hyQWAsplYsakUiEZTJl5FFfmK8RxFAdRL30kLa ZqU3qRNF20vyhK5KztUhni3ZjsPydO7k4SfANzEHdlgluGonG+JBtmE52L0IuU2McJLUqejDqjPX WpkTq6BvIXJBzBF4kIuNQA1NqMuR3vcYCyeXqsDfO89zyTotTOIQ0fUdW20TL7ti5dmkLiaK40PB BdeIQlhl2CoHMgBXLEYX0fcBZagInUcOFaWYSSazNSAJkT6vGD9pq8UqrRqPItY4kaE0Lof4Yg4d cz1tx3Pt9UOHsL6+wDgOGIZdLNYXWA2rdtnZyksNW7mtTJDID2dYw2pNQyFSIm7Pc2xbaVQxEGQe LcTMl1IuvMhSbgTcJOXReWDOLOsaVyNc54BBdMOr2nSZxpvG5yXLB3ka04ER6BUig+sdmzoqf+dN Y6q+euIFqsJcnHNYrVa8dCA0BxkIsMm2pStlmvinpbSfTaE8ynMwRfisch6kkpq23RXXqGQUqFWp 8DPVAwkHOvOyUp1pGmekDk7d1eQhN0mnidxxV2L+KiWZ/4p8K6cCWzlFee+iihioUnOBsQGWHPJI KOAPQyvQruum7HIRUDvP+sRqGC7gwFHD3gu0wjkG6kqKogHP1RowpeODZ7VctflhTbXpHhUAPPcY V9GVLmpF0SWTEqjEWqqgFD8MsILmqzkjOYfqHH8IzrEiQHWUSpkiQpj9M4xhS6sI/L0xGIlAXQdf CkgE1TUldOpIUSmTHKZjHHnrbZmN2vc9vPUIPqDf6OE8t/7K22zZOZprv4owlVgIfpCurBSshLbl ZG5srEUAEGVuqA4aBQvvDwbM+1r+Bx37iG3QOBG9g22DJU2C7IIy2QMxYxeEqR3LNrcFV7/oYQpL +fIgsqIoywWq8N5imZZYLVeIcUDKCet2jaEhJiAnQqGMRefhQ0DKmUHRZKZuwBBWacVjKmJHn8mm JTW01AZwpTmmkQ/UyP/53d0d3H333dhebiGPvHjqfDfxbi2HX2oWkhLjFYJjreVDuBD6tb7pV5vC QHKRrLOtiNHLVv8nptgkd956FFtgEn8PrvIBMQwDozijMEgtV+S5sMKkGqE7pXrOCtURH1hxiJzC 6vnZGuMoRhS0xY+zrmH1dM5uIN974sNdgwFNMVPyas9GiWDZYdY5kbLJvLna2rCIwzBMUjkQii3N KJRymhZVzsBX7vZK4oWl8h208jS9aeoNWLYb6wiTHM9ja5qQi2T5sFV0oWmJzGBE6qxD5ZmqSGK6 4JExovbKxzRwzkLyc4XlGOB9mJYjNKNei9zGdY7tXEIB0m2pMwJdkGWG80yoKqlg0S0YgyegkITU NnMHgUNkfMLYvRhbZZVLQYmx+dqrVI8VgA8BGwKQgAznYykY5hZNRZ6pFlT+s4tSYGTJkwEsZCte jeGoCQkM3NOO18rC7Do5jTIyylj4Jg8ySyKeMcUhMnZO5lcpcZXjwA83uYPtqFl+VjOznpJU11XV CbMgwLpP31rlYgghnIUvnIcIKJi4VJ6N5hVXPDGxl1vlS6lMD3hZ8nJR4Rsa/KamAMosnaM4UeAV HJwoTX9vYb5vLXxIuc7JksFizfSwG4TF+ho6rAG2b1pJDWtTCElKqSlQSp24E0oJa1R7w7NTU8wk BTI8P95Z7mJ3azmJ3yta4rDODxtxLJmGc9QZsbOsOhhHvmjjKraMJN/JfDBhiqmR1FFTeJuvVmb9 70BE03AOaWAPfmX9KDwwjEMzI2ievS6DYonnZEfM5YpsFuHxVxc6tu0K3jBnfr91nqpCe9XWqosu jrGlfaQxoYTS8I8qPYsxth1LiqnJ1Ih4UWRheYyB1BRGIIDiZJXPyC2KxXSchqpGlaYvrtTGOhrI 6QOjNnXjjyLaWkNtadgtutZxliRBg/uCNgQpw/ngKSUsXADGCkJFcWK5E10mh5rFPfMDHCAK15wl xZMpFGGsvDVU2kyG+G2rLDUcEAwf2EgTTEQPVK2QdcudUkImQicLpyhRL6q1DNaiOsf5QM5hFKUA asWgl0TOCHMij2r15O9UOlcR+54RDW6dif+TVK9G9Kl7stENt/VtMSEM2VTYhjiMA4NG4ootuWNq D2+VJFVtwzTrav+8OXvPh7v8DEXSaFLOiOPYwhJ1edV4mLUy/tM5FGPw/3P2bj2WZMmVnpnti/vJ 6gbB0cyLHqT//7cEQdBAIEdkd1Uc3xczPZgtcz+RWU2OqkE0WcxLxAn3ve2y1rfWnL9MYW29+Oyy hvY0zB4g4hv74L637pfBtdyqKEztN79M3u+3LzXGTt4pk//cC3v7Sss7F4CIIWeCXMmW3UjESfTj txfRi0lqo7O+fGFQCh1HoTnHvYGOZ9LYUspk0+dla65cdng1X3KDP98zQ+ZK9S0ydMSYF+YcNVxV RUIrGXerHJIKB12a7q6UD4Zsqp/df/bDfy5aQ+rTolrbcZi+9a5eYw4tLAmwZglqVmNqr0bv399+ iAVMew8/AK+vi0goZ7O/LlVvgwYI/HkZR6G1aGUFDEsuFkxPe/peO+V2IOfvyy3AXLxKrMWLB11B 8i+UCy3ImDZ73AySEDAPReIEuqixBvWz+2xU4gyJRVQuR+sNsQZAnptbV598Al6c8rU9drqp0KHX 8ik3de//tYjVaJrSNqK1XBNmX5tE6/9E7nx4kt8j82CaNAeBTKJG3hKQ+FYSMod+uOxmDwdew6Hy H7ahcdCZGf0eKD4moh1+dzZL62Ufg4oZvYNKxVGBamxxR6D7PAnzdoXtiGbBjPZju6/qf+83y+j3 VnnazHwpLDzW9Ad8D6/adGhackVv+x0898tW+sG/H3qv2Nob5FxzEkU6gYRmF60+nE+1Ncchmrk+ 9x+1/QGtWWMlHGXTzlYKM7Y8hGPBU8xnwminE7L9wKxBYnOtK5kA/XC7ZS3eyp7H6ejHGpDrueKS 9899j0G8nOtwHEJjvGnOkRKdjPqgu12FBbSWmvE+vtBzqlRuts3HE7rVX+4jtKtwLum6IS5csloF 8s7oDpHUY4pOAAAgAElEQVQrRyEeAWfRh3Gj+Taaib1bYA9bBE+Dty9GUugfPFc47pR9scfiUiAu rvksMX+vRwjzw3oOLOOTylR+Ck76bAmP4/D56/SU5Ha0NHfAUmxiSaLzd8r1pjm3jJ8DOLBVqn+N JWKkIxOMC6caBlIzULmAVKy1ZscETazoTcCr5p20dcukh372/F6li0s9dVE9anZSewZd6/LCcIxB pRWPkQKkOw5pY3MuCjcyKj9TqqQJtUgSNPObe6mLnZMh+J/8B77vpSsXVHgQ5p53mwTOY3H4cCW3 qVKl9Pfmr/3F31+QcR8Ys1fEo7TzJIuxBqhMFLKhpuoc1TisSiy4Cqyd8PMzk65FFJpOibktDg0m Iq7VN+ql/KlnHqGH6XmHDpDdlsclNom2s/2FP7zUkjDfvaLN/MXZvbFUiu+ztEYnM33FWKM+ANSq +qFFfDN7la3q80eRnz7rOV2n24+eYvfCJelUZP7zAwLPLHioEaKH2XtW761kdbotNIgRa7LXzkod Sy8wBEr1CrOWSuePk3ppdMpJ3Bv9Mf+g0hrNuYhZnLj2LcgQ3/80lyXN90xKvZlLdTAyAPKwVB8B bHLvuU7NpYaxz90wn9y2PzorJaXGjr1cayWjE9UbljPzml5Rkd1zvpgpQl74BFPjUC+1pP07Y7/N lynGRu/59orw7dUVLmhEMMPDDIPA90Jmz51W3jGGM2DFF2xEbmxApa7FW3lunECT4zzSgrv3TmC9 kDiVrfsY5GlVR4dKD1Xl2CM7lafddq2Vsdi9d+qvnvpuaFfX10pwk22/0Mur0PpjOde3ucoC0T9w L8oP76QA4F/zjqZupfnvsU1zLJK6SeRbpUoRpPV+EO6//viD+CwkjYnD/fPLYizC++ac+UDhRlEK B8rYVA6342HWYsUrNpD+zYx2929M1x2FDEDFM3DwqVN9hxYTaajv8LfvMej3WqlGi/8F2VBYVBe2 dRg6x0jhx+NWvVUO8gE74THoK1CBGiOHP62m43vQ7UzY/OHu8IPvmMGxJfQZVWAyHVX/IdovRxaI R4kF3iviKL6rNxjOMBE693bpmNnHsP1XSazvr7dXVeSjoNf5IhOjqdMD3MSF126Q8NEG5m2s/lyU 4mYHXCbIvCo1UlajMjLzCmouj3GpVj31slMyErZeZOa0qN9evxGzUIslGZaqz6UCEkOx/EIumrFf CKgSoal95sYX86pVTWnxSuZmYf9+VDVBKNgqG5kfijET1al+QMitxaUZY4BNmd0E3TLSX5eu/HN5 3geEs99rph0j9wmSIcTXZAFy+KKJhs9rsQN5uvl+qlLh82/uw5cqmQfFyunRF5NEd+55J3hASgda GeAoxQp9vb9cEQAHVuTWiYoTq8w1pmAPpylGSnY+tdRcpn/YRe3OlMLocFwjo3qkSc7dEUVTpVI/ ehZ3yS0O84h0STmX72Cd8cvbPs5GB6pMpSIH9dpo8abXeboPfhOxEhVhqr81qt/cFqZ+Q1OJgyjm ELbtTn4sJeOAcRNjQYGtMNokXpwWTWQfQZ6Dgzdjo2NT3WMjjyqww7paCv1YHggyY9O/o9pce9Ml QrSWz1ijUl17OztAlS4I5PemEYGBawyfx9ZKPYAkpf3HVTxSOPvp4YdwCfF2Yfdai+x9I97AUlhr uUyE5accnD85/YjN6B0H6ABxi5neDxcaZsWD2QMQRdz88IuMqmznKQb5MS+Dzx8zN2v+wq1rpcWw mD90uHCHDh95rJ2RzkjGLMWTRqvUrPBNLUHYqKho++cyxqDfadDvv/+N5tjU5aTX8Rf6X/76V/qn f/6nj4vuiYdTU6qvmlZbSJKAYQTFqFZH1PEOe+pc6R70LLSwUBcfyUgT4sEZ4KjbZ4S0fNlBk+h4 HRl/jEtz8ePAbP6ZV6kpqStcqJ0ObxcXft/LoICB24r9R1xQx+vI+BFEKpP48mfumWYcKBxI/+Rx Yq+YMxEBScBxsO6974M0WMPI1VJxnTKJj41IXCVxrct12Nv12LCwZ9hnI3rvtx/SmxLPV6treG2G tCnkXWCGIAplrVhusv+8F690KiL7itRHK9e8aM+doybdmkQtAHRKDZaCSKIqhSU1slqVijWSXT91 ql5NmVekIqRjUeFKcw2v0pbfBMO+yS/CnYCyOeMJzprDX1ox0A3Pspg/GOvtsARs3JCto6z5AwSj cc2Vs7ePLJg4TH+PNrwGmYn2ph5aVW/nHM1HpdC7FHqFbtW+0c1baz4uCHJVj/a5R4w1HQdZwEra Y5n1gKh+5Kg/Dyhjy4pVimT8xLzmp+bP4qYWv5j2jPnR0I8WzexnKYwx0xyDzjAxdECp5ySKC24H OEZVfe4c1HeJCt+eGVW2UmrUW8+0zvTCb6UfP3740m3fER/cvEK49pVw5yQ0nRHCFpZVZZcDoSot 5A6n3nsKs7n4SCQ1zJHfRH8o/bv9nf72d78yzh+N+nFG5tflmLlIeIUDSs0dTK23PNiJiRo3n1tH GkFyNId3EBl/A1CJ+bLClse20L5JGtVcn8rshYMsF+A74Dxo90gWNq88m7RMe7VlCXTBhcrEuSiU B5fBire7TvchGjSI/+DUh3Nlml+B24tDEQfzE47zy/3IN3gOxjlPyEj+uRGNYuHOxHx5b5+/XuPK fC6rFuAMyqqRyb8XHd6VbN6ZcyYm9Mcff0QKsCXJTsQlcdNmUt9g79Wp/jNGwmwEEvbWU6LZrecz Md7DZ/nNZ6558Zc7QYH0Tn4GnMem0eBBk8a3iGoiYjIac1DXQkpM1B0l5+GQ/EvyP9eIB8ngMJ/T 5AzVQhEQMxYMlUkpwQjXuNyuGNUcynLks6NyKEf44CP5leCeinmqxGy1hvsJ+VI7gCLau4vio+0d oVuV72F90UqfITNK3iTYsgFJ+aU4/vHrPhY3AQ1e17o35mTODlVO4fbeYUc11zTigoFbCbAVhMhh M51zppincmv3SIDZZ7/xva1ayfamr0diQWf2S+ablOYZB7P3JhvemVTyr6315owGdjlRxowHpQpa 0GTDio92WncN8xjeDprcVYOapmQItHvZd9QF/uw1Aliylcb7i95//J3+/f/9d/rX/+df6N/+x/+g 6xpJS8MCMF1DSmmNRRX8vt5Ue6XGgdODLVK8Wj7KkVg5K5bhbxCoYzTAxkRHzPweUT8AM4MPypXv 8UHA17Fh7kdPmEc5wtpqDh5ic/YswvJ0hixp+kHcSstDe9NO16Ka5ibdluVB82cjq7SZT5dfwc2F gxnVOeDir99embCMhZSKJn6vl54HXe4YwrGUB0sUYKBe4XKHccHIP/diN7VqmxuIAFyC2qNwydYe lyECCYUk3Z1WzP/e05kb6AjTxhpELbx3aRNXc3hMpDv8nKaqSn///U2tFppluwOHJokEcUr+/DZ7 ynP2iK2m0cemda/9YXVLh0NoNK8/LrefvVpa+nR7rEppDjZeI2jdJhlg5i6NcD/FIVJiKfOlSjQn vdZyun84h2opZJFBZY8l1s+U829D5Ac53+A4+kX7/dOhGqQiY//+55g32yCsdKCfQ7JSjttPjUVP OjjoTkWQ6g8nDpyt6hv9tegrqlGAVCyqGwsS148AwlDIw6zeHnkItcGpxYVXm5sxlL0SAHxkXSud dIhT4QSxeDeCWaEUBwjjwcY2FS+bqjricKw8AEBWvwPtiC69SMX93dKEancL4wzQM77uNBxIvRdE 8Xd+X3qCFg/p1bKVSyxIr4r44opKdGmx6W6lpTB8Xx7FgVyqPfadLhrVKCAzmze1V6NVvBIHH4Gm t82Lli+EpuRsklawR7cfjgBCm0THEfBmW+FgLJ5CunknNBskue8dVbGSz+pmb++hOc/sOXEbaDH/ jHDomkbyb3Qd6LSoBjyl+rhl6Up9bOHiIyPW3GOo+UUxaX7oRpHCi9be6iNiqTj0Jt+NgBAhl2zP fc/qSXLBmrPodSfW6vILCDPX3A2FbA0JvMaWoPlnxZ+fajuqo92m0d6L9t8D+LpXylMsLKL9se1G pjxOd+ohmH1k3mOGUcrN1ixSPBRNhF4vX3iMr5E0KilB7Nk7X1jbd2xy5tbAMhrCfA1A9A9mB6EE LDojUKICfRGRfIsO+emA/P5/f2v5f/q9T43rY9i/xs5lFITKCfKYO2d4GKEsfYTUUbAGHjNVuEOw xEBFK3ERMDPVYMByzJxngLtfZj5fxtf+vVJn+jiQAABuveVBpNOlPdDM1lbpPE9aa/ncGJlO5PrG MUbOaI0ss4yUfdlR2RM1a6lZoZ+/nd7+xkZ7T3caMfmsvdLd1iduybzKg2V0Tye5w6DgiEjNhSpm 4ZB9IWgS8zNpkvIjq+Yb+mAT2OULodZaVsH9uGlN85pZyebLR36gEBGVWVLapSvmj2FfBYNWTGj/ 4eOfZwIEOgNU1GxuuLHthw7cRaUXootyo13EuaswlpSjZFgiIrfB+N1j38thczA3u7o+nVjQK+vW HNeNOXLko+T/Dkmp8MzTdrfW3jujZ1Dt43Bfy4lbJJTzaSQa4OdYtORBh+WnmiYrgJof5iahCLCd 7BHieBaG28b3fryjQnn5QFMrXTKzrIqblKbNGI1Vt4U/D1XthXqrYc/sdK1J/XU6TLo3Os8zo0HU jMbenxnxmO+w3T5vcusZst+5ckoa1KICJY9vxiHRxDexyHbHD8/Uq5PCJSsoyKEYVPs4TIHmy8jk 7b75AglRrb7Y+lVa5H/2n4CtPDGE/0i6W5moB+0dFYOQVx611Rzw98Nzo5DLg9lRqSUPl0wJiKWh 6afMhAIo02I8gi6ihfpBQ3amaOm/VeqVamp1a6035DjyhoQkw+WwqFjDlwFYSrFyAipwMBfxjgN6 Scy6cCAhFmQOp0Lp9ocaNl1u95gJm/ZKodIY/rKV7jKvMUeK/Z8KjKQhhYMN8T3wpmMGClRlWS6i F/LFhIr6tjeqLsRSJ85OfPyVpLaQG805PZc+fv5VKmnV1ESC5AX4EKRWfHB2AsQRXRNQd7G7+tzb K2FWdsJWsHdZOWK9vcCp5q11EZ+Lr2vl7+fpkdv4zIgpXW9kvrDb7IQxhCci+wntL7zztdZkd+By hlMKs9k9fDQx50xSVSvtzqqrrnMm8RFMKYUKFTpf54eaQTTwf/vOsGo/nMUL8hRYsLX5Mqpx+0g0 KFToOI+cYZsE+GffAH04/6ZOz6ha5ioScdPR0m+UKlYiNiFeizRaUxGh9/tN8xoxSwyaPcsvFzFL PXt7z1vYjJsHc1Jd/gOoxUERW7zS2tvbEhB5AG/OlyFwckr6k7zIVOmLiGxOegedaqvSBS1pHAhS CgkzlYBZ096/zOP5T/3zaG+/61JTgpR2UaLSvFLeEYLGwun+mDpva6gFrFhuWDEqKtM79nubV+94 OH6iDGGsoUoCWAx0q3PSm4jkPH8pBTOxfHlztBObZoQuIlvsKEcCY4j99zZud3ZTWETJHOcI/Wku oCCTIZ9bVqsZxQJvOZZIhQLUHRrf67po7JH63nTExIzTluXnjNRMzBCRTrCmHyo2I5G3eEuLNn9R VEvVW09dmshGJm/zxxp5MWBEhfwlkKMqOf/iGldGjCA+G5ZtSICM7Z4D7/DpV0vZ4pormbAqmp+l shPw4f/XpcTd9aV7b5LpGnFdnnhLFq6wuKyRIsB2L6NEIkNMvOptzXF7YB2nkSS6nRUSPvwssBx8 WtlrrXlAt95y6QYViZJ6evI24vN2os0x01CAUeKcM2eyGO8U9gt56cqo9zz4hy8oEc8DStwin33T 4SciwhulCV3v65bJxbizWLi88J4yfSiAXFK1lJQXWZeP3KNeK8mrkK5FtTRqUoil/tz2svMgdYCo JHfbHwmZ17jSxkrqN5+o5A9HyMHUc/rcbUtYWAuniwcV1PeD5NybuDU642WpZq6/VM1KBL+rPxJF KUhOWABlKNp/4lClmM8+/4ErA0uku1oNZw8qiHggULngByztRiDWfv8ZyKr/sL/W8hN3Fv51fH8c 1fg2oxoAGiuFjggrZP6ZJZAHWsy9QTJSc2IUhasRSytUd7Z8u8rFD0pcqLkQUUqXEmaxzD7DW2P5 i1qCdB8HGlQDGCOl0YDu3y8qSVlaa2WUObiXSBLI1i7A0muulAFSi3bvChxf/LpSIpUhlk2llpyN Dh23lJAf/nd1oT1CDUUk00WLBMgmnE6I8gAmb8xxL1FCnC9nuKtKMDy7g4lUXDWhM6RY5oJ2InIX kXowIEI3lZW0eDt+9CMt03DoGVmmcbTuhQ3UGaZ+oM/hxh0SysuvlOIci0fgY46oouJGyy/sM1Yz N/pATrXWSiqYUIxDmifTsvn7z4XT4szkpDIYMnCR7bVTOoY9TqstJYGZRBudEkZBovcIBkvVvVx1 1Frz0cP0GS40sphV/+mhymzkabaN1txUpdGek4yYKhVSqdR7iRft+qUuc1HETyzJylPYH5B+9HyA KlcfshfLDWlvPUk8pfkNYMsyV701p5e32nLG91E1xg8S/00xrN8i9EVEHLEpzOz4v9Cj7mfVi/aq /Dov/R+4cn+qVLNtAo7P3CCwzI0QlR1cDBiHbvf8Qy1h5oJ6vGAZq4JwwhVtI/9CpP/8mUTrz0Qu EwuuKj8MAc+v9Xtaaq/9nokFg0C2t/796DkDxBijS8+8p6N5Ffu8BDftlNSNPTygTTyKBRX6NS/P oyqNrFmSpaBdZoltrJUM1JMi6T6DjpSFUwvsLNqSf9Za8awWTyfdY9PZ3QoLYv9aK6tX25a5VSgA RIWOdvjfQZyLjdfx8ssRsSgs9yY7LLZSJBcuZORgGnZGKjoycAvGNVynCj3q1Iz+diWVV0umDnNe Y9EcHvu+yGerypqz5cw8Y4fSPAujdrZMECXzzK3CJaEjLI7rLOTP6I8fPxzEFLNXLDaRrdZKcyWQ KtXDLzfpwTA9HLwzrkE/fvvh8+vty62lPlbox50ki8U2Isi5ub79DAkdWexiLJa3gRsd7+FjiOmf axoj5KaAzeU5W+tatzkpon7YOGewRYqrGNSlnXi+C/8qToWJeBvtaXSchZYp7RFt5DYyXfT1XrlI +SUwurbMW0fbhyBAtoh8tZvijocU/540Puj3Ss+3Fme1zuU3JBwj/6FlFvHSzHTC47+WJ4cy0+ux iEI7SY0+Ws7/P//MR5BgykEosHOtuP+/+02K751L6PO20tf7KytVWdHSgdAVsyaN6vuX9uD6mTab uVAg+4vQEQux1hr99vpB8xz0+9fXL900GDEgjRLtlDRHE0K2U6jkDE1YMqIEszX8vFptXuEtyqyx ZT424sufNWzEK7lGFE4XVJLS/HNZHNCLCBjEzyxD5Eg+YmCvdaWYHFKrNVaOO5auHBkc/UjPOl7u OWaCPq55+Zig7JxvxnAqs9usRmUc1eLaK9OEBzlYCNQyBPwpKdVVabed8BiQnmxZhg9iyUKbUvSv qj6D3ZKVVLZek9Jkk7rhau6QCkANIprJKKVdVPzX0XVDZBKRVzkhOfqYJ2IWLyI09qBeOl12JTVr i1f0YwzPIGOj+TXT5mrlTqRF9DaWttQeI0V5JIsEUvPJL5YayFC5ZZkIBCSOmT4VNw6A2hjKj712 vmP4TGqp6Vaj5b826WFMH12rL6qMiaRR5e1R2KH77N3hxkRGdH7KiOxXdswYiGvx/9lXSB/ePpdC xDSzO0yybA4s13rfOeyYlZVdMiYiyUb/4FB9/v800kQ34plF6EeYAL5XZk9sWYIinpY34j/9e/6M nI7PY6tvZMHV1KYpMF7k2/H0YestW3kmfuIG/bMDNReC35IB8LNqInTsTbV3+utf/0p/+etf6J/+ +Z/or3/962f7wnRHS4t7uQEHxiyrtvo5OuieW8SHS4taqCqeeleMJwoXXyiteQcFvgPkXMKyiupc KBeW+LoQYoeZLCR4oB8947xTWhSULxyyeMFqq8mWEJJ7iWSazj7I3ZjYpW7kkSDPcQMkZ1BO1LPm AhG0exDtEesMGypmlmwRfNd8AYKDuh2N9Etp150EeszYqREdciQzgobL8aBVrQ7R8Co9Il1yC49Y d7Nf7gRq8SUlOLK1OfwEmDwSynGGNEm1ArCGuv0zseJVMVdOqlcrzWVmqpnD1ku/pU47HtrtXcJB Rwr7xYTKLrmkw8UKQ8qimxhWtdLZz+QwuArIshDQoO3ZtLtgC4WOTreVl/OGy+9Q8TyVaOu9aK15 K52e4n/lQXQWGtOoWyXqTHsumsNvm75uv42Zv6T8C1J4ZlYtzVYdIuQ13NKKGx83nrCT/df2KIrF y1vxzbRk3Vtf0s8W7ztjNXSYFJzVK2RgI4wLHKkAcLI8lxfED/dTLE7w7/PlI/vQcv5ngM5J91IL dKKmQoIqZSX6nBty9SWEqd1zVvuPZxFF3EOPW/T7HNhE6MePH3QcJ/324wdZZZpr31BxumN+8b3N r5lkfhzqe91yqecMzC7Lnzcqd/zs8vcGkf9pLkBFDXrR1p2OvNSOTn8ZhCUdZ2kUePjQAV2GDA+f LYvHcJTq88VWnbhfakkJE7Kp9tz3Aofi3wfTU9SrdBVN4X5GBWlwPQPnJ+w5UUKSMR5gWwCOgm4E ndv8mqRNc5YJW2Z2dEb5vUNS56Mvn2Wvr0VUfbyipomcRMsuLDl3BL7wJ+15xMGQRi9b/NKCWF+q ZBGwVqQ3SE0QEi7Rv/zlLzQuz3vyovFWsJyvMz/ftLE3y6TUNP0UT2novTsU3SQVCs+k2w9pGnYk 8TmkxvvazuLlsKC2u4OAsWOPCBisfgGyRkZVVOC1+VgFY61SCxkJ7a3fdapMvR53EJptOkJOI6XT VKW5jUTcqSOnEPU/mT2qP1BHP2jSzPgIZPB8BMeZD58hXzl/O+8bc1IiwM7jTE88BtN46MujWzdm ktboS4R0LfqhSlyr//djjijsMRmI08ZMJr+FeGCxeFLSlLd8l+ikNRMqgyafmsJHWQ9FA34YsiSd MVS8WhcRfzHVcWvrvVKv+g8rY3Yt4bqCvhX9X14SxnTGDPC63vTH72/6+7/8jf7t3//dK5laqHFz urnesb1J1woHiq77UoA7DC1XuuYi+uI5a7Owwl7XdVuCwXml7QzWGBvBA95auwn6oR+EBMemZVwH CSVsY7N70FHRwRqNJFBUP0xBwg9gtm6l43V4hXOE2YTcVdWs+fY3eK/C4ssevlNNtWjmLS31Q8HU MoE1RejXdr1voVvyg+cyqElFI2Pt1TKJgC2q1+IHx9EOV9uEkyhHTWEBr1STqrVtJ0Frm3/WGDP9 NM4Lva9dRv3sGYvUenM50XTjBKR+ONBRqSOrCp0J5GtQ+SD6BIJ5wFTGGH5ZRjowTAiwSI8x/Bls 8TnFTB2XD5n/e6hUUM0nczUKpTVXSrmwZJo2yYZ/vwDk4N1Sisuzh+lFNSO5jSwOZflZ/K/V4xdo RCBfPej9d/eI18IktD1EzZSqCNXNNK9F3xkfsKmR+syHly+ceu803iNfEFVNYTRmIfiB0YzbKJ62 VloOvkstSfrWCQnGz2f7MYbT7kM69d0dZeZplGv5w4cKBtUvNrpr+qAfchoM+p9ZRqjC8pAIZwY+ ZMRYiHjVAvrNspDfhDUXn13pJasXiMsT8PHt88ah/xM1bFjKfmCvKzWqsTFpXBf97e//Rv/6b/9K Gi/lXNNvaPOKDhUerJZGEVBYSwK2cailtKre1UgCV0KriK3wb7/9lhVquqSWUX2F1CYkW7XVTBIA y3SNACIHaBnuvOxahs9tpd461EyVLbGNLpKSm2zXkbi6fQaK75eFvWosnk0/10wbJvLohW77Yzkd xdfIwwx1eRU2Lodupz6SfOFjM6qxXrLASP5D8QMdVt09N9nh2tMxhzuWSKiXnmCbqf4zRMGiphnr PNd0aZmyKwhi/qnrZ+Rf6y239kZ2X5Ln8RGTMt4jQUhSvVJEmmtp/vm32m4aVL0LsUReTh/zOXeD 8iA1sQwMBflOYom8p/vylTUZzVBleOVoHwXF0zDBO8YQEUEO/SsMS5l3FT/jtfyyBycWFC7QtqAs oO/kf2aiszWS2mmuixorGa0IwwsHyF8aEbuwfsxFbL+eZ5ZefLsfABVu3va34sCKwk7iTutZyIXw gedGkn3GttUfBOjZUu4SmLVfjVclqFQU89NfCf0xC1sUWsXY9qEdz+1wd10pqhtsj8GmxIsL8TgY sLhJQbdHe1Gbb/6xQZTqkhmaXuXP98y4XzFJV0ce0sY5kxvXuLez3yvYeEAXrxQ6Y4s65iQO/WSp zp6EcJwb5ybVI3XqPYtaTgEq3UcMyxYVLYmmw/csTXJ5cRxHWoqvceUiZO1wjbElIQhViKl3Krk1 j7iNox8pLld2sT3Axmsuou7tKEwJ0KM+Z8UZtbGU3pe3lRhXqcY4SmPJpY8D226Og1pIfqIKZPFx FBQZm7arVbrTmGr1yndTWCxLiNkj2HHN26bJ5gkZqn5I1lZpvn1mp+8I2Tx6VmLL1m2EMD9Ae3c4 EbdQBnTzBF98H3zT+/lg+iDpENH1vu6RkvkMnNhz1sYcaf+E7x3a3dJLvs9MnM/hXDMPVizl4IzD wjYX0PY5C+fN6aLEAQdsYzGXY1n3Z4iNP5IFxgzU3wgrLe20DudcVONrYU0QC5IB8pyCtG+5rFCa u7fwma25fq5U+Vo0xiI6CxkTva9J5+tF1/tNqu714KFkJlT78R+wPb11QPVF89ahvl6vTKpUjfx1 eQzI47ZT9g97TZ+zSpO8HXDjzj0Da/fnX8rem0jVxwG/AMKUelcIOjQXNLYs27e5pg/li28KEcj2 D5dkTAmRyQCxqADBwcTLKRpyoOLos1pCuL3jMI4qIO2SZAn0gCPke6m+zEXwWFCgFYM6ARUuLhGl 2+us22UivO8MH8BxmKOamjfHoTWXQs0vH/XM7WxVVPzZzpXiSwNxI0etNbe2e8e2PwIfkfoJNmsv Pfdk53cAACAASURBVG2IIrEUYUkbJP4cVOeNXdOMcQ3mtuNyHSgt//x77elGakfLRSoODJVYVMWi CYd4zp3L7VrDxddKywML0kHh+yUs6ruCvbZj/+LrgRaHza2QkC5t2nS+zlsvGReA1HD6RAubQHD1 Sx9AlL18Wz3X9LFUsdsmTXcHRvzpjpxz+nL1Ve/4lE3UW8/PCcs2LPb22lTUEY7Ympv674VxAsQ2 tOFPbnHahgPBZzNURXpXj6jkUQyV4vlm4PyiqlX199k0osZXKARi9oyfFUwreE+xoFXx56cUn82q BOd4+hgIShe4vX5u/3ul2gvR16LOB/XzpL03vV6vFK+LEqkuYvqMqU6ZAd0nfjlKzk2n6znuOBD1 rVrOQUKLidx1NSea83Tqdi8+16lnTV9yZZ+5pJng59PUJVWxKf8RuDv7RatcalDDD5/beO6VL0Ty oQhJ01gj279f/XMcR0I2TCxDEJ/5Qcs8EWG+5+26ITc7bN45uN/i/vFNO8Xt0CeuvRJejRnq90pV l2Zcy3MOjBkiPus9/UGZ6szTyjGM3ytjTbDYlCJpZRzXyIcb+UljjvTCo2rBYqrUkkAN3r4VR+xK yspCwM3C9P56Z2uKBRWqImPL7fxz3txLz9Re03hBimRXAskZNuF776RQlVLuVjistyKS9mhWn/9t 2WleKSVgP5FwUUpJ+V9mk60744qIXKcZSxa04sdx+DxxRvKq+eHlrE4PhFzksdVWfC6ai1O5UxdY vCrNdl7vZxymDp2ahwAWqDlGsrAUx6im956QmMw2051AHORSsfhMuZDLzOblNtOxRp4NRgGlieKo 9kr91e+0hIeDsDSfax4/Drrm5VKu0MgaG7WzeRtvQu2Ht/9rL38m+Bb+Y45daklNNbKtTP17gSSr tpoyOCQPgKK3YixauKRsDkhMT44QKg+nqWdUTSXdSORYnvGzVgShsXfS0X6/3+8PmUzGFdO9yWaK 23tTPoy06SZ5YwNP9xyDVhxgzR9EOyxvhPbyDxGRvNz89/xZjhUT0RVBgBwBffQrqr1Sjjd0e+Vc S71FznFoP9v9X0W64N+vtdKiuC+fj621Eh6xl1vzUEGKSmr3RL19LFTSedS4uYtJKBFuSa4KOyHX z2r/P6NEeMqysFyr4rNKMGuleMxHhi0yJdGeif2lJ2/ji5QEezCHcSP86vCD06ac/UF7OdZINOB6 r5wDJrdV/QBFdAVQgVu9U+HFaaHVqTkSwOgIpCboJrFQwxik1poUpDlmcg0g68LjJezGDTWlXnpu n/G5HHb4HDwWYxgXwZW0xQ8zI0sttHTfYu+3H1KonqZNXybNOERjIWTD47yreRQ0W0jblLOTABUM yzirYQlfn2OQa13+56dJZFGxku9tMR9NrOVON0SXlKMk8AUyMKTDzq95R8mXmhl1WHYeryMdkqn8 GP7cP/+TFuPKZKb0+vHy52uLL5Jiti7Fi7F1+VgFUBc2h//kEtNcAbCuldhKSOQwzkt8nz50sOEK raWmvIyFb9qW+HP1Kq88wD8O1dmEtk1qUuniTVqNqhn9/vvvtBrlkudXtsbvG0TMUpy+74eOTqXy Kjn8bxy2s9BvqvkXfJ5nSj14+8NizSsbCHl38eG6Dv3TQ9VqpdOMWkio6JEv9TH/je2rkWv+qjhd HNBtUJB+cnE9DyS5ocGwZJp4xYH50qabKI8tLja1pZXUR5ajZGUoKvcNHnIpJGeC4IX2s5LPafF1 /5nt6/vXm1VtaPKAOUNlCT0qqqsuTmHCfDbhNsI0dlSpAQjJ5yAORDjo0AoDvvME7OAlfC4WcIHk MiGWOGgJMe+th8etwGEEKZcVS8I9Klo1zf9/bz3ndNwiYE/0Tu+NrLTeujv/Siypqr9w4/dBemj+ vdicqvhoh/Q+fJFEW8XZF6C1IQoZ8TJsXjSIhS57u1uK7SZ77b1zPCLkihMQsriw80HZGb4i4qmp Rr98j/dyUwpV/98n+chL1efYiCvRqQln5sqZmDzUI8hlu9RKRXNuiy5hDI+RwaU35nBzULgKF617 /h//WWsnVKkeNefeyR2ovrRC8YNDedlK8DcYFFw4GQngTRi7AQKfp23LfUWacCLBWMilooV9PDi/ /PLb7O5M+85TleBNjjrprEIHOfWpClPFJp/ZEX3/iYoI5XHhku0c2qA5py9GFieXkM0BC2OMG8gw vcWwYUmVpxHukBYPxboziFpv+fKZ6U+Yvg/Bf0QkQzf65CMqO9att55a1L1cXgU9JZY3zJwjg1Q1 PGJ5nwR1SLf29soErZSSD8YXr3TeLPWHYpvrENmcX5mAE3UbK4u3JGuvVCbgkE0B/EOH+H2pBipV Uq5i4YLxwporHzbkZrVyM2+R/ICZ+eadF9ATwuwmDKZGjXa5UW2115TgUaGEEWMx2Q5XIRyHy5da bTTMpTeQn+Vsi+5YFJCwAH5GS4ktNqu7ppDkmdKr4E/ssV2pMSy7AMwvdcc81/wi+vHXHxm/jGWT lNDRyi3BwXJrqpse8Llt2TlbzyhlRJmEy2pbzLgDorzInWB6ab704DVUinZ8aHY3SC/G8hXLw49x UUBHgOLbY2dsCiRkpje2Ee+pND+wTexewkWbfBxHakiF3Rgwx8zl0BgjL9bWGlWNJVBHhlgnsULb /FDGz1VEshLF8gqaXyZfNL5eLxo6sthBdQ3jCIwdJr6jqL1m/MpzpJnnRRUa5vAcqCPwnhX5dJVF RtWmWjrJYrJJtLXQJialQrIL0fZv6v1+/+Ml1beD1aZrv/rRfata5CM1oPeespZCJfVgQsEXjWpm SQSttbjRrxAnV8olyBw+E9y0/2G8NRQKwAiiVbm+rtzCUieaOnOzjNYTFtHUsOljuRUvXg77Fyen EqoGK/6SyvZqsUmjRjduTd8u+cEBni6S0EuCWl+bO2X22rc1Vu9DHXKtdNF8M0o8f4ZwoDwh4gC2 JDRCORcRIkLl9Pbwel80yVF/2Fxv2jmTwwtQSvGsIPXLFPIZtJYkrq00icM7NuLQIWKssuem1+GE eXADUF0jeSBHHMHi7S/3j2c7r/6z2GvTLpvGe2T8NVJiW3dqVJWw2VYfh5BE9Tp3Bhiu7ckEqGqh fMDMlJgSnDznzEDLNVcu8YQlZ6KVa46N5JB8Tsm8oIC/HWYGXe5aMjEqO9B0AeIutcCIfi/bmNxe 2suH+wwBlGC0FippFABHAahGqBmKk7q9u2S5v56IU5nXTCcZvPKteeoDK2eFDZA9CeWCymfGi1Qn lUK0gIgMtyOcT+3lf15nn//DLgxjSsKK4MYMJjCIaGaWs/RaHZzy1Hk/D9ajHSn/TGPELySdMMDT e3xRaZ0WGW29SF5CVZjGnrRZqLVOx9HpTGTcnx9cTN72cfcZ2SIPg8PMClbMrNZiecXihwb831Yi 1TJaioyqFvr4pvfeCWL5j5xHuJUnRbCceHvbW7RH191+ZLRuvLxmRtd1JaMUD0s5Stp0IaRP7Vrg 6tbbq+FK1a2H8Z9ruXyFF9/pqg/ifunF+Y0xOgFwBRIS6XJXWxYW01AoIJv+z2y1P8FYlFJdcY3L H8RQHzBFxRMwF5sPlFvzA+093jk7zDSCoDdVc6tir53G5Tf+UQ/XUWIuH3IrZBapOkR4sx9kRH4g wJb5tPDCfYUNM1Bxa6wcw5h5G3i9r9Sr1l795d9Oq8rMJQDFlZ1LEGGErTVfTq3lz+dyKRiJj0dk +2Gqpjnegb0SMzxU8mCljj28fR+b/nh7FlOV+sGP3WXfz7dSbv0XuaytaCHtmjbUlPtcy5/pEruN ScnnkCJ0ttPnk6Er1RWz7i53F1dLbslB+Fpr5SXDlZP8j/dgzEHHj8Mvfp15WBm73hndJirZMfyZ QKgicSwbpXpMUqmpW4XqAzNZSLNS9kh+4aCTmsNTjJetD2H/mutDwpUKiG/xKMtWUqsQBgnxv4+0 HN7/TafKVKRnS9e4UrmUxpp0np0sFgdjTHef6KZS6p9XrZFVBRMAXkDAL+DSQUuHB5UqpZvH1EiW JGYMcIkqbjHb06u0OWcyP8t/AO57DsKLedsMI8La/vDw4TNfUqLJ039tLGIwX917Z8u/5qLx5YCM UkrG82JWqEtvzaM55GHqzNYaG3BrluF/OmPhEjpJMFjne96VRcwKdWhSwWqvqdNMvWBUcq1/slef n9UT+l1bTQUAm0OO04Isbieuvd6IxxkcTfjxyz1XhGEgUYK6E4pcq88VnxVPLTVxfPBiY26HYDjS W/KEn8FeO2eG0ClK8/FBEpdE8yWupabSAJBjFheGX1+Xv9hhD13bXyTMxvfa6WoC7EU4oN26M1Jb 2A/MjEApwRWOShYzYilOtlp73Ui95bwIvI9G8S5USqsoZrs4CLX4e8abM5gPeWCl+9wWbqhWW35d 13Y3WRoq4gLFogwx2SJyqysque41UmJp+0E9deZn22pL4DhmsHDm4e/Y61YxtEcKBy5AUiISJtse S4dnEhQyzIP3tW+dr3gnlLHe5OMXqECYOC9uKG8wmhOR++t90Ot48m2zHju11X64elFa5RtQZfdK Jkp7T+q1kQh7zmRttNVIzGHQqJ56P6gU/pgj/KrFBnwDbqBtN/EeLQ3iEZi8ra+l5iYViwm22KZW fzELl/yhQupQqeZ2tx71Q52QUBTmFDLXXpOUhO8DCQRwojxBxxheYwQAGYpI+LrjBk3SeAifn9EX 1B7gE/KqjSQkHlekhB7+wKCq2eQHeKvNW8PYNCIyorADNHrvyQ9FS8XkmsdfVapPFwiq91xI0L0M QPwwsx86GEEcx5EXDTbysFMm75MkzRxK7rBLcj37TLXUkvNhHBLJVggXi7D/OZjzwbUF5UWvsZGv lFU6a0C/2XF24HViaYjtuZZgfpY7s+g7CwJzUoCQ0dbT9IsX+EpAvlND2j6JZWsuB5R0d7fBzokq +2hHPp8Ad1zz8kOmRrpB9ZceVRtkZkTk+tbqNtRl6yZ3RceDMc+4xgeqj4jofJ0+phkrF58QyJ/H mUzWVDbEcyvND1NoWOFsyjl98YPayDIdFZVoP3qCtjHOgH1UKbTC+5a5QYIJqp3LQW9TCGtkYF0r ITfcOGOlW3V3ppzykYn1rEgBDs9/H7AnqGKKFe80TUO1YbRMf0H+vxaV/LqVSJhKF+JmtN6D5BDa 5ExSgDIwy/tHJgC0Y8qBq1vhPohqBgfPuMIj3Dzjho3plDMXSFJjqRHEHFR7haLVFh9UPwnsOFSA gJPmshiblpbN1NaGTx0yr0XL4y/YD3ipPtuybflAIau+1prbYiwxEB+DtryIV2Kw6sKGCZYqVU9z hGuGqi9JTIyq1vTXc+WUMB39yApok1ftuvwQTJssO/XoSbt/hhGiMv4Av8SLu8ednSUsuWCEjGcs p+4jeI8X5ywLBzCykPCz4MqJEYTio0rN1n+XnYm7TyD1R/IB3VEtIpLSKWhWsaySIvmsAXaSwXux PK1cXcrFTOsPl+YcP457G78eYJ11y8MQ332+Tm9ljfMwVdXUOFbzVtmqZYWV0cYxywPUOqsguIr4 zr2XKkmuQmZTyq1ayfhr7BMgEWL137u3j2uA3sQFDI5CqYXO48yLgRrdHRoLXevK2BowFADLyQtY Qs50tuxY8H0e4vrttcJFt28VRpVAUcZBVUvNCzktq+GiXOpuPlveRUgTKrPcibbQxLJfuK36UhVR 2XBpgV2M3YF9A9Uj3uhDQbP8tOTiFTbSVvXS1AN/LqqYacfMg9jjqMfvb6qrUu8HmRKpGhVp1NpB x3F8VKk56/xOZgrIQ/IeQyqCwTex/zBabUmgKuTt3qr+w9vsD122RqwuLo7YiedcBgsj3JLft3iV az6wapqVZR5w01voyh70pcXF1/vyQxy2VdWA98JxpZ65nh8se8uLkDUsX9D2tN5csK33Dw+tEHRx csQSJmJ+nxHNwg7yRd4SMsnb8elDTv0n+8MO8LG0hwc7rIsiviDLOVG0TghAgz5Wh2+s59tByCll Ct1wbX44lFpSbwpkH5FXjtCP6vBojwRzaOiV2T6WUBBccw0pVnz9ur1aeG6vM71V3SWFEQ9YA8/n dqkvgypV4s63VCnmsqn7DMNAzk+HjyoQD5NOnUmZay9N0rRAeuuZkb+FapWEUi9rp7udUAQgMntv VyOoBI6uxWdrtxyvUs3YZCbO0YKtu2vM8EFbqRzBAvJvf/+b70GQ3BvvFTB5W0MqB7VNadRbp0rV O651qyQAsUlOKzlIhTZlACE60LnmbfmN+XsrjXrpae3Nk8qI5jXzZwH8IdJu29FcR3sUL+BCopXg mpAkVrrBTpB+QZHzjIF/RgxJcaoeFX/X9vLOFDNs/r6oUjJaTUnXzoMqKM9EYsRkVEV8abVXkoZ+ FWmMBxdDdpTYY/qW1balLQ+2VFQbk2bmG2GeqMO38etaCaXtpafMATKjtVZuoX/SlcaByY0za4Y3 37o/cp1laSVvKQQOwhIq6pUufP3UIks8Yl64ch4CCZaOdgW0IlmS4G6g46BbxawsN99B6oLNEBWK mNzZPErZZtbmLxXEyx+AlUgWZb4lQUI+KwNnVNWrHbRXrQeTk73DgPwI7S/kdaYxo1t3Qmmp/qIC dA2LI4TmqFqTHLQWHe1IEhUQhnlR79tkkh0GNspvr/Ygtt+66ev9dceRgCAkd4YS4DfPsDzdmoi6 drTbrks31FjYJX7lLDlPb6W5yynAICaWCaVgpTpvwZdRCCjEBdSlp2FEpnhngbkxomjGXbnKlgSF wGa8r031FblvFIkQww+zpS6P23q/1zYtt/B7+jx6rUXX+3IAisqdQsoPcHOr6auH9rd2P6Bqqx8m oPz6Y0yjyzuj+TVvVrBw7ijmmnkB77XzvWvaklZGHBlTlz+nvENXTF7h7rlJDskFdILU1ZMqMB5D 9wZ1CZnPTfHug3b1pNbBtorz8WhHPleF+edFlRBREaYrIiSMjNpfO+m4ArXXaRHReR60t+e29N7z vzNf/RsSD/+NrenWIFjBU31tfyGBLZt3PDW4mGjjaqnphVe5Pb5ITU2CP32mQD6/Uxve0mzyNhOL iq2b6o6FQ3AFSCgTFetRU7YDX/0evg1cc9Fx+oFwnuddJSMdlb0qqd1tcGuvFKKb+NdcjpIgD+uW hxwycba5tRQQajXNeTPguWp6Vxq/msaELTg/F0BaznvGChg1MdE1/DMcb98Ep9wn8HFG5gemctpv kYKLmVmaFsLXDrWHVIdclBb4w1pSmlROTxjQ4brO0kvO5CrV3OY+0ztzeUG3/53IlQy8Q5FRyses z5OCO72/3mTiuuRCfnm+32+qraYlN0X5gf3T7Rcn4j5oUG73kbuG5xGXdiGfV1L3X69L78gO9U4C hH8sXd/vt1d53Q9wFU2VCxJbTf1iwgUJ3oGKplb1+/w8NdqxUF28slMBDxWpxlgq996TH3C9r4xG GWtkW73Zo4Iwa4XcELN6sGuxaTf2swEwb91K17iotprqE2Wlr/HlXYJG9ljxUUtGf+84RMMOjsXd UY9kAkDYn89/jCchTyv9YfL5JpTJylXclIMoJHSWm4jW94wqMiO+iEppaXMb70VKhWptNN+LyrY7 hTJsm6gQ/Y9QYi7EXD9ReDvkEKji4X1uQQCP5RUQeFVqWkStWOLNACQuR8kWA0qBdMt0+olPmU6i Igmb1a2JEcTfu2iljg5iban+kl/v63a+PFJU2+kPjW6/7a73def5hLXPzOewENSL+mdj03JulDEW IZKnFQF46suBUn0ZpaK5MMF8LSMd6Cb7/GkqQA3/+tx3YmdoLouUXBIiLXJeMyVPbHdFV6p73I9+ ZAXUevPWCAvBsBMy8a1lJT8MdPmfAXweqR8+pd2SH8imbN1Z76CJAZQBbSG1yFeycBMhmSCE76x3 Bf0x8y9Mx3mkRbM0j6TGs7tp38szsZx3FynZgWzdmRWFmGolP9CkRYhfEP176y4PLF71rOHdVT+7 j3D2/dxivl2bXyRWzFNXR3A0aGXhATAK12A+2G3CkCZ54aAK27xzxIBuMN+jkApBCwquMHYItPyz tu0HPz67uWfSxOCdf2q5a6kpM0sNM1CbrSa932Pnfda+p7NtDzluTa85DW3vnb8Wrk0UPomuDP0s 5s/cOef9v2J4mNEvJZnoGgu5ZjkDJgEvEvpwbEacCpFUphZIK43WqcQMq5VI5dybfvz4cePYQg3g gvFCqi7W/ahU6b4ZshULzB0qseQrhugZ8zlmf5EhGdLp1Vhr/mICgszCdLbTD6outxTiYa/VFZBh 8vZ9z52LFw/utLy9xhhZRQLKbMXodbyoUHGE3WOwjaoEjhPoVlHBw1cMb/Wck+Tl7TcqvXa2/Jqh XsCcB99j0XIvnALOjE34M50UB+xzvt2Odld25H8HMVHZN1wjwcWhVjiPM/Wr4Fn22nPMgksoMXKx nFjDNZxHP3yGG0L4Wh/OKb3lOyYh19rrVkrIY+EYibqVA2/Xbz4q1/sFBt0ev+fsZ2pO0233ZG1O S14ARi+QcolGdPRj6dVKy2e1sC8fi4Rbp/kBBt996Xf0CB+uUMh0h1iAoUXdtO+qPJidY3iHsOby LmZHVXj6M2bDQdfcOVNbMXoio5A++uISSRDt8EM5Ndl8V+4IRkR1rVtTuzrG8EM2quJaKx3H4ZLA mOO37nNQM498lsIuNXpwJsTcwSR0G1MAel7bGRlw/ZVaUkKH9As8c/XwGfKymYofaFCLFJo8k58B 04OQ0Hy7SxFA+O/LqKMX4lf5ydKesUh0S/AwVsNi+qc01cqF1r7jPGoVKoVpxYJoNwc9n+dJ13Vl 248/aM75YX386LojLMyK3RDe6g/TeI8cZK/LBbaZ2z0WrbGoS6daarpwMBPidt/KmcTYJcEopZXc VKL9MraUR6DdxowO8ysEgvG6eZCw673HO9NCPxxU1W7NYGhTvx9qvXcX6oddj/cjtiVeAqDdxhw3 zMMcDYdtfX95Fb2XMzuTIgX6TvnM0HlCuXGooAIrzR0385rp+il8dwjQ8BpbetNNvGUtVnKmnZdL 2Bz70f0C5HtZx/1ON8WixjR0qMttzLVWWrySZ3mcxz0aIsq0TboocXXoWtZcbkyJaBhIwYCO27aT 2YuNsooST/6A++SShR9KhqimFvuLO9XF5EVLmgzg0OHCt8wsQMqFi3vFQ+/Zqs8Ij+4SKqQYLFvZ JrN6x4jgS933yKf2mimvUC3gcQMVjIVvfW3wAGgH9HqthE+ju8E4ApAU2GRxeKDazIBAuXcnm5Ro GhkSlKWQnI2k3vpuIDWRYmozIrEDjJJM5ZiLJ/OhlMwvA7t2rklvfZMsHwkq+VwYlu2isasIulV2 aVHZ/nJExkRrKq3f5wfQ/kmzg7QTF1Ct9f586dtMtYpQjVsGh6UFBsymUZmFRJq7WVTp/fbDhYjo PM9PnqAR9W8+e2NL6joQX6hwQRDqr34LgB9ttrU7lgJxDVKDCRBt1H77rHa9VzpaYDF9qgDUNDF6 TVoKrp8SniKFqAdIYd/WWoilpfvX3FpLnitfnANtaBOfrgwgwvIyiJkyF6+yNnlGe1ZRev/+VmLW 9jaaY6bDpZb6sYi65uXQkoCV/BRUGBIajVhu3e5WIiMqZ0kaful+GQHJZuT5Q2uvj+G/ii+2UNmg ogbeEYLq2upND6otuZ9wj21zR44WzTkqNMHv99sTL3tNMDF1Sjso280vra3Sta5UHeAl3Gv7Nl58 wSc1PPaxICzND8D8bGIhkqQi9S2yTXPVid35ZsNGLtwmTecIF5dNbdsug+LbSMCdE7O41srFp4of 4LQC8MIeWYSIcABVqlZa17o7pVJ83j80Qc4Zlx2mESww8UyiImd2lgAyp7hwfm6kroyAdlgkYC1B ykdHdZ4nHcdBR+3ETGTB6DiOg86zJ5sUonpufKMqKzm1Pyy653nmYVqrMwJa86UUyPtpo1ZnEfz1 n/9K//v/+r/Rf/lv/5UovkbVUPAc1Z17kT6bB+M/cIIqGZVH7lwGmUYUtbHdxWFcyjmrFv6MqP7i Tdd8kxCTsZJGouMcb1p7E5HQGcg62ubfANwse0dOe6GNAfT+LJ+LlfQQY/sMD+6ck47jyME0yR0H yyvAECHytx0HKXnlw9tlMLXVO5422gVQ5jO2pfrsCGkCwNjVEkF25kNoPoItwDF4N/9aeu3OC60t Waagi7fWvBrZM9sDKT6nle3+5qUOSilccjkGxGAtlfjly4hSCx1y0JadXFNU2LZdhqTiHcR5np7n DiE88V2dx5IPqoVMj+QbWSg1EkStZls252NWGtIcVElle8u7ti/rmjX3zr9uUHCt9SN9FrzTBCzH HFynjw7Wiu+vlgRu45CEnRKSL2ACcdHCXigs9L7eednByUfk82YwC4AdtGXpSIJa4jxONyEEinJf d5uoW29LpwlN81+n65YDMjFp1Q/2LSq0bT6y2uYXe6t+odvbaB9++IKZcOmVzxzE/UUC/Vd3+tap RDZUzA25MumliZHEs2AlOolFyWdNa+Y7lAzqlyVtSvutmKMf4Y7MIMg586B8xuL0KK7SVvv7dBIz P7bqUUgMHT7+eQl9fX1RKy3ZHUc9aNqk48dBa7gO9ihHWkoxfvjLP/2F/ss//zNVaWR/ELVaiKUl EHvb9oo+LMzo9n5J2WPP5XuaPp4oU2PL8woaWWZ2VodIdl2fiyrx0tjU6P3HRXL58HxWo1oKHUej 97oy+RRE96eofO5NykYl4mrtm3snifpqHxg6ZvcJQyifzpNFuRTQrb5prpwuFB2aKYjXvBwma4u0 eExG4vX4jpdNWpTG7+/lQwxv1V9223eLu3mnUF1EbgubUMpAlq48cEGYQjUKmQ1xzGAvykz5FNeT JG2HOHJ5diQfaOTFT8tAxVb9EH+/36lVbXJHdxz1yKobrSEb38ms4dlfc6VoHMAJzDhRtWDTVw0c DQAAIABJREFUbdvIuuUBU7Um/q5YyYotkYLxME71l3Bub5kRa4ID9ZnQig1uKy3hx2j/IU1CGyYs WX2CZGVqKdkyMpJDbsIZU4bTYUGofCf+Yv79Xm9vqfcnuV4oEn913Rrs+Br22klNa91nv+X0eR4O 5+dzBWQh9ds5Vau78mj7zz+JZnGpyhHPXkiE9nTID7B585pJwkd8D967HHctSXOITa+09tj5XmLh WIobCljicw6HWFZitfoYLPYsT6iQRAW7HmcADjI8U7LdTDPW8Mo8Ini6dBo08tnH56Kiric+a0JS /tt//W/0Kif98fsXCVeqteWSG/N7PKuYv2Oc8d2khHPozzgmQoFOfMSe69Z8NuZ7foz7ElLdmYlf Qkd3a+oYg47Yz231CnD+PmmsSe+vr59toERE02j8MdNgkLEMjwMDFBx4zddeWSVi6Av7Ji2fV3Jh KqvcFRZJyjmIQ/wcvnEbPjSH916apO+YLGIlQsSPuSR3n4mhTTXzllfF7aC11Gy5QPqpVtNCmVIl VIiRgQQi0R47WzhiSsvgpkDMkesBEaqXWfLqc89s49jbTBzy7WgJtgZCDpvq2ut9kZTY+MY4obRC 13VlbhB0r0Aupp6P7zlXb7Ggaj6fbq9GY40PIEpqnMOVA+Axvh9ccBDjI7gPF8eYjvVbvHK5CIDO Hi4gnxaczMDiIahtzZWH81xOR3r//Z1qhJzZhTOq7Ae3FYewhQGCLTm3MGBMmo6djAOYifMQR6Df 0pWVta6ICyr3CKyo6zCnzWyrsSzb5BUrJGKAeAh7Gz/nTPH6tk3WzfmlsWSq7JZf3ZovPETv3Phm ikLbza7pxAa79OhCgJq86O4o9VazAB0pLPeYR/H8G7VSP/Y8sFWjIMkLUncuGOeKyl+Uyi5pQxWL r9U2vf94exVa/Z3+7//3f6f/4//6P+lf/vVf6N/+7X+Qxuigt35LzOpdlT8NEERMzELGRFaZ9hq/ BA49F1Smloxj2s4s4ZPvOPfvjioSpnb8RnIZva9JVYSYCs1r09RNa05qpVCpjUTqp33rlDs4jD+x chhwA+4A9wPSNVXV8Xet+VA92sSxRh4qdvkB1189t5LKmqgywFCScBWztiTCL3XRPfNtTTvKB7A5 XSBQmLXIZQoRNBdO4C2cI6WVpBU92arpsGFOrB4+lzlmznVF74N3r+30G/Fq4hlUJyoJe7YVbTT0 ecvb5CWebnrU486px2eBNFeOA2wvP4ixPAhMG5aBpYVcRUsuNKBLzZeEfJ56ltPNATGb69JT1A2X F1w4cCpBRoNWEdBfZpfR4LNGlVWrX2ilu6bVttGw4U6ppe4gwlLikWpQWsmAPERiM/tLYOJjJDa+ Z8fQ0OrdiQHgLeqVFSDHSIdIBkG4o/oP975Pm37pxgWB5Y1WTdqWaqTRds90w0gChgojn02W5rrd Ri1lWLVU11Uft8oDjq5kooaag+1W26y1cgFr5oBmdHMAo0BiWA4veFBsqGkyhj/YFAGSTo34WrTW /tix7LVTKjbndN12zM6f+ENhrwhrc0wmKntaEZUTiblkRF9/fNGbBm3ZdL2vNC9A+YEEh3wm7D60 mIWYIxeuF/ozgBu6JLgn4WIk9YvolNN3BIV+TlP1FmLTe3mC6tRNpTG1XkiYqOIwNaPX6yQWoVI6 ETM1Fv88HzhAjrwWnPQmRnSQH26wwYXnHtQeW5YMTUQwoD3ftmmQVzF7h/g3Dptlbk/ba99LGERg k8uQsIxS9hcE0QpIZC3qusvSS8qUEmRLkpk7NH1JgoN/zJG39dPFta6VLWdpt6i4t+6HQPevpZee Inog+jKSOapaJR99qN3xyhCII+u+ebnrh7ga1V3TDKBD3c3WirtsAkgDxQECAtf00UkvznK95uVf 64ogOtpZaWDRhFDEPSKUMWaNS32DX1vNGWpWTfWWzmEODe2s9JteNOf0kY76IbJGBL2Rw3OwMFFy iQ0rp/IDjrx1OVf2SejC9w5dLi3KQzztywE7Uda0VSPKRuxuJRGFjRFE0XIL5Xk6eYtqdiXrvfLw SObsoHSSPXFyhTytFqmec8/bahvLkzwc992VSfHne+6Z23XmyK4KdUp2jA/2A6RKrTSfZcbOQEVv 2EngOXV6Ikd2n4nzdOmlhhRQp2MEa3UY+XVdKU/DMhXBeTa9UPh9/J4c4YynFs5OS+JscXJdKCRC ElgPd0ulmoJ/gb0sQsxKWwfRMrL3ph+//fiHxL19+WiqVO/wyuFF4tf4cjXKtJw556FqpqTjTcdx 0qsfJKQ0xyZrTFQL1aAQGTNdX39QZaa9BzEL6WVUEHTGiCCoHye9kGsV14wsHrlJ5YCASInZ2nZH E+YVVOm2eK77/0abXcwrneN13ACGhzyDGmWgl3FkYG2viuZXQEhE3dGxNH+Q+LPAHIB+Flt0aP2Y ONUQEI1j7luqJ2dimTRX6ORgOwweJsLW0nscYxExychgBOVJddOEkH8etdXQFkcgWe1+yz+QhdX8 c02qu3nrB6qUUZDPL7+NW2vEh7djVm4wDQb0z1SBXBZFxcPGiYjLwzS0r2c9E8IB6RZmitSI9tsB LcqaeVf78hY47YzmaD3sAGhRJs3CS57ourD2zjFvgDdF2kT42lGJY06eWfEhTk/E47Xu5VFwJ9BN 6fbFYVbz8XkgcRWHYT2D1TotWbPSJAXxwj6ewGewr53oQozNrFlmc0G6B0gMpFell9v6HZ+NzlBo tFBhiHdOuduo93IOEjWkttK+gxTnmMmIfVK20DGONciW0dCRRoC1HFB+dgfQJM2MnSM85kj5GUDX UD6Aw5x+//pILB5GegVWMmbgYEf8hAK1EOQ3oRpzeSWj9cjd+zMwFHS+bO78KlKS/aqm1Hul+j34 T49KTEK7Eu09QkJsVC+jbp2u6t9MtU0b0eHsUqwiQmpGuqfHmBDRWu9PxBwG3KcfXLZusDOqQ7xc zEw/zh9ZDbXaHIwR+eadeob/0Yobq0lGscw57/Y45C/NWsZAr7GonO6MKByibXIsH7BnLLE5DSmY Lk3nCHzz4xoJhe69U+vNQdTtTvDMWBWkY1pUoHTLkCDURwUDR5voLYA/zzOBKHP4EgxqgrlmRjyA 8C7F2ze0tipehZD4zwDb5Axpiy17q95iXr+7ZhbjkYRJgLd7tISNrOlYQmX9yAtCRZzuuljAJSgl 0j2Bg0N3ch4nnceZ1dHrL698iWp38IYtu2O4a8lljLTbqIBYcZgB4G6DzXSt5c60LpmF9bRao8o5 65lwEhhHMo8qFnWwi6656Hgdt6vMvANg5VxOmjmicK2V83nwJCZNlxqFjrUc7jCrUpM0BTYDnHhI NEhgyjd7NmAhT4AOknZ76R9wndp9dptFSw8mLIclGSaRUJZM9qKkcKH3fKc9fAzvKscYaU3dulPz vddO2tuyRWf3CG7Q1bbse88QceAw/sz3vGHSkS2HZTlklIndtIdV6lXoeB3EX5vGNUnJGahdCnFt 1H7rfgRzIZH6ecg+QEl8eEHYip9LpD7ymN+D/3goMVdq0xc35azUm9B7G00d1IipbiHlQuVVaJnS ebiubOxJxoVqKQkVOI7z3gA/+JwQ82ZiJT9cDeFqKaXQ1/srY6LXchMA4jt22XmY4M8FcEO35sJE SBKYO9ZIqk1pgbXbcuvy7Pb04qFEdSYsJC/JYTtXb92VlPrZMxgOQn4b/hBLk3xxSvEtvBSHGUOq BMr+HneFoOYXGIsvuNrh4AtseguVrDSO80g60R43MBnuk0bND8oiJMvlVbYsK0yg4nSGK4VddSGn JCAFsb7lVTIWWrcmhwBpp0pKr/NFczkWEokAJpaRwWv5ywHaT631HgNtobFHzpyxvdbpGs61lpO4 WstIkcLeIq+5qJ89l1WI66ml5qGL2R2qH1iHbVnG2UCvXEtQnwJyA9VBHlTbMpobBgFoQI0D6Tdv utKmEN8Pn9eX7XK2zTtlOde8iBdTp54IS1SK13Y//NMNlt1UzP/BJ26l+c9p3zyO0sqdBBCKkuSd Bq9gT4e+FCqZwQYrsLDk4g3qEduWh+9ayw/oeOeeBLlxjeSwQomxdVN7tVzqjTl++t7mnv7eRgf2 3G+svfJs0KHJCJAmty623H5YEaGyiNYiqkWyECISmqqka9L6mmQi1Js7Q8GR+F612gg7bS85/qpc P4aqgl+9+6K1mGrr9OJGTIVerxfxj0o8jOxVqRQh/sOoSffojJPTvTH2Ji1EfBZi+xz0oo01dimC TqWv6+sm4wc1Cgdia/5grLmSWARSui33UB/tcLYq7+QpAijRz57IuFxA6c0KqOIBbL11shVe8mj3 wQtgjk1pMdfzAbrNNW16+FoyJbX4lrFo8flpbSk8VlWffUar2637tvnodPzlyBc0Lx98b+QHNbO3 q/Ws2U5CmwqaO2n4ypfcVUG4PZASyhyWPZ108JEOLLxkADqjoplr0pZN+w+vQo9+3A86uZQLL8K1 nJGAyJ09tj+EgdJTVjp/RHxHUKhMHERzzcsXFnpLVq5xORIvop0z0yqihMFQbcdjoUeeKqDDq1Fs m3HY7u1pofV0xKOpfWTbo4NAFYRxQVqtq2/jSy10lMMPC3HaVauN5numrjojm1slfbus6dVffimr El++zCSJWTqFrC+03LV4d0HbJYBW44WuhXrt2UEIOeQEG/xN+2PGhze9dZfitaN9KGTsMP85hjFH qsuXSCl/zdGPW9+qllDqetSkYB398IM5LjFc6BhdwSQEQhpiuZ80q1JcdohsLjyXWvWGiI873+wD g/h9fhqb/iKdWI3EFi0SMt+QkdqkozbqUsm23gt8NeJTiA75tKyG1bdKTSYFzpSfHFXCTFURc2D0 t6+L1t4ktImvaB8mkemiGTrMxoUkHCNU1H8Im6gu3Dz3PwCGoDIs1V+8pJ8X+il3CltOkM0RTAes 3DWvO+450jQTvIx5rAYUu/vv+/H64TesGB3tSFfLXPOW1syovIpbQYt6ewX5EW5dMUmHGDgFqCyg d/0ONIFKwpY7oDJWOLalcI2huk/tX5GcT9n0NrOXTtdw7XCrQbevhfTtiw0dXqEXDuJ7vWG/W/zg HHPc9KqQFLFyOo/SNBFwGQB0eus3QCSWMb11OtvpluU9XDgu/nfhgRQTGl++uGDllNrhZ7Tf22dx 4tVwL512c6kRnHdERMd5+CEQxKU1lyseeshwltHx40hfOT3kfaU4kHmNlblN8v9R9m69liVLltYw M7/MtSMzq7uqi9N0NaLFVUj8/0ceEH8ACQl1g4RagBpRVVDnZMZec/rFjAdz87lWROShKlJHGScj Ysde8+JubjbGNwrf3nZzADew8rIWanGoT7iv63JhuaXtMLLh13di7nDDfYoioD/9WK+su7cZoXec vY8KxYYFhStuYu6o8JT9RY42Qpse+Rxut1oqdPpQkoZbWQlrA+o3sAfiNu/A7dlYPdp097YjUTYS FBS6B15bKpbhJ8q1OJoZnuPpCRJX2+qeefk1GZerLgx2Z6oN4PF4bNNJVJxI2MPG2LSjSLNhe4GN frVAtvb5DXlZyNuTeYIoYRog4Y5SAw6BcfRgHeHXWgMxIyvDun5vWTVAs+5CJLErFb5LU4Ua+gps mwSUXKE6MU0AI+RcMXsHKHklexRcY8CmAixImr2FAKCNCdC7GWzrM3EH5Fn3KSkltxqGyD48+Jy8 0a/wB1FNIYfsnKeYzhvcAhqwWG0+CGBm8OG75DwdntLbWjyXmyaO/kEVt2Qb+kt9LVY2dyJq7x3a 9XYnBW18PQBRMcfwK6Rf8Wutt62do3wfoxKnnbu0ye1m3hQncYLWqVubmVJybSf816IHG2i2sARH gF5AbALJppfLY5Cxq5Nt0qiyyfBxHIs+cwyf+ux7Ut6ay1r66NtiaPOmZWXKe+N8HQD20bfUJdoO qbpaIHiiIVLnD94LYh8dTdumDIVsaM4JXCsHS+ZWYOzk0hWNs7W4i/FrbJsOtbmmtlpD7M8PE2/i 1j595EXNWoYLUtrMXit3vx4Dm1MRi38sTGO6xGlnbzXdGwXakig9ry0jDDOCwXb4XzjoJrm28ygH lNfClm5sIgz7mQ2tsCTvWUa1y7QSBlY7gIT2pjkxt7txXSw/EegNcUkz7eeTZdlKDy8cYmYR3v84 wYUMsda6MX6vQPE++u5P7whqu4lsYXkN7N8bb2NJHQmAVcWEwirtJA96zihmUUTQ1t/rfeGOxHkp md6rVbtsM1sjyeC76b8mgs0OzA7UhNaf7uW16fKD0ZESoWcFL4hyrOBkXrn2IFYtR8WrTu273kQs bE03Qi0eyBgCpJx2VErK3p8bX90BFDEqoRUMfz7pkr2UdRR8zh1CFrn0ROQ0/HznqzMWkWh4oF70 KwHsOGvrN/80SP0qNyEeeYXxtXXsMb4X3+Q6wJASBaIsBgvxAhB5Lyn6jhMTk91rH1a46JkGKJj6 ijFZgzwwtgUXF9yhsrLi1e6+Mgg3TyEcbgtVR6D9MEdl9ErND/iJ6bIznu7PDn1sAFjC/x8LV3A6 d/Bf75vDqrZAH+OODA5m5bjG/f2uSn/OiXY1D1DEROY7XQCKrYsd3eVBXfud8sq2+8uRP/Y8n5sz KmndbzN08++x5OIyJZv7+wxGauTRl1oc0LLkQjReOBZrjjDnouCz9z8DVCNJtu5Vp7oEytYGu7B4 EY5o6gNLsD9z8Zmj4kvJzTBjrnBJyc5IGN7fHnCxP9sCPZfVA52+QJVaHKU4pw9Yl7TQxDZzOAwQ sv4JhkOc4PbQKXrLHaipbjVD2IxHH640gS+gYWwJJ2DvrmgwXqGBxx3Yp3PFNHV8j/FTw3gOwBS4 JtANmQjqSrfFiaiw3tFaxzRzmSgIKAQwQTUW6vfCI6W7CJIkuwXwXqkugawagS9fFJIkXNeJqQrJ Ge3qyG3ZSOdElQQOGdXSzKXkYuvn83MNfMzNAavS24CC9YBMm9slUkv1i7MqojHGZiHOPqGX+jFt eeCZeHMyR3dW6Rh+lB/NbaOBAZzi9j8atKfz0Z/ZCabrIu2ExvVP+KgN3ncS+NAplQTuvrvPOb0/ Cq/+Qhz8liWeV8W3Mo9IVy8u+S4cA7JEy/5ZnKdqly+CgU2b0+HYc8x3Un4suuo9bE68CUAK3bvq vOYO6nvLEap1L24Gu/Fw6cYiJlnT92SbkSpZUD7K4kKs6IqJu5e8+oMRVb7xfORVRoS21VI3DzUq qnCU7SgX0t2mkccdnpcpu/d/RXUMHbeiQm4PfvRX7XLx/yS3NA51WVtswKOPPRU3s61jjiGj2TIg 9OHT59YdPq59y8CMl7xPXDcpJLu6nmOiPT2SOaqtPrzFECqF0cY9IJpegGywNS/ITRubsxFH6xgk hRstZW+bDBo7Efeoh1f1c7rOW7wfP2Rs9GXMIvrsG1qzjRzLvdRH32zWJOmdlr8041nyliWd7fTK fV0DIrcXj3NsB1VEtBAI6fDZRWzg4b2PROY4NQRm8Xs1lMIoYwY3OFdvb61CQW1ASlkDYsMYF9Jq MRrgLi2892ijV2/T8Pz6dHllKd+L/+VSQAj88K5mIkLHxFErAMOgiVIqQAldFczucZ+jeYW6ZAt3 AkDaRWo2hhi5JewVsWbYE9XItt809+UCilwZZXex7Ol2pZ0xpaweNiYeSRzazMzZe7ziRxSufiP0 0ltusXRyyLenN4ZREekbMb71w9NDA6rMiTfNXpLs46WwV4sJaXvNAw+mcKZrKWXb/2A+EZ46NxUr joEquo9nlOl2pqQ7rlvZM7uo+1E4fM6ttV0VhD2V1Kt4Y6+GgoQuyQXsif1ahXXY3FHgLYjhJxLJ vsBY840iaGW9OZthYOxky9D9ju6sTMGd0BlDyDHc4RWymVeyWPRLA0C8r/vKpzrKsVMcON9SnTgh KPTuJ+ImCsXGvnOjSPYCJcUlPK21HUy36f3rXqTs6oCgjJXitmo9V9roGn6FA5ATb5VIaDDTcdOj xhzuMFo90sy3jz2Oqlt7OlY0z7KYbjPFNe4iIjbcJW1T1b3RBmDExO6E4OWiisFLUOByyfs0I+Sa a5gn6abs3+dOf6XV0lnv286LWwqRYCbwceerqeqNqpy+gbfuz1NJBfOcOzYmTmjTfB5wXucPoeze 8knumAr3JwlyKpijw6DITOA1fNQ5wR8ZRVbVeTDm1wE2vBGrXk/YnPhtYMnkQJe3RXVUBpTBnVG+ fGBMj4pofUKEwRxZU8MVANXdE3Y40DURITFDdQC4yfhuzfSqil78tPEPM28GInefOPar3znp5EL3 nDOMF/wYvvMTLfgG/AEMUjkz+9F9aV+JyY9kfZGJ2HtJsbsyu4EgsQOQkyVvhK88nHOekCnb9xy6 xxhEhSoh5bTlPZKXvo7GfRPgciwy2v7+LE686s3ZnPzBPgjRifNy3/rVlgvFBqrU7UnXuRa/y6sA KrSHcEYOiCbxqmLTtGq+BdJLAkTljiO5zKf3xLddcifcJtqhdmKy7cAgX0zCyTP73BWldt3x5APj fsmWcD0GEpHdxIm3EH9vMvmO2w61yJzOaY2XF4atfhjkusojHRASlKPsBM14YSPm2caNhOS83HrN pXFhnw7jRrSpot89+tjtoJAPTXW3HSfesi8uSzu9YtlTTduJp6K790jmPAJl/+8h2zO4kD6igILe NS53pCV2FUM5yrY/YyfYrEBBtpsSFz3A1TJLklxJ0XVL9WKBm7aeHfUNOtW0iVMxTMMq5nToXlw3 iSwSc5G2OmOD4hcMaXz659gnj/Us67iZu1CvxMO0QUI7/fhHFWpKBEnsR3/trqFXf3+ZZHv/vU2g sM+BNifEAP0cyMn196+5U3HKjnZNaHUxF4f1u0GVGUpiiDBGa2AhcPPJHFSQLl/AUAlsQFrDjer2 qDWRdfRXPSqI7K0L4bKJ8l1zNY4B0cwffXjg3CLRbCBCJFJm2cfVEJUHWJeFty0v0k9DtiNV9ou7 ma1zuUbi4SXb5HMm3s38hIRc8o4NCS9xbAhUaPeAdrb8dGdQRt6xGpuSJLc7JXp19ahbw1mKS7Ei Yz5AKkldBtav/u75LrcUzdQXj0Re5UTPaUM61oBGSbcLSyDbbRVmiqRpO8lIaMtgdKrHSrCgPZsf RdcLOvvcsTlbI8jYYvw4xfSr715hv/quREIq5QWl7alqwM831zZ+/1pkoyozvb+Odt2pCcEvYOHN 7AyX3z51sL8cgXAME0Q4AONexZAtbJaRGBGLrlTZ1sVgHGzYti6Azmpx4Vrc3O4T9knTM7DW4kNK W6onSTagZt/3daIzuJnAyfV3MbFVDWlBwOeS5q3Qxfh9/fI+uByypXSppj2kC+TeNs4szeveUF/S Ekoq+zrGSWcvjjFUWhKzGO7GbGQ274tTp03EmuraayPXDmvzKn/zbsFQvV1siQgp+USfzMAi/j8W tKlgEeTHkmCRwg7yk7eUBcQBkhSABH1ODNW1br1gALFcgEtXPudEPtL3aapYmkwqQOJFg6eJ0X2y exbCHAac/mI8f73QruZa1nqAAHz9/ISq4jpP2JwQjpiPDMBtrd9yt8y8Ookwsz05NgN3X4j2cX45 byh5TEYAN0KeQUwbPM3Fe2lhWQxwQ9D2xeTGr0Xkc2SSi+2JuOG2v+4AOciupGd3BNs2H+jL9PaF aaqnL9rRq/6W8DV1gZpXhEVQxcNnH26S6J3p5dV2DPteKe4BciHcmMTRnaQThKnXv1tE9gDlL/7Z X+CXX35xYfZapILSFd7qsBNGrHdKXtlLFmhWH9ZopPFi06nEZOco3Vq7FT1Cq0op7sfvo2+tathi A+Kh5pbikNdFZRg2xQBPjz727xdbGV96U8iiXRCyu0hXHeLyQRV3rdGkO/NpqQxKdcp8hORFAGSc XEKiN8j/fB8OXN5xIgtknUq6NY4G6OXPX7jYtmaZBcnSrUteJzKduoE0E3NXz4Hsi6EbAFgxXywX rjCKlHCxhcNp80+XtLCW6hlx3e9xRDNHO4Wx+qDBQF5QmBhyBth+A2+Wgy/IVir+bAv8XZ6YrkHP fm9JluD/HHfKqb0Q+b+kzQuRUtAD8BKL6jICpOQ4yWu6QqZPhT4HCIAskLVIAi+zEHMCc1rr1gsG 0JYdez0X+cjQPr9PUy0DIPW3YKpLeWoSTDOwEZIpMgEKQR9z5fFkjNHRx4U2p/uPiOHpH4ahCuab sfh7P0IUrsMn3oFLU/HjrZIf90LkH1zLwMeRLsvj8Ka7Td99gzaktmhAE+6Maj5V3w+G3uRuVd1y oKO4SH3T3mU11wvhOi//XoXe8tRfifsMvocuy3XBWA/6cpJFTk/kOwUQemBJbxbajoU3ULqW6pvE qnBS9Qo27LD7+Lx87WpLRTDmLTVj/3q1eM4QV3/wHscBqQmS0s7wCYlWEK4iAz5eqmCtxmIVCoet +13HQCTcyQ+0QCP5zu4KnW7rzauT+HNr0wm7ZDzUYl7pjuGMhIgHj55pzdUh4WDHIuoCSBuc6nX6 ouY9MW/NtN7uFpPe+WmMmw6VU97ursTe549+J9Q3EiFffDbDdkFigkIfE/FIwW2z7Q11L66r6m69 +f1dz1H0ZaNX/9qemORcCQLtQSkNxzWi+wam7AoQvXyziXTc2LzU7lQKIkJD8wW1+Gcq2SvF0cbO EtvRQsGfXYWFJMHHl4/tkQ9Di166tbehkgmpVjj9dq/UADKAEgPyvo6oGvhUlLXOqCoSC/ScaHOg nRee/QIxkBI7cP9UsAqIE8QYSRjKhMQFfVy4lh0XsG27/66vupIzAjg/WNDmt4OqUlzwaoJrTEAX ELh45AFNwYTnVqUkkJpQPw6MPqGTwCWBj4xEjFzdeeXuCydqC+F3KTAhOheRLaPS6b2yzHmLvUXl LVFAaP3+fFeOEbNQPyr+8q/+Ej89fvJqlvzFmmNuUXS4tHbxzNji/EgLjb//jay/eqbx6xmfAAAg AElEQVQ7m8qcMj76isZYm8CmVL30KKfNFWk799FoDkf6hSg8KvUdixJRLXMNq55z55UHlUr0BhNH 6ut2nyxcYTnKzqSK2OBgp5oZjsNdXROKx+NA4bz7iKFMCGhK4rQ3j7CaRlhet77bNuF4MlvDlcUL CPZo0uQLHm6A8Bb5000Li88Sut8BJ1ZF6miffVfmOnVXU0Kyh3W7ly7LZJKWAmORqHS4zbaW6rSj sY76a2hHmXa66HYaiTsDY+DD5m0EPvjmzK5Fwyshv+4kC2pCtKOwWfg2fkzdx+6A7QSohGQF/Zkr YeKIn8gXeGR/fpO5rEpFtxPKCf1lu6qmzBuWs5COkQxAZcm+kG8G63Jqkd0tsHBAxr3dg7OF44ze aShAQl++wz7tRe8ZVuIl64vFC4NQPtZQ7AVyf9QKEtlyztaarxU5SGSMj58c4tOuht4aiAVKQM6C qQQlP/2N0baGPiBTP1pUdbp7Duzff58DxQYyvumpGgGcMtroyMkpOa0xDi24ysC0jpoEpgpOCbgm xucTvAK5MgtIB645YE+FIANMKMWPjdcIITb/sLf6Jqxd6LQQ5G9pz3pYcsobtBzV0Q4VIzcM/PVf /TX+8Ic/4A//6l/ir//yr33BNd4aOtCSLq1p3o47XpzMlN2K2s0rwAjBU130nCUl48Eb4hBACFuV ftz4sOtFj3IPyFaLQJJXCzXXO8uICNz4xvstktLsLqKOlzTkXq+xvzeRB/f3Uz3zZ/SBq18+6bd0 sw8a8KfPX/EPf/oV49cLX//4G1rvbwT5WFiHjY2du4Mi041jW2BhJUVS74eFzXOSI9RC8hR91Ou6 NoX+tUMU1LLowbF635LG3WqJnvrG75WVbmreQ8ySt/Fk+/S77YoW6nSsyGEKeRTgw69gq+pYk+qM nSXPzY++NH1R4OIVnrXVLmKvzLo54yGGkwTaciojQxXHwQt7KyZy0Cb5/QmjTFhEubwsTI3ewEWh ZKBC+3Rk0/a15+7tka5951jFdJ/NKVgsvGV+Co9oCXdTXHf3zuMNXjIxtyU9aFPnee7ZicH1tXHv dXhPPwqWMF+8TfLFFSt6TtebLsnlx8fHbi8SBfge+Pz8uvLt/KQ9fuu7GPj4+EDODj81VRxfMkid fZK+JFARFOa3xIK3vD268Ywg+ACcDb3Nt9YmO9JxQgk4qvcnvnz5AqKJKQQ+DcwJnSYaDZcZcAJI kJiRM0PHxGgTJVeADH00wGxDY7PIXv2n9h9kGrxXruFmifhjwHsYUQmCsV+MmEhTJbAI/vAf/QE/ /fTT8rwb0s/Fe2Diesfo66i+WM2WI+Y1qiLgzTsFVXjr9pBwRx8HHXy1BmiSQzNYdjO+adu5WFHR BGFdzdsIQxc9qzvR3ZK9JX2yeRWekqsMQh4TmT0R3bI1qsu6KyK7xxlSIHbN1/a+WzYkS2jXiT99 /Q0dYy8KO3eK7hPCDkpcXvqNtltDsciSis87h0+gSR03F/R9pRt8rJfuKkenV1d9duSa30MjV682 KvC31N71feWSXSmQnEWbkDAwbsPEeg6ElvxtyZmMfSAi0+U1bRHhI55bL90DFYZXiluPiZVVtb5u 6J93xlY4AMkHOtFDJCVc17UX+UiyJfiMgOadCvoaDCnZh8Kc7oFb/L3hdpo0t+Y5WdqttT76Ph1u sM1SsAQMG9M3IgajprplfFEIRKKHiDi3gdPGHQYDWcTt6HP6z0spb0nMwrKfYyS8nWR8wfQpf4Ty Tbur1Ou60FpDa0+Ukleh41IqEcGjVjAlDHifX1X3n3FWb3PziCogi2/SJ7rqzS4xQ5+3C23byGk9 y+hgBToE4yXCOAEAnx3jeWJYQhFaKC3DdZ3+oQEMU5SU0M4njGRDVPjazDSo9UXsmSgi0DUdFimY WFRuM6jZn82E2X3JVT2MPlBq2dZMJd0oPyPD/OqDBHwhPL48kIzxx+evMPWB2Zf62C8tPMfQMXKr lM8Pd7YkTr6gRSZTst0/yiXvML8AN8fREQrkw0XjTdzBFCDpAJzIQzC/TqB4tZfh+MLor4YwHrxs jUsPuQEbfA9jJHnQHh+8k1fFBCMtsnvy/mz0HzFeBNIr/TTBXWrtbChUAIFXTDHlXT00GbJtwSFh if5bVJD96jujXrIbFnJxh1r0YiMriOFW2bOdKFR2HAUfrtrIkr0XyjdrIHB9YNwDkxU53c6Gx+Ox N65IAt1YQ16WU7p7seGsM5iTo4rtKPCgkBmcJhXPXVTnqbjEaKdKLHNBb31P7pV0MxQ21b7cWVYT K8qEvH9KeeEex4rrSOueVfHeZxbM50R6pNuFtzz+IrLvfYKjNVNJm+kQqRcQbPWCkMfh7FaDeaxz 0NFUF7d0KTmICDVVZ0kUHzhuFQ18c06Hf2+d+q7uQ2oWm+13zFJ6bwG+DbB5IRV/wDll5pUa4tjR s10gAOyElqVyUcgHI53FecRJtlmpnxeOktHGAFOkHy/NuAH0JcHOCcwXF+XEfXKc9pKgSngUQknf 9FRLqYAadA7vcY0BnS7495CvCzwBNIJxcv7J4YL+WitEMoQTci6AeczrMMNcJPerXbBMoMzIzCi1 fk/R+VFk7NAb97boVr33PQAI+VOwQ//iy1/g4/HhLwErqGQMY8wlMialXcWE5i9yxCFYOjbeFyy5 nQgl+U431Yc90ZsMcbbBcNnllcpwOYwc4jg0c9OBDEGtdWfIx0PGtgLNzIdoyH7TKK1Uz+XWil4o ZIUhrv6XTv9soQCQIjv2ejZ3hKk4qHkOh1/EUCP+f/TyIll0w2HktgSmlDaIOZQaYRPdfdu6mAHp dvTs1M/l5Y8020d+bKnWdi4tRGJ8/ZwzCpVtJY6v54Y81zCW7Ki8pGk7sgSyI7E1rQgXuxUXoUeO lyQScMty14RuN3S+gVwMNkNcD0sriK87zza0vzllcGYcj2NTmEK6VVfvWpve39MKqos8NlbeAXmR m8Z1Xafl0Po4PvzaFn+e0O/MrkgIZmakR9oW6IR083GXFEqSM4pDVI/k+uxp04HncBXAbN47De3x 5tPyHT9jsA01iZaYvVSXvtaUH777tvTu0f/NWXZF+dpKM9PdZ6aUkB8Fj4+CR82eQFz8GqsJZLi8 SghAZRADcxqsig9jV/VsNjDM4foGQ+4+HIM51BorMDMg7/F5ixRXqjB/r1P9ah2NGDounOcTAKEc Fdd14vPzE6VUMAuGdT8QMKP91lEooffm3ABMfD6fy/ZFUDWU5gQsI0PqAHfDuXaHby/oD1sB6+gV SaalFL8pdIN1wxGUcsIj5zWMEHzwAft84o+f/4DeBtKychI81oTZtZWcedOZDAs0QYJcsvuOyY9s CWk/hJFCyuzhgxF/oaSephnDG17yrSWjMbb7pV7yFjPb3FQ5ZOtGE6XNkQyHVm/+d9JYAzG9c59C itW0bZF1uLvEBKmk/ZCz8R1wSB5PHYi9PvqdoDBvDaCx23QT0u2EWz3u0DEGEjC86KFS2FT71Sdn XdlgrgT3lsJq/lt3xUEQtKIXuLOG6EZKxnAj2Ac1VxQrTqsSdpfXoN0aIHOXGrNvFhnZj/JL7mO8 VAx023IjPdfgvfHokU9bGxbdU/vAwgWtyobtPmvoMUd3sXvMCiT70GibYViQD+/BR8wyGe0BUbGC 8qXcmWfLuVU+/GidxJ/TrV5pHoFSimP6IvssOLM5ZZgYHj8//FTa/H581I+tgc05Q6qgXe2tIIgB VSx4377Lv0vTf/m12EyP4wEu1VGj8IKtJEZihpkXfkc9wFxwXZezcLvCOGN8Dmhn1FxQ0oHzvJBY oRnIQjAW1J7Rng2y9O+9Neh0k00uFZkBWkXF1ToYzl7FNUEvLszdniDzqBhO3zUzffqvgOjAlImK A2MqZvLegidUqq/4jwSd3Sde4v0LLYRJzlHlxOh9QFJCyRVEjJwcBjtVYcvrG9q1uKi+exGI5K0t EMF1UPuzFW2AHf7+13/Af/i7/4DP377i//mHX/Hr5xP21Uk0pT7uQMCQaqSXCfagzW6NnulxHLeM otC2LIbQOQAkLP4yhIwnhlsiAq7sWU9LqB3JrpFKwIX3ICxJ2r7mGAxJls0oiKGAJdtDiFzzBnoQ aAv3Sy57urr1vuAd/V1S2QMzMq8qdmTLiuSVvOyRK3AulBjtajsYMWRvNl2oH5NpJE8ZCGJRuH5K Kl7dqyFT9gos3e2Y4HjWo/oGtb5HY7cq1lx9I1ySsPJRtl5W2K83KW1B+r6+K+MrleQDtEWGsuRf Nx1pu7piEx/m8OtgB4wxth55a2XFB40Bvw5Yjqi4imDaVqCEllOKX1epS3Bvy5a9aGbW7zRfgeyF jIl36qpNw5dfvqDm6jEounrkYw2sjtVbTI8bRLOCNcM9uONnEm1TRznugE2W9eyCtrsqfsSg6vf+ /48W1jDUvC7Im0bVGzAH8vCmuZECmSEgiHgGXacJZl8vUskuu/zt8g0rEYgZIP/1WiuoTWC1ESYM fDhkJl0KIKHUw1kHl6NO9SX5wUigC7otL22I4JLEvEXZQGqQb3WqZAaRBDyBphPCwPxtYC7RNRNh 9gGcChJef/lS7jwHMBV4TrA6hICJYOqL7zkuPI4CI1oxLPRdP5VXaKD/d3qbYBsT0pcM+VFP5uXG GQE0Dfqp+H//9Ee08YTFNFj4u8TEcO3EQIfLTcwPRivxOsrznTVPSvfQICx32XtqOn1QFKSo12jk oOUHtSgGAxgrOG3YVidkukEROlZ13DyqI4Y1hDujK6Ulyle3nYatbztP+OWzrViQibl7tgE4GRjb 5x7aYbR7AAVyZUgs9Jp1++Mlu8AeDOSHV2w0XO6UyBf63rv3Dskp/3IIuPlnEPH+ZUzB+/CBVgx5 ouXx+gy05hrKnPOOhIn8sBiKYGIToEJBYNmPbmkNZuO4H2J+gcv5Sip7cQ6fd2SdpdVES5y8Txt/ 1paVdNlea67+jIV/fcmEeu8Oy3nIlnwFAIezP0NFvJ87aW79ZyouQ9va3mneUiDbUdOllE3+R3Ll TGigQ8ERwv9c8g4sjA04cdr20Df48orC+VEV+mpNf/334/FYnx9IP2XU1R7YX4tCy7y0u5NRqyeJ qMXEfYBNIUxgArR3sJlLORMj14qhE5IYCb7A9QmYsq9b5M3SlASZEy4GRl4Eq1Vk1eN4YZfQXoKG ugU1TiuhWNjpB6r4Vnnl6D8i/PY8YYkAmxjqB6zMQOOJNhssJ0jOHlNNCW0MqPoQ4SgVY04kdqHn eZ7oU5GygA8vtbGoVTEpfrWwnufpR14odi2ZI7/H+09qQRv81urKEEmo5eHSisVPTFIcmgCDJUC1 A3/mOBKU9m8X6+gBtcvZm3HECrkHJR8q5eK+ad/ZvH3AuhaD6X2g8liVGvPuE0Zsd+gGZYEdCO6W ejwed0Ac3Y6hPQ1fFsVsnplD80buhQtJ5JafHY/DwTIL1ruz5hc3NSrdSCaV4u2IWqt/ltXjI/jE +yjHTlCIajwoWsS0F7xpnomE6otcLXUrFZTXwrXE4AHEiXZN9En3dV0LZD3qzY8Ybg7IkjeNKQDG bTTkD6/EMbGvBTGh5roRgYUdvs2Jb+PAGnKZ+KZXStlxJRv8w3dqqiTvadviZ0S/OSrgwPLFEVyH PzvWzGHqy+os8CpW2KlfkTsWgY7CC08Y1KpFoyKlN6332+DXeMejgBZDeNyRzm+DonVKjJMdg9f7 5MURVs8xHEvX5ckNgf18PB7bnaWqqCJAV5yXKyqu88IkhTwErEB+FFyYUJ24rgvX2YDJ4JRRS4WU A3YRzBipVEAZSRkpE57PT9R6oPIDnA4v/OZAPTKwaGEqCr3ciCSmyKFEIdkaVzNDZoasYFORm1G9 2y2rb23DN3BnPjil4W36j+m7/ewXRiWkbjiq90vzBdii++ul6GOsUt97G0SMYQyWjLF0Y3N2EAFz EqwNH7hzAnA3uUXSsq/2vTO02Cm8BADWtFsXQFtkhdutP2P7pjrmRnXCOAHkXxchwk0M6ISg7Pjc m2hD2174544vpZa3XTlsgmH1vE7PEVJWH0Kk5QwbC3q8YkpeuZpqCuoLxFFWjO+8fMF41B2JHS9+ EPyDlRADFkmyM3r67LvnOW3uvHfJdwzw7P41e+vIj7wHRTrUc+qX9XCOuWM4CA6jyXOpIHRsbmpA k8Vka/mOx3H3bM1Que6Xc9p8A+BEblYQu17vRQyHOvoeasWCGTHKAcMOXN8+oq0Nar8U8Djs0JLO 7IuuFNm8idYa9FyJpIlx4LgrY/Me2qCxr9+YwyOyzY/QMRirUm+QidG2r7661FQVj/LY8ehuvnAW BhPvYMGtBAndc0Ru250VFe0ybbp7wzHJ3zEoxTY9LRxBkYI6p6ed7grUfvQeMBL7YjqSwZi2AiHe xc/PTxARPj8/V2z6BD0EbZlWRPKKtFccxtCe0NjA50RajsBSD9iatjMTGg0c6YCaDwRHn0i5YGpH zgWPjy8gU29Nrsj44xC01mErHWTKAJHhKROV6kqmEO+d5ltn3ZbemeDFmuqdxFtK2achTo769JNb 2gyCvahSYpBNH3Zpho7mtJ8qKBC0Z4d++pCksJsA5hJ9EwE2LxgYj0fF83m+2Mimr/wp4+odx+H9 1MgZv4/8gE2F/FS8+dydHFNSgpJhrAlsOBxejxiqHVH8EpHHrLy2FwjAc8Vh08Scii9fPtzrr+4r nPMCr+jZPi7wR15HX/2hpDYiiwPLZmooR/GY6pRRHsUjaOatXIiI7pjgbwdJTpu0NHWismsCz/N0 S2rDJkJNm/uoGnSjwN0Z2e32GncmPdJC3YV0Zy1UvXefji/YcKRnRpZXLEoxTNuRMEstsI9vqxUR Q7BId9gbl9p7IiXeY6C/5WEy+Ifa5VezR2xqER8NYKcz7EmyuE6zjeb9xkBJrgp+S9gCzLFAyLn4 4IaF90YmkJs1ASenTfXpekCKe++opW7Yypiu9c2SMXjgPM/dIpm2oNpztU8iP2tMaPLsqjghYPoA LCAjWZxvkTihtXa7EBcjNFQCVO5UAJIlgUN6s1pGjLXozdD44cxiDQl7u2CrVScgCCVcs/lnBdDZ QMIgNVgiVCR0nUhGuNbpwY/yhJQqus517A+JUkbGBFRxjYGSM6aaU/nbiZIqLh44xAeOP9W/gK60 2lkUyQhKBUKG5/ncdlOQ4UDGhYECwhzeVxIhENl+jvZznhnZXD/8eDx8g8BtZxeSrQQKk83rmuM6 1aGAKmCC/nzCHhnUJ1JjnDpgRBDOICh6MdjlF0rWCq/ifdjz8xO2+iiepT3RjSBMMCiez+ed8Lhe l7EysurHA3o5gVsJKJIw1IdMwtnDCef4gb6V3mJkfqh/DaAKGx4fx1I0lF1hggjIBiQDD4I0w5x6 f913+LcvHmVVg33C5O7PBqEpeJgxbX1TMywoBgj7wTZ10X8wShO5RGhHTw+HrpTku2Vkx6eUNjtT 1F9EOfw4LJBNa8oPJ2ZF06eW6j0zpt1eoLFSWFcc9qvHO1oJseYx8e8PJF6rndUfxBUxO/TDbPXX BfeHL/Zr7MuCauecN8VqO3pwQ8W3g24VvoUdRE2g98HK8tFvOV3YJ+NehVtp2W9FnKsa/nzri6m7 Fv+tmFhpsGGLZuM3GV4oJmjQVlhwY1AhdOvbWCK21BHk+Uh0eqZUfAYz2yDvN1XMqvJ3VNGK3wmm wevw5Xdt5C9H/H4IePrgePQJqPhwyBSPUnFpByX25OWiGA2AMUYDWDJkCUG7KDhN4PJn7JAEI9cu 0+HuzLysv6NPkDGoCMbV8Ev9ArWJzh2ZgVnXQLEJLgNmO9GTrRgYfw9Symi9o40JmX5HEwsUE4MJ rArOGWoGUQMVRnv6hhSOsNdF1cZKZ4CbjsA/6KkOIW8KH4pSD6Q+UcgpT2ITph31qOhT8aCMIyVv 4s4BNUYfcLvXAhu4ecBX9MyMz3aCQUhSkFkgXzKU6a3FqaoYK7qAAJBk2JsP9/cNA/+YH97U1w16 bq3hui5wdoUCGXu1nOrOCidKvvgk2oJkIkFevSNl23ErUQFF7DMMe7q7f2SGMS0tr9w6viVJCthG VGJBWbra5TpVcllLDNYQoWXqMS4xRBrXyvZaVWiylXhJTliCwY/T5R48RC9uKwZwV3X4ZtOKftm3 g4o3/eEqRIUIGd++tPbWE+dFInvlXJIB5cieHLH68f578x13rfpj48jCLL5Cr9+qZPPqZ1fhhp2W +138D63cpObxLXugk7Gru+jrbkcgeYVpfTn9Qla1OBUh7xrXeEtxDflg9D3dbumLhrFtXoFU2YT/ H21MP2JrhHkjnF37OV0dMgitmYPtL8dEqCuHql3XtiCT5BWU2CDr+bjGgF4TNAyTDPZUZ4EkL6oy gDYHaFnEVQ31KFDt6Gy4ZkdJgkJpKSsK2nkiZ4GRzwyYBb+1Jxp5eOR1nRjDC4w+Fa1dG8wzh7ni yAzP8wSnhCSE41HAKWHAMBXInZw4qQpTD/qzzwlBMKLfbbPXdd05duRtJPtGncQAkJbA3jqBdcLz /shdDcWb91+//gbA0C5FG9OnbZLAbLAxlntGtrD/OB6YxX205cgQ9hbDNMX89NDAab5setBWQyKX TxiA1s/7Bv8O3OCfuKpi9o5+Xd7XWc16ruKz8D4wrok+L/TVT2BMqHnPLLPAdEDY+0nndaIcvkAd h+MPa/0Ar6Pi64Me/ajHzx+oWcDkf79943Nm4TfkWbxYueSVZuvHU2be5KfAnqWcdkWcctp5QMEh IPNBVEzQA5wRx/j3AeI39k96rxL9FPIulQkx9Y7RyQQqjNkGdIUoItijO1ANoIU59Aqf13VxNUe/ BnAt6V0VkAC8pD2RcfUmwbsT1zeJ67sjrQKlZCgxcjlQyr2x/c6qtBfEcBEF/Ws/WuneeELeF77+ iL/ZSobMG+IdGtQg/m86FBysHtxZ1sW6XVX4j75XxT/u/QjzQnyPMKBkARLtTSu6NWq2CHRAYgZN 9gPt7OBMkKNsnXJKgpQFwoQkjD498ZhFMEVxkbfzKCXY9A3leTYIewRRWommszsfoI0LJWXMoSBi nK1BYaDJkJ6BkX2O0yZ6J1xz4FEyGnWUlCHE6EOXkSBBF6x9jLl+7jK66b2sLZkzYhgzpt1T/7cw waWTj/sfrs/vMqrUFFfILdZjoXNg6lhlrh/pnTijrgFjQpsdvTX/wsQY0wW1Xkn4z9UM6fKdZBxw KszaQR6PY0Uz5MBrek+TCP/kmpRuqERMHXfPzVbPdlFtohypkmCfE9dC1SEg1LmCOXnm1iTo5wCI kdIBJkYBo0pGmgmPh2vdtDJqTUgseDw+QCTAQ5CSoP5UUWvCAxlsFFxv5HzcaY0vLYZvX3LCXZ3s SS75cR3N5VuTbjdYiPdrqf4C5xVDsv6qyOiazWHeKTnSLnqI3y4q0Qrgj7QXvXjxOGVIyejX5U1+ YhyPB4okZOLFfSB0mqBHQmHZFZHj2jqu6/RNNRnIxq5655woa7Ep5EuKwna1uKVeP9wNsI/9BoA5 O6uiJDAXAIo5L8yp/+jnC3QP/6jdMdIhU3prexC2PCuoUIFDpPES9fw71eV+AVaLRurdd6ZvWi8w h8L83jcukt0t9Bpu9/K5tBtwTo88svv6EgAWJzl1Nai2/YdcnmXoa2puqkDKaGp4Pp84aoJIxvNs IPPjti2Nr8FQRSALycdPhRn5SRdAFgYdjCZzDZxtgeMnGMCpA3/87VeMOUE8AXSMfuG3Xz9hwwE9 NDsMrvjh9ffuo7wZtHXQczqnRA2qhpwPmE6YjnWNv5dxknMrb+OJKY4jI/M3cSpT/HFNZP7CTz/6 5pRxklNlns/nwn0JzvNETgKqDlUhADoH8qLFqCpa70hrrbp0gjkhNz/WZREw0ZJOnBgLKBF9TiHX xto/YU19Azm/DIBikfBG/vr58oa3laSZ9/RSIClD2BvYJIQxO1JyZQNogkSQqfoDUHxi3nuDNMNY g4Pn84nEgjoIsISC4tdhDEity+gAMBN0LsJN/eZFOb4B8tqPK6gYYm1vPm58nA7d0i21FwLQyv5C ctLO68scAJfX3fk4DjeCNAOT7I0gEYEzIIL1UBFEEvqY6NfAuDqGsFt2LSE1W7T4sUPfdu9SCCMT bGW4p5QhkjCNYUToZ8fo0+UrC45Ra/2hp9wM4OyISjJDIkZaDAs6CpgUtR4YwyVs/xjLdMBx0P3a Wb71rUTkzIhxt6iYeYfhheHj9URCQtsW/LsnhNdF1+6fMKfvhrH55/rDVoBIhuqAruQK1Y7E7/d8 mB97nX6pSzNcd1vEnWJ5DwBZEkQJ/Rwwcn2xTQWJIiUgccbIjKkD5imY4AmYEvoYSGQYU8GJMMQw QdDlCjTzeywDKJpRFvPXdIBTgtqESkPOwHWemFOXKYOXcgSYg6DE0Jygc2KKwqbzQVpvmBmenlof yJLAh6y4lb42e18aRdIGuux1hrytFEwEMsLz2dB1vi+qvGIRzjaBYUgiMBGodnzk6pY38qbteZ4O eEUCPrsDZpiRvySo2NszaBTZVsDUhta9cn3to/oE1Y+oz+fTL9JSF7h4XqG9/7CBHnSf/QAtJJ6p bSBzNPvxRhxcms0VARP9uqkdsze0du1jLrNgjgYi/15bc2jw2Z7Ac0JyRpED9UuF5ITrvJzcVSY4 ZZTqYjdFQk5O9GqtI5eC2S/kn91fXURWsUz7SM3sFQYV9kX3R9PZl2NnuzxL6LW3GFVMuIDi+M/w ypWLS5xUFdbsrc/4Zq4AcLaBqc3bMSCv/K8JbRPXHPh4HDAbMAPq4/De29rEhhpg3r8ypvsZMfMN xoBy+bH/ui70doGYMa0hCaMcbrt8PB771LSdeQuoTAYkEWRhoE3gnCjpQP2pQtmtjmUybE7vU7+I 1r+1WvK3me9rI5J6sz5fe7SceOdpxfWLDSpCCL8FHf+5/v91XRtI8r7oE8Y4vxvbzYUAACAASURB VN9IVhVcagY/ZOndPSFUA1f3kg23/fnr9IWXED3v+7sDcp4EGhOjDj9lYGKaYz7dcTj9vjKhf3ag r0TXpyIRITP7fYRi1olDVjRMZVyfDTg9B68WwfPz6S66nJ1rYW5XdrZzwvM6ffFvGTa85RGqiNY6 hP1dUgw/QTVHALo8quyCL4GQJWGMazmM/Nqozk3RGqPt4uvtOq9wyDBS5CODvuHuuaOqq+9ebLAC PK8nVDqEE/TZMaa/RCA4X9AmDJ7fMpfjYDxd2tCaX4QkXsH2OZFSQV6wgkSLhk/scQWqmFN3nzO0 qO/C/Bg0Tdicb/2NN0vrGjTQiocJqUsApL99cFtrK4vGkFNBIq+SQ/CfU4aUhJbu6bP/nYRaP0DJ 3VqUCYUzPo6f8cvPP+Onn3/BQQXyEBy14nE8wKRo7PScoz5gpmBJ4EshnDCWji/HA98UOgcME1kJ aLbdJ7/3I5d8D0JWddR73wqEaS6/ivC4DaFeL0Jg45DJ/2fvm9dx1D1ITMy4Lo+dABOoCs7zchq7 DrTrhOp0kn7nZZBjmDDSIbA5Mcfw9o8IhDO6mhPOSoEQgcRwfLhe1tNNzZFtzYPzQmgerRGpCWay joXiz5QYqHva5VgRz7raJ7XWjS5k5reqxHSsnje99S3j+v9I+rUHouN2J2104w9+/+99jddo6VA6 vDqZaj2+GQqanyI4YXSFDN+ociner15qG5dRJfACgnhvOvLtsepUN6ToWFIn8qENNQaReGUpaxOn 4Ui+oUgQsGSQJDC5Q3Oob5KpOGgpjzUUmow0AYggsbvRLht4HA+M3nG1jpkMnNW5IwYoJqQKRutQ LGniy8kgMzCujjmc43w+v0JngyUAbbi0DoBQgnTCBKGvzDZcPrOJU8ucE4/HY5+IvoU86dA7o6op cnIH2Duk2gxdgUc+MOZAzQdSI4xpSEeFmeLx8FgE+pJhUFx9+L5GBOIMgiBxXv0bBi2hdhYBrC9/ dAHRy+DDDFQEdES/yDCW+H2f4/6M3OPtv38zsX19Xmut30mAggVqi6s6xuXxuWJ4Pk+fXC9u5JHS Piq1fi3w74As+2nOCVQTpj7x+HjgcTzw88+/4Kf04bQbAmotKOoTTNUVx5E8ngZwG5+IU7WEM4wI iXx6fvUJrAro8XhsSs63H/6VXB5T7JwchhEazxha7ax15m25DF1fYlkgC++nf9v741VVH8eBropp iiKCBAIKA1WQqSAlQk6MOa8VzzNgfYIugKRgLuNEnxPz4AUQXvpjTg5/PgHJ2a+xKtI+4Qg+P79C AORzTWAJ6OPEsayRLXuMts1FICs+904fhw+94AO6L1++vMmLPh4PWPWX89uTEOHPV5nbjcT3QIne +jh/Rk9mgBWGBYZyLaqfn5/3Ys7vzqecM+px+AuuHaoTrc+XIXCYKBJqyej93NLGMVw/m3NeoYiK zIJ03hV7Thl9AjoGSDLyFJRBKMJOsksCs4F5KJgm2CbaGJDsLS5V4Pn5FTkdMAWGLifgVNSUMMxt pUnInZcQCAHChLM117UTwE2RO8HI3YjP/oQWDyodQ2EfBUwDhIHz8s3dKXbAWKS5IQ5WuiwYBIqU Koh5nwqDTRCqjG+HtFx4IyPJCMMarg608c2gyrIL2AcmZHr2dsoZUgxjdugcOM9P33UvRS0PpCQY C+LL7P3BNhsIiuOoUDAUy8LFAqsx/SeoMXQJf5MCaXp7AAbkkoDKW6bwihCjNT38dlH9dkL3+qzS 71R3IZEScjzaXEi1jOy7jvkulbmCp8vElYD6KOjwI+kgxdAL7bqAkQBiPOcJW7u8kctBer/Ww20A u+RGh0F5gnJCYvcssxmmDXABKnvVQFLfPmecBN6m3pR+3Jd7CUoLLBvzktbEr323UzFEE6wrWLKf OB4JZnDlxKKFDdXdJiElzMuA1WtjXQty8QEmkTuw6joBKBhzduTlriMz0NUxNSrjEzBFyhlmEzp9 cMBrAXZ1SfHBBwl6XIvh1VRvDUxAGgZqBGWGqODgA5oY1DpmG2hTQeRtBKyK3FmlHfo50K7x3SbO nPxIu1sX/vn+/wYAMVX//r+nu6tDAJ8KdN1gde8vpxea07HbHuEc671v9NzNIl3RLToxMzmIXm31 qm/FRa2e5NtbQyKg84DmjAlCSnn1f32C3rX5PaJ1XzvDhqMO5+nH4VMnpCavKFdMTynVkYilwOeW DoaOfC2afmpFJggMLAmzEQoniCRIrhggdCMwCUwnqmSgdaQl20SbrqphAh8CoYTEGTTTUg9NUGf0 2TyCWhb17iiYpl6tL4tstP6+vffaPUkj+sz+ujDqw4du78d/ZjySWz1reSB9JPTZva8ET1gV8WFL 6y4/IjM8Pj6WjsuPG360rTjPy4cX2ad5Ngz09KMXY4Lp3gnGVA8TXBInWqmtNd85SHsaGnKdl55q /Du+3reLzrdaxreYBHayDT0nDngc75gO0nafeUEfJ5QNzSbyZNg1wUzo00CnIaUCSQXaB2QAdl34 4/nE+Rz4/PwKA3CdTmvuS7DPTJjaIZpQ4MODVr1Zf+SMpt1jc4nQ+4XEtCrHm/Lz9uPD42v+XBH0 rUBfWX+n0lL0eaEsOhSbO9KIDPzFn4fn87lsyHMvBkkEpt2ByUMx4ZAdm7ZaBIYLDsIw7UgLhdda 86PchLtnUtrpqlhDlDGnk8oyA4fTwJ7niSOvnPoFmZna8fFxYMyJSycEjCsr1BqGdnSdGH+8cJ0+ lCTtUB1IRVyyFflZY2zd8PcXk3wx5ry1rvvZ/baCpdd/0Q9uji/KHx8fdzW8XvjneW68ZDzbc048 n89tMImCwe269U1DvDdiSTisQNYgN3q0zOy+/O7Jo7kUZzjA709dzsnPr1/XYNU98UKKqf48EzOU MoYakvGKuk+uGJh+uvr8/Lqfq69ffwMvApiIA6ZLSZgM2KlIE+g23OSzjviZAWLnqE7r0Oo9+zm9 5dTF2znaJ7oaWh84NKEe1St3F0050tPYpZ1E/g7Oic8/fQUOAbEBERO0hsjfvjtS3VHXf+07shwT 0DbeXj9fVNvA5AKaAskZPx2/4KNWWJsY3an//GDkJFCd6GP1WVUXCcgB1/oQfJ7nG82m1uq9DTNo pQUpdu1ZkoKayttj1taL2uf0gRg7icb4e31eSGqCJ6B690WihP8RkkxXH5edy4BhXvEQJ+8XJ6Dp AFQh5E32+qhOW5cKuwgggzKAyRi9o8+GlhVQQZWMs/lAp7WGkgXtuiCZwUpIVpyKAyz9nSBNgZCh 9wHuXskxG5KQAx7MfldmNp/nOx7xHyGb+L1+XikFCkNTxdDu1wR+fKLhAZDefzzWdNnVAX00v388 UcpaFM2QE4MTYENRTKALUj7GgI65+KOCCUUS/5yoBQKgt7adU8/rBA9FUcLVTpAxBgxUDUgKz370 AY8II32IX8NhIHZjx2Udx0fGnCfmNKA4KhBDYX0iMbkyhdP3HSXyijLAPKojUqIgUFAR5EeCgBao m2BVwPBhzWvUcXw9rIq9tWvfuK7qyRgLNnRdnikWi2dZfdKUki+Ceitaooc+Z0etBUncYdd7A7Hz gccK6rvOc212Xg33MZwoNgA2n7KLAFTTAh65vHIspKOogmwANiCkSDWvYaSgf3bYOmEyJ+efjoF6 HLA+MFYiRiJGHwNzdExVXATkj4JaCvBg9GvgYh886ZioLJAZUqcJ9JVPV3TBsgk5Fzz7QJsn6OGO SUmMwZ7wTDGsCjnecvu5GsFPjfKRkZN8X7yseU2qyecQRisNRNDnNzbVkRmtfwUJ8Hl+3RG4RAlq nh3e/viE0Tr6Db1vFomjAKeCv9o+nke/5vHhPcDZB+jMq9RW1JqXTMt91LY8vuDk4Gd/UkAwcAOG 2spCX1Wxe093VdqH52cFSen3HFgO+3j4Ivdbc7EvCLOfmKtrxiJrii1upG0KJUObDRiEwa6Xs0+g JUVawYL4ymjDIOM3iBDOc6CUil+fv0HZcLTpUg8dGGNgjLmGP4vspAowQ40g2VUTaopn675zHuIc g9XLjj50NvZsnYUaxIN9sDVt62+xp9sRq/3jlkhKaUWXMBIIV+8wU39pVf00czzw9evXvXn96U9/ Qj0OCLsl8vz8dJE3OaBCJKF1A4++aD4rfvm6IB8ZuBpUXcLWR0dKCkZCGx1tfIUZIJwAE1zN5ViJ nd1rzYAjpHyG1gZqzpi/Xj7RHcNbKkQoltHI7dUGQv+8kKT45gFG0wnwAFHGHANlJXW6tpeQxfvb dCSkbrjai/kgSIXmvXFrE/PqUDiG7lsd6iNnXLPv2JFoEaguXaYU13OvRNqQnwWwxMXj4rKJqWBS MJHL+4jxp19/XZFGzgGgC0gpgwj49U+/uuZ4OjWq1op+NW/3JIZph865CGK2I8GUgPa1YRCALO7C Cpv3HLDC0OcnSq4YNpfN26Vz1+WRJ+fofvqxCdDiFywexjwvpFnRAVj3LyuD0NRJXud1Io/i33tT nM+2quu51DR9RaSs+ze8dJjmlvPRThyPA+fVdvuEGdBpIKygQzPYrxeupUxSnd+cMmixXoHrvNA+ G375RZHlG6DKUSr++T/7K4zZUbMPk4wZMr2KcsujIUtyR9Sce0o9dUCP5FlVCwQ8ppf7RA5JIPMF g7niSIRnbxvQkEsGm+Dq502u0okkPlE7rwY8fMenRhizIeWCxIQrfN/Aspi58B1jpYDaN5dDBGqE TM4imIEfXNPguWJWxNFCkJQx2uWkGyH0AsjJkGQwFiQFnv1CWRg3RsKJAbGO2dz9NFQhRhAe+Dzn zW1kwbg+/ZjvgesQI7QPwD4HkviDMQ9AhkcOEy7o6kkfmXGpQsx8ozKgloLWuk932wVNAhRGnYI+ vSJQ9aFjXDvz8muZIhYc4kioRaBmGJ8DRyk4m7cEzqEoCRjTWzGmLh17HAeeV1vpmIpZGfp5R27M ab4gZ+/HqvoiQIkwuxtKrvNCXc4rZcZ1fuI4XE861c0Mpk49otFxtokEd7UZTR88kGCuqL8J38Bo Of6TCFof4ETgZd/sC9TDRCBjcMXKm3KRvS4UHJthHgR96opgAeZUlOwOQFtRPB5LAz/h6AVQds31 nEgfGX1O5E7oDz/ykgE1+8mGiAFV5EfCUAU314n2ARAp7CDYuR07oGTofaKWAzoacj1wnR2oE7Mr pLP37BNwXS5LPFLCNQZy8TyrXgAZhqQMzg5umToBEmQiQKdXlgui7kWRg1OqJD+ticGe7lhSnZCU cV4Xvvx04GodOg1zDByLCeIDswED7YpwmgHGqCWhz4HeBmom6JEwv/YlvSzQ0QDJYGsY6gPuI6XF FBjoOlGmyxin+nubhDGuDtSMiYZikc81QQpoAWS6ZFBShs4GnYrHxweu5jb93U6cc0dEpexW2Y8v XxYW8WVR/Rc//XP8N//1f4v//n/47zCH9yyMEwo3KPL3roIbMghtDZTcYvjX/+Iv8Xgc+D///f++ ArWANhiZLpAktM6o2qBhDYRizgGeCSkT2nJmMPuROousGz3B5C0DA2EMIImBX3pLs3WnuTPwV1/+ An/zN/8K/+P/9D+/wVZSyejK4KtBKsO2u+cHvUVV6JyQUsDd9biaM+gb10xcaKgCqWAaoch68AgY 1vHl+Bn/5m/+Nf79//G/QUeDgfb1nesGW+/IAOYSUqsqhBl9OrO2D792IwtsCh4ycSWFdSAlT044 v34iHxWqCdUatHoffLYGsOC/+K/+U/zt//V3+Nv/+28hObtEa07onEiluE0PeJOHmBm0d5jIsh8K El0gTvj5y0/4l//xH/Bv/93/Cpuu2f1WXfF6WtClOeaUQMsa6Auic3Nn7/jyy0/4m3/9n+B/+bf/ DikRRvcjGzFjtgbJGcYMbg19DPDxABP2ETnaPb13SEq7t2dmGL2jPh4wChh1fnGQGYYJpHVwAv7z //I/w9///T/g7/74d1j8+XfNKsXwwo+6sl5sRsNAwZhAlQH38/x/7Z15dBRluv8/VdVVvaYTspEE krAHkrAkIIsIiKwiooKOyqKic8cZ5x49M3funDNn5vjTuc6Ms7nMvTPqXC/uyo7siqCAbCKg7EsS spF96aQ7vXdV/f6oTpOQAEGduXccnnNyGrqr337ft9563ud9lu9XReMy1OzRcUudAF4ExHAITTew jiVZjmU3tB9SwpqIqIWj7wmIggaCEalXpDBoIoKqokV54xAxTovQpb12iQSDRKJzZe6GR04ijIZk oOJHfbGqZEaWNARVRVQ1IiYJLWKwf0Sqg4hRo0mN3g8dI5Ogfa1o7VWP0YyS7sIC7ZGViCahiEGC qhlZDCKIMqouQjCCJKlEdCN9S9UjhvsEE7ouoGo6shghqJlRJLXjNBNWRUzhEIIioXcICKvhsBEI FRVkUb14ryKRzsErVWXchIn0zcrsrFR1XaW2poxt27Zd0Q9ntVjxB/yX/Tw1NYOkpBROnz7aoyqo +IR4kvumUnKiCIAhgweTkJhIJByize3mXHEJAL16JdCnT19OnDjRo3aTknszbFg+ez7dyf8VGT36 Bg4f/vyyfsz+gwZx9tQpABISEkhNTaG07AKPPLSY9Ize6LpObXUV5TVudu/agdfTSnJyErdNn84b y1cAMDhnCKFgiPKysm5/p65hOFXlNbjcjd1+npWVhSyaKCk736Mx2axWhuTl8+Whz694XVrv3tjj 4ohzxqGFIxw7fvyKie/jCsdw4PCV20xMSmHqpJtY8/46APJzhzKgf382bN4KwJgxYyirrGBswUjG TJiILAkcPHyYjes29GhsI5uaKC8vp6WlhX8mSUtLQ5ZlKisruS49k5zCghjuRkypmkQjx9CkKERC oa4LXZJIT0zBbrPR4m2isbENvRukfIfDjN1h6nFnCkeOok/2oJhSvfGGAnLy8jhdVMrcW2dx36IH 0CJhfvbTf6e0oqLHStVmNmGVtL/5ZE6ZMoWJEyca+a5qFDxYgObmZt57773YA2mz2TCbZSNg0k02 QmZmJjNuuonikhLUYJCBgwYxNCcHs8VCQeE4DuzfTTAcxNPcxL33LSbeKrF81SpGFBTy/X/9IYeO HuXk6TMsfnAxG9e8f1ml6rDZsToUXO7ux1Mwdgx2uleqS5cuZceO7VRUXHzYrFYrZnP33EQmk4nb b53D8fMleOrrCQdDzLltDlVV1YyZMI7zJSXs3PFJ13tns6HYLFede5Mk8MDSJRw9fZLzRUU8/sQT JCalsP2TXYRCIZY+tITf/+G/mDC6gCZfhObaSsbk5+NwJrL8rTe6IAtdKmazGavV+k+jVEWTiXlz b2XkiAKSU3tTV1vD888/j9frva41ryLOSwDuTQDBcJhwB00rWiykxyegqipNvjZEFFTRR21bGFFW sDmsBHx+klN7Y5IEGlwuQj5fNOe+51AovlCIjNRUcvoPxBP00yujDwo2Nm38kPHjxzE8bxieliCF N9zIf730yjWsEB2UzsprwMABLLn3bhzxqTQ2NuJqqaegcCQb3t/EsROnmDV9GrkjhlFWWcvrr/4P cbZe/OSnj6MKOk31DTz33AtRSENiSdiTJ07E7fVSWXmBBXfO4+NPduIN+Pnev3yPzz//nEOHDsWs L0mSLo9boGk4nE7y8nJprKsnu192lChOpK7mAh/s3EXA56e1sYW6plZuunkqCDDuhgK2795D/vCR uD1teF1ejh+7/Majo8fK+joqv/nz5zN6dAEJiQl8uH0HdpuDhx9ZyoABA6gsK2P3/n1879FHycvP 5VfP/BqXy3XVRIPM9HQe/u7DnD5axJoNK4hzOPD7/CT06sX0qdORBQ3V5+XT/Qe7BMsEkwlBkmLV c91JfX0977z9LmPz80hJSiU+vS/HvjhMQWEhXrebc8XFVNRUUVHnYsPaddQ1NyIrZp54/HEGZmVT fJmNp7sUCpMs43DG4XG5UDX9W6kYrFYriqzw/J/+hKaq/P65PzJy5Ej27duHoiiMGDGCoqIiWltb mXTjBI6fOUtiSgojckeQldGbg0c+Iy01A9lsZvMHH+Bzu7+1StSq2LHYLbhcTbGKzy5KtR25pb2C yW5SkKx2HLqGGCcRbAnhD0Roa20hIyEFOcWJN+BE0sMogpWEeCf1Pl+Mu6inIoTDTJg0lvy8QXjd foYXjuLIkYM0N9WwZtMmsrP60ufGbHbt2UNFRUWP29V1E5raGQihV1IatpRU/vzHP/OzJ3/G6o1f suc/9zN71q3U1jdSWVNDUXExC+6+h6FDhzLvzrtY+/56gsEACxcvQVGUTkoVwO31smfPHspKyxia P4Rd+3bjdvmZPWt2lzw37QoKKBIOk1MwipGFI/E1uskaOJD3t23B5fIxYswYnssZRMQX4K0VK9i1 dw8FY0Yx9ZbpOJxO3nj1TSbdPIFheXk0tbQR7AYnoZNf7BLlPmzYMGbNmsXPf/ELFi+8H13T+elP fsqgnIG888473Lvwfjy+AGveW8n2T3bQ2traSe1YDARCLq2SrmloYPOW9ez9/EuyM/qSlpqCKInU Vtdw5ODnFJcU8/kXR7s9/msdypGvJMdOHGdcwRjGFYxmzbLXKLlQQZ/emQwYkEnR+WLMkRCyJGGL j4PmRsKhIHWNDdidzh6sIjlWlueMi+d/Xn4FkyLS6vF1ubf/qGIymdiwaRNvv/kmvrY2Vq5aY5wg x44hrIcpKzkfs9pnzpxJS0sLra2tzJozk4b6esbfMIFB+bkcP3SA3zzzS/7855eZOmkyNrudN157 DZMocv8Di7lt9pxO2Ar/yKKqKn3TerNrzx6eevqXAATEbpRqe8KqGFWucYpC77QUwloIX7VmMFIK Kr3sCiGTj4A7nojahi4Cpgh+r5HmERGIYZH2SPnZZHbt2s3GdesIBzXuuedu+g8wHL7lJ87w8HeX kpgUz9P/8etrHLreNQDl81J08jRlF0qpqSqj5Php6l0t1DS6SE5JoV9mXzytHuIdiaBD3/QMvjhy GFXTcNXXdEnP0jQNR5yDe+67l+qKSgoKxqKEdAJhlX5Z2UQiaiflI8JlixVlReHY54fY9tE2/B4f owpG40yw0yveyuGDn7Fm1SqCwSCNzc0EAwFCHj9P/uxJVq1+h6Licyx+eDG5ucPZsnHDFZNUu0N4 t1gsuFwuamtqOFtSjMMZz9DcQbhaWnC5XGzfvp2qigqGDRvGheqqLsUU+mV+MRKJ4HMHaW5qIiU+ 0UC8F0VUNUJYC1NdW00gELzcrtiju1xZUc/8O/rSLyuTV5e9it0Zx9y580hKS+K5517EpJjRIXaE j0+IZ9jAAezcsaNna+giIC41dQ34g17a2tp6hmr1DyCSKNLU3Bw7IQDcNKKArMFDeeF3z1FdVxub i6DPF3MFBAIhBEnC3eJix0db+WTHJ8y5/U5Wr11PZmY/klOSYzPY2NhIcXHxt0KhtitVn99Pq9tz 8fivXkapdpxYxWqmf98++EMhmmsqsSgScnwira1uZGccSiBIc7MXr8mKaFIJeL1RkjehU+T4aqJo Iq2NTZSUGkexsw0NpGdlAFBWXk5Kel/83iZqqmuuaeCCriJemmwtgSWa9qCKIoIkYY1zYiZC1qBB zJk2gx2f7kKQVexOB28sX8nTv3iSmvpG+g4c0OXYLIkiIXcLq7dup/jsGeIT4lm+eh1udytDhg+N pof11LI2yuJOFRWjh0LEJzjJy81FNlvwtrVx6syZzgpLlklJT2T/gYPoaIiiwqxp01n23PPXvEjO nj1LfXMjP/7RjykYMYJNH29jzao1zJwzhxEjRiIhU1Nfx43jprBw4WJeXfZXfG0GZ48ABEVQL+PS cCb3YuaUqdQ2uox0HHQkQaTV1cQdt99OTVUlp86c+8oL3Ot1YU+KRzGb8esRfE2NDB2STXpaJs31 9XjUEBl90vnh939IY00dKZmplFZUcuHChR60HokpVVdLM//6xGMXaZ+/haIoMnPvuovJN05kx+Zt WCQTdrsNr9dHJKKRkpbKlClTKK+oYsSoMby7Yg1BE4hR1lazWTGqEK3mKKgPqJrG1k1b2Lppy7du vjoGpnzSFZRquxXT7Pdz+lwRcQ4bJtVMY8SLzSthNcej+vw0RMJYEpOxRVRaW1pR0Tsp5Z7KiZOn KC8rj/3/yCfbOXfoM2NJ6xGe/e0zeNu+gqNcEtEtnUdaXFZGfXRXfuutd6mrqUVQNXbu2kVtbS01 peXY4uz85oMPcLvd2J12TpxKwWmxU1ZS1cU60XQd3daLkSOG4Iy30zu9D/kjc2nxuUlK6HVNTAU1 NTVs3bIFUTNyZ8srK6lraMDr89HU2BiDLGuXzZs2sXf3bs6XGNkRL/3ni2xev46TFyqvqrwv3Rzc bjevLVvGtFumsf+/93GmuARXfQPnSkoYP348Bw7u4fSJU2yU1jEkZ0iPx6RpGts/+ojMzH6cOnWc 44KI2WL44kNBH9Omzbis37c9hUnn6qeeV/7yV9CMxHGAZ371BwRBwB21Tjdv3kj+8FGYENi/ey/b d+3smVtelDohQ+mqzrdZrBYbd9w2B4vTwf2P3I+7zcdvnn4Gr7ciCk5i5u5F91J0oohWt4s2bxst zS58Hg+6rnPszEl0Qae6vNII3H7Lg1OdXIH6pUadruulpaU8//zzvPLKKwa4tCQhKjJZaX0J6xqt dfXYLApt4QA2XSNsNqNq4A+GCEZrkdVIhOzsbJKSkjhy5Mj/6oD7ZmYzZGguH3+09Su3cd/CxaT3 dhIKiVRUVbNp/boum8bYseMZMTwvWjUkRZP6jSqezZu30BxV4na7ncLCQvbs3dtt9P/vJePHj6e8 spKaqqpvpL3ExETycoaxb/9e1G+ojza7jRtG38Du3bu7shD8HWXcuHGcPn0a97c44HI5n7sQpevR OriwvrtoCR/u2U1leTnXpbP86NHHeO7lP3dvqbYHq3RdJ+TzU9tUT0IvEZwe+QAAER5JREFUCwFF JBwKGlZjSgJKGBIcFiMJWBBRA36I1vrK/wf8TYIWQQr5v1Yby999m74DsiGkUltd3a0VfvDgAQ4e PPAP5Q/6ptXUpQC9X1t0DHoIQed/09zRNI0nn/wFoZCfSES8xBxRo49OGCOgFcZAQQ9dw6vc4fsR Lob7pGj7EkZ4U4y+CleYMLHDteolbagd2jZd0lejek3WRSRdwKMHYxgSBqaG0aYkmcjOHkzOqDw8 nlZEROyCHZ/oB2QEIYKqikiShqYZbBuKaEJRBfyxZHv9K/T5bz2/l86zfpWFKXboW/s8wYSbbrr8 8T/K8WGAtJoMUrIWX4Q4k4JmEjBZrcgYZZrxqWkMcibQ3NbK6dNF+L1tRlXRNTCeCqKI1WLpxKtt c9gJB4OEw5EuD68eO5qJ3aNPteeBCoCp8wTZbLYYmjoYWKlmxYyq6wSj0G8X/UsKkknkwvmLu7Ld ZiMcDhOKmv2CIGC322lra+uRnuhkDZhMWMxmg1itQ5+6HQtEwXsNwIuvpQA7AN2IJhNmk1EWHAlH onB+kS6gvACK2YwsGWWr7Vic7fckIHaN/NvtdvyBIJoauXifzVZ8/q6uHJPJZNBuaN2par1bJd7x XREDjyIQCnyzm4UgsHHjZpqbG9E04SpK4Zt8bf8t4evsSpe8Xuk39XY6QdQuG5newW2kRfFuo6Db umSwxl6mTeOaaJvfeJ+/qfn9KvOsd1LAggCy1cq0m6deRqlGr5JMJixOJ4pgotHtxm5zIJtVEBQk DRRMqBGd9LR09GqDIfVyPtUBgwYxZ+ZMPtixg+KzZ2Pv905LY/6C+WRlpHG+oop33nyTGbNnMWp4 PmFNYsfHH/DZvs9iC3zu/DvZ+dF2PG4PcXY78+66i/Xr1+NubSUjsy8PPbiIV19+lfrGJnRRQpWt 0eOknbvmzaVvVhaaprPu/Q001dfy6PceIxCO4PE0sHL1+3iiqUK5+fnMv3sekqpw5OQxNq1dy23z ZpM/fDRS0MvGbdspKirhgQcfIDsjjYrqWt5buYrW6FH/StacrmkkORNZcO9CHAlmwj4v7y5fRVNT U+zKjKxMbp09my3vv09tYwPTJk/hxok3oYkam7d+yBeHDn9lRSECQrS4Iy0tnTnTb6ZPRiaJvTMo PnuCuqomAqEgW3dsJRwyFPiIESO45zv34nY1gCByvqyYDRsuft7JL2e1Mm/2LPrn5dPW0sS29VuJ CDoLlizGIQocP3uO9evWxfxRySlpZPXJIESQ8+fK8Pm8UR6lrvCGo0cXMHnKFF54/sXYBtgvO4u7 7rgTQTFTVXuBtctXE46EvzHFevz48ZgL57pcl8tJWXlFl+fs0jMisiKj2BW8vhDmQBCTLKPKZhRV R/UH8Ioqbc1N7Dt0mPOV1ZiiiC+qIHRKqSooLOS5F15gzm23kZqU1EnNzJwyGXeri9def5NeCfF8 d+lDDMzux/LlK9mzbw+Pfu8HZPftC4AZgYkFYwDIyMrEpCjcNGUyd867HYDvLLib6bfMwu0xrEZB 1RADxsOVP3w4itXGihUrOXnqFJMnT2LCjTeiyxH27N3NRx99jDeaHqFYLNwyaRLHjxzj7XfeJn/g UObPX0BmRiarVq5m++79TLtlFj/+938jrOose+MtHGaZ2TOmx/xRGenpMQssOTpmTTcIFUUgc2Am Vhvs37OPjRu30Nx08aGdOm0qL/3lT9wxYwYOs5n4+HgGDslh7Zr1fPzJJyxZvKiTJZWSmgqA0+Yg NTkJu91Br4QECkaNonfvNAbnDuWGsWMv5qYKAkRRxJoa6tm6bTtHT53EmeBg3caNlFaXkjd8KIrp YmSzX1YW/tYWVq5ey6rVaxhVMIax48bH9mxFj5GW0rdPH1JT0nn5pZc4ceYsM+bOZMF37uHsqVO8 +e475OePYOr0abH+Z/TpjSRLpCf1Iy2tTyeLuuOJxySZeODhhxhz0/hOS/XxJx7HH/SzZs0qcofl ceucW2OfORwOeqekMKawkMSEBEaNKWTUyJGAQQuTnJTMuAkTSExOok9mXwpvGNMl3exS0rfrcl26 E9MlmBddjv+iFEWEigjIJhUtORFREPC3+FFDAew2O4oiQ0insraGhHgnFpvNwFHV9SglsSHNTU38 8sknKRw1qlP0XBDAZIvj2LEvOVdUzJdHvuCueQvY/ukOzp47R+m5c/xg6VISU1Iov3CBADpuv5/7 7vkOo0YO55lnf8emde8zZ/YM1q57n8EDB/PLXz5DIHgRl1KIhk6OffklBw8ciAZWkoi3xzE4ZzC5 Q/KI+CLUNdSwbsMmvB4vcXY7uqax98iXNF64wIXqUobkDuT00TOUFJ2lUlGYPH06k0aP5fkXXqC4 5DyfHvicIUMGGzuUJHHn7bdxquQc2ZkDqGus54NNWwCdkGqA6WZkZzJp/ARMkgWPv5mVK9bR0mxU KFVXlPPWX16h76DByHY7LZWVvLJsGUTCDBwwgIaa6tgcyrLM0ocf5nfP/pbJM6eSP3gI5ysucOuM mXx5/BgDBvSjoqQMR1IC+Xl5vP7aawYocVRxBINBqqprSCkrp6aqmguVVUiiCb8WoCOdl6bpXKht pjy6G+/YvINRhfns/fRTNF0nimGDCpwvLef191bz0EP3MzR3OFu3biFnWC92bd9Oq8dDINBGTk4O 27Z+gK7rnC8uYXDOEKrLi6g4fy522hEEIYqBqmI2m3n88cepOl9DdXktJkkiHM1gyM4ewK5duykv LcOMQHZ2dkxhP/LII+QOHcr58nIWpqVx6swpBvTvh81hB0QWLVpIRVUl33/0Xzhx9Cj9+vVj5pSp PPuH31/XEtflmsSucgVLtQPnd8QXRJEt2AQJnxrB6bChSQphRcPj9uH3+jCZJCSvn1AU2f5Sd2p5 eTlHjhwxsBk7KVXBoAxuT1lRNSRRQ4+Sc6GYDRxHSYn1Kyc3h4WPLGHdms3UVFfz8a6dVFbXM+f2 uZRUlrFz58cX25ekGOpPOy3C6BsmMXx4Hjv37GHThk08++xvWb5iBXFJcdxyy82GAlEUwlEoPICI LIEqoUetO1mSUEMBQpKKZDLHxqJrxtjCoRBbt33EwvuWkpXRj092fBy7RkZHFgS+OHiIp/7jGd5+ 5x0ssoMFdy2I9ftsUQmrt2w1kOfb5ysSZuiwXG6+eQrvrlzTaX57Oe2AjtXiIC6+F7Ii8uXxo7z4 4os01NWzZs0aXv3vZWT0yWqHVEWKdL7lsizHLFmTyYQakTrVxauahknuULJpBkWJi7k1/KIRDjAO OWF8viYOHz7Ch1s30rt3Mk6bk0h7+sklxQdtbW18cfgIJ4vPxfyygmBkT7RXVM27/XYmjhvN0RNH 6ZORTrwzLvb9Z3//BwoLC/j+Dx4he0D/2L3WdR2L2cy2bdt46ZVXaHO7efXlv7Ju9VoG9e9Pr6Qk Tp44wW9/9RscVjMnj57k17/6DTeMH3ddQ1yXa5aw2AOlGgyHcfnbaPa3UdvYQIu7lZAeJtVhRdBE VHcbjZ4WIoEAbr+XYMDLRb7srtLOjdQxshoOBUhJ7IUoigzMy+FcUxN9UtOxOWxkZqRjlm20tDTH 3AUNtQ3s372PqdOmYI+Lw+tp4+SJo/z4R09w6njnenddVQ24u6jcdeftPLL4Dvbt20dNdRW5I4cT UiNU1dTgbtQI+IyOR9raMEsS/bKykGSZdGci9bX1pKckYrVYSE7rjUU2U1F8HlufJEBk8OAcNMtF 899sd6ASxC6rMQbWKFQkqiCQlt4Xqy2Ouroamlpb8Ac6FylYLBZkRTGOwMC48aP410e/z6mTxykv Le1wq3QEUSYuLg6HLCMrCpoqcq7YsCg9njbCgo7FrODzutExKCQ0qfO2KopiLJFZEAQsl9wrRZZQ FD16DJeYMGUyJcWnu4389xs4kFvnzmXfvn0c2n+InP4DcJot5OUOxSTLxJnNNNRcpZAjWvtPtA8J Sck0u8PccfcdTLr5RrL7DYhdmjcshy+OnWP/vi8IBPycPHkyNo5AIEBFRQWKJNHc1GSwFZgU/G0G PUhVNK3MG/DRFvLjC4XwBfzXNcR1uWYJXWJMdo3+6zqSphHRVPRwGIsgEAmFafF48FscCH4/ET0E gkg4GCSEUV3U7jvsrkzV1doai5KPHj2a0tJSdu7cy9IHH+S2uXNpcrfyx+dfYMnCu3nq/z2FLMm8 /tYySkuN2mMLAhVni3ljzQoeXbKI22bcwsq16yk5X8nZUyWcPHumS7CtXSkNHTyQxYuWUFdTy/33 L+Lggf1UlFXw8JIH8KPSWN3M1i2fRRWRh6MnjrN0yULunT+f00VFrFi9krsX3MGTTz+NENFZv2kT xSVFPPajxxn3u9/i8XhY9sarhgJSzEyeMI7Xlr3K8NwRTJo8iY+2bQNBj7KZanjcLXxn0UJum3c7 bk8Ty99eyewZ0zhTXEJZaRm6rtPU2IjH48Fut7HogR9gt1mZPWceAwcP5e23345ahRF6JSbyxE9+ Qnp6KqePn8Lb4kIN+REAl8uFqqqEQhGamltiETNB63x//H4/dXV1hoLxtpGekcHPf/5zgsEgH33y Me5WD3fdsYC0p7IRdZ3Gqhq2fbg9prw6RuRdjY30SU/nqWd+STAYYu2mTfgDfh55cAkLghrF54rY sH7jlXWqIBhEgLqRpfrGG6+zasVq4uJsLF6yiKKic0ydPJG9nx+huqKSW2bdSm7/PqxbvZ4Dn30W 23BcLS0x+ulWtxtBEPAHAzSGPGhBHYdinDRqq+sJ+AIIQHVV9XUNcV2uWeLULoaBrpeUlOiPPfaY Lopie8HzV/rLzsrSRxcUXPEaQRBi/7bLiu50ODp9Hme16xaz/QptCLpJlK74Gxnp6fqMW26J/V+x WnXFZtMdcU5dMVl0QJcVRXfGO7v9vlmRdafN1um9eFu8nmC9+J4JQY+z26OUcx3H13WsZrOiT5p0 Y+x9SRD0eFvCxbaky49HkWVdMZl1uzVOVwyTMdb2M888oyfGJ+kW2RRN7Lzy/SkYU6D3SU254jWK KOg2m0232e26bDHmymqz6g5HnO6wdp6veKdTHz1+fJc24h3xus3eYa5MJj2uw3iv+Ptmsz5xwoQr XiNJF9epTZZ1h9X6NdZt93NfWFiop6SkfK3n4frfP8ffD594Qu8opvaotVlRsFosBq3DV9DWuq5j tlgMriJJ6oL43g7m0ZE7yhcJo4dDMXZHTdPwBHwI6N220X6Nhh6j7W1HyKdDSaFZUQzmx6ivMOQ3 rLewYFBkmEwmIuEwntDF3+44jlA4QjAc6dSvVn8rIMT6pWoaHp/PoHlo/347PUkU7avdims/0suK BV0zqGXc/tZO7XccrxYlKBPACMoIEA6GjfTbdv+uoiBLEnokQCCixhgvY37J6HyBHmUhELBabIh2 ByaTq9N42ylPwADECUdzUdshC/0+f7Rveqf5slgsWGQFRZLRBD3Wd7e3FREhRq4WiUTw+Fu6zHV3 YjGbURx2ZLMFXe2cARtbA/rF+++PRCASueKaa/9edwwWqqYiClKX6+KdcTTbbLgk0zdc3XBdvk1i sCR0xhQWdF3Xg8EgJUVnOV9Sgj+sGmhV1yiaphEfH4/ZbKauru6K+KF/S9E0DYfDgdPppLq6+u+H KKTrCJKEIEkx2o92+gXJZCI+IYHWpmZUNAQEJCTUHhR36rpuUHVEKR7aNyZJkhg+fDgnT5wg3E5J cZV5SeydjN/rI+D1X/X6nvTLYlaIs8Xham5FFbsfi6QonfzbV2vTJJtISE7GVduAinpNUJLf5BpK 7J2C3+sl0OY3iBKvy3XpZr3qmsrI4fkMGZbXWalen57rcl2uy3X5ZuT/Aw8caUWNTra8AAAAAElF TkSuQmCCUEsDBAoAAAAAAAAAIQDTvBbVpG4CAKRuAgAUAAAAZHJzL21lZGlhL2ltYWdlMi5wbmeJ UE5HDQoaCgAAAA1JSERSAAABTwAAATMIBgAAALEtgUgAAAAGYktHRAD/AP8A/6C9p5MAAAAJcEhZ cwAACxMAAAsTAQCanBgAAAAHdElNRQfhAgMONiTGOManAAAAGXRFWHRDb21tZW50AENyZWF0ZWQg d2l0aCBHSU1QV4EOFwAAIABJREFUeNrsnV2SI0lurT/AfyJIZnX3XYH2Ie1Ca5ZetBOZyUzSVGWS Ee4O3AcPj3Syskcz0uhFM9nWVlmVSTL+HH5wcHAg//qv/+r/8i//wh//cnA5vnMEQOTpxwTQqCy2 YjSqVJo1RATEoUXEwaSgvuCU/u8qxxuAu4AYyRYaDUVRVUxK/xkRlYqLICihRixWRAUcVBV3/92z kOOY/9jv/ClfIkKpO6qBoOHp/QSh2E60jLsjuZ9eaYUUEqUVokZCCACEEGitAWBmf/wuuCMiuDsh 9M81M1SV2iriglrEYzvfez7m1+vzdNwi53uOL1VFRDAz3P383NfjVNWnfzOz87xU9el3x89qree5 zPclxvj0unEM8+vHa1+v2XjdOOb5s1/P7feut6rSWjuPf/7s8R7j/c3sPAd3f/q81/Menzef7+v1 +Oo5G8c8zms8K6/P8/ye87NoGG1vBI3sbDhO8Ii6UmT/fI/iIPzt6498qSp///d/z2+//QZA/Od/ /mf+8R//8S/w1oFfbleW65VqjVo2ihesNvSR2Hjg/vmwJjKVHQ2RLGuPMIvR7kIOAhnEtC/WUDEX 8EjQI3iak5YbtTzOoDAHi9eHbzyoInI+MPMDN4LHWDj7vpNSwt1ptcElEIrQagWBao6qoDjjI8b7 bfuDnK/HAjZEArUaQaFa5ddvvxJj7DcgRmqtmBmtNfZ9/2nRjt9NKbHvO6rKsiznAt63nft+R01Q ichVuIaVkBPiPwfHZVmegquqUkphXdfnOxrCGUzm4Dkv4NcNwN2ptZ7BJMbYg3ut1FrPezUHzlIK McYzKI0APc5z/mqtUUqhtcb9fn8KgLXWp2OeA1iM8aeN4/U6z8F73JfXwD6Oeb4mr5sAQM75p+fx 8XicxzC/z/is1+C+7zs556d7Na7zuFalFHLO7Pv+tEGYGa02TJ3iRvxwtv2OSSBkITRlizvqUN6N SvlbdPwTvv7pn/6Jf/iHf+jPVErpZbdSQAnJASewQDDUAn5RrvuFR9xoVcALGIgaYQ1ccibfIklv eHPsXnm3SnxT3Db8QEYt34myoARUBXfBcVTB38CCEWNCBIIGsAOhtoaHeCBhx6Mg9dJ30+PhGgFv BIvxUI4HvNbKOOeU0vkAj98dD2BK6UQD1gzxvovjYBiqoZ97OC8cGLTq9P8MoyGiIIrWvvhSTIQc MDeWZaG1RmuNbdvOY5sXuoicwbO1xrdv384NwN3PBXZt135dAlzTjXBL7MW4SADtAXK8t6qeQWyg 1/EZX6G0gZi+QoKvX6WU8/hGIJyD27jeqvq0Qc3IbRzjV1mDiJwbTM75PK59388NZfxbrfUMPvP7 jc8a17C1dh6riJBzptZ6XpMZcY/vReRpk9i27Qya88Yznqtx78ZGMq7D2DzG574i6Tkoj+s1jm1s RjFGHo/H+dyM9xANeHWKb+zbhrffoDmVvllVN+q+UYJxlw37CFT7A80d7G+B8vUrpfT0PMcvwCmC UsuOApLAa0Fd4dH4aP8J6ggZkqEOVpRalOpCqE78pWHe3+ttUUyA7YIpSIbF3vDYg6KrItZQBAck QpJ+WBoUwwFDXCEERCGGHvysGH4RtCkx6IksZ9QwHq6xkMaifk1dB/IZr5kDcZOODkqtRAkYjrsR UCTqQWE4uzbyh9PccAQhQlBqKayXBcKROmcnsbBvOw6ofi7YEUhmRBJjfELN4+/juM/zUeHt+ta/ bbC4YGLkEMlpARVSSmcQGN/f7/engP2KgMYxzej+FWmJCNu2nYs7hHC+ZymFEALLsrDv+3l+436M cxznNn5/BJ8RCEdwHseyLAsfHx+o6hlIx7nFGLndbuexjp/Pm+sr2puphpniGMEyhHBes1rriYoH ak8pnRTGfD2XZTkD5L7vXC6X83Xj5yPwjg3xq8xoLN6x8eScz+uxLMv5zC/Lgptj1WjB8N0RFzwJ BIh2BIEKW6vE6NhHg7gT6wLmNLa/Rcv/4iv+zG5WfKIya7ujQdm9IjSiKJQL6Dtev5GjYLlSi7Cl O0vMuAohBriAeSRUw3NDQ4B7Q1KkNUNUCQ4uimroiM1BkkBzJEZEexBt952wJLR8oghJEEi42rlY Z/QoIqzreqY2M5KbEcu6rmeaOIKnHAERP9J8B02RKo1sgRAzKQdUAmUvlL2QJVClYQkWXaA55kaI S39YA6goSQKCojFRveDeF9KyLCciWdf1DPgDFY2FMyOp8W9iwiM0Qk547amdRsUD6BKJIdLMeDwe Z7BprZ0LbqCYGf2MgBhjfEJhM8XxmvLOPxvp8wjyA52NYx8B9HK5nOc4At0f439HYCulkFI6Edq4 RjNlMP990Bwj2MwIed5QRhAe34/3Gkjx9T1zzif6m5H7jDLH9VuW5Skwj6xnXJ+c89MmP95/XMOx mcy87gjCn5tRAxyNSrkXiIHUhLo64eE06eda6gOa8cM/SItSHw3XCioEUVr9G/z8Kvv5I8jzuQ6E gZshamDKXhp5+egvtYI3hzVwjULdFx7xg1UuLPlCaoqpUbyya0F2x28ZdiPcEv6ocAnow/C1I1u5 KOqBKIHlQJgY1DXgoZMKjYYgSAzgTsrpJ45tPHBzev4VslqW5Sdk0lMeQSVR2FhqpNTGVYTSlOVt JcaMiOIOUSNLjrQGJexcGlRreBSCK34U2nJcSCl+IjmNJIVt60Fg27YT9YxNYCzwr9LgmWyJS+Rq CTFHzhTVucULqgvNCtu2n8jJzNj3/XzfmQaYU+lxHV/R6Fep+xzY55R2BNOcM9u2nYt+XdfzfeaA 8lpEmv9tBPqZyxxIb6agZv56pgjGMzLQ7TiXZVmeXj/TJuOejGxgcLTzdSulcL1enzjq8ezN/Oh4 /UCS43kdAXTcj9baebzja11XHo8HZnai2fEMf6b0hZwj+15prW++CUfehPZo1Iuh3igfO5tvuMGF C3sVXCpCIgCaGoEbTTZaqQcv5X+LoH9q8ASIQUCFVo3gIFxo9UGQDKFRg7HIAkTebgseDEW4hATL gdg2JUmieUVjhCCUfUeiUpqT10xrlbRccBGiKiiU2IiuWADfIFugRSORO1fa+u7aUYcgEljXBXBK aWdgHMFg8FYDTc0IYTykfWH0RRREUFmR4MTcE/EsoNo5SxHHzJEQiFGJoiwtYdXYWmNZ9AgWIKKo CjEEHGGzDamFx6Mh0osJc0AaQe6VahiFgbF4Q1CWJdGaEQNEDeytkUM8gnZHGW1v50IdafNrIBnp 52sV/qs0fgSA31MFjPeZs4ARQOeq8+vnjXswimMj6MwFvxAC27adgfF2u51IcS7ejAxCRLjdbk+c 6ry5jvdc1/VEwff7/YkumDnWEMLT68c5j83o896EJ3XCeK/BdQ+0/8prj/s0ntGBXsf3A+H+VK8Q YVlWzFovUppiXrECZk68Jrz0Ii4413bhP/TfybJgrREQqmVUNmgJTaXzaK5gkWYff9XB8vU5/S+D Z22Otoyo4VJxvaM54L6T8g3iRtivxOyQHSXS1CnJia0jLk1KQMCdGMKJ6hDQ2pCgBBdMnRQiSBdE aQpEC1g1PAgNIx2BzXE0CpFASAlV73yt9MLIsthPFeuxaC+XyxMfNYLsCFL3+3bsskaQ8CTLGin/ kpangoqZU8qOaEBz4EI6kIZMwa/zoqtHkgc+rB3BzJ7S4Jn/m5HZK4ruC7ifk9JRuMmBfLRTA10K 1gg59CLX8RDMEpkRqAYXNxbiQI9j83l6cKbF/iqlGohpDpQzWps5xK+kTjM1MBea5oLf2FTG5jcH koEkZ/Q6gvSM/kb6viwLl8vlPM9SCt++fTuDdynliWr4SvY1jmFG7HM1fr5343zmcxzX85VrHWn+ 4EsHl+vuJw0yzrmj1UwIHYA8ilBbJF8apVRa8QMJV7xUvApJM25OkIBEJXnh0RzNC1YKagriyLLh u2Dtb+jzTw6enVv0XvGWSEqOeMY19IKSJdIi6EVJaya4EGNPzSUnNIGUI7VM4SDbGzF1DmlJxyKI o+LauU8FtAkeIYYAosdCgOuyICmCgjQIMXYEKE6MATMh5/RUuZ1TyYFuLpfLiQ7mQDAWfW2tB6QD 8cxoY6RaA4H14Nf5VRzM7SXgBEIQlAYixBRZzNgfvWg083wz9zrOYaCanxFgR9iWGrILIKR8aGb7 x/aLhiASMfssxszym5FCz6h85gnn9HEuOo3XDxQ1ENOr6uGVcpgR7Su/eb1ez7R1Tv1HIJ2PZ5zH TC+MAsysIhhp9zj2EYC+ffvG7XY7+fKBOMfxruv6xN3Om8K6rmzb9tPmMFf8Z2ncjLhfq+uvcrux GYwUfaDWUTR6PB5cr9fzmR6/11o91CvKEhM5Os3B7EFS5+Ox901BBb8Wlvs3qrzj6qhcqfJBrBdS gp2IG2hzxCNBDPsrljT9WZznUOB42QlREctI6jfittzwUIn1SkwHLxeU0AKKINa5ym/phl4DuOK+ 83hsx4Pu1Hr8knkPjtIRJU07moy9YLPERG2GxkCKEdWO0tZl7QWZqVAQYzpE/F8oUScx8vV65XK5 nAt+BIpR+Z25v1Fw0qD9+DrIxcoREOTz/edAPFMFA7FkEqUWRCDngImy3+2nItB8o0YBaQT9Tx6x IOK916D1zQuE1grQ09gCBAQXo7UdmFFepx3mxfua+s7Ux4xaZ+5uTmVHyj1rUgctMFfqR8CbU9e5 SDIHonEMr8L/WQL1WoiZA9coGo7PGajwdrvx9vZ2PjuDI52r8TO1MyPZ8R4zPbBt2xOanDePWYo1 UwGzbG5wmKWU89qOAD2fz9i05k19vOeQTbk7osLRWoJ7ovhLFb8J5EZoK7TCw+9kvxLzB3uJ3ELg BxWXDM0J0XFNYA8c/uoKSn922h4WhT3j6oSwIyTiumAOmYiu1qvIIbFoJq6R4Iq4c7smQowsywWz RmuByyUhorRWWZbGvjU8Q2gB14ITWTCaJEyk86waCNIIIRKCcLlcn9PJDqxQ7egqxICqP6UYZ0oc 4vnw5SWj8ilxGulmKQUEWmmYG9++fesPeO67vpsjQShb6YFI6P92PJSVRqqRGAL7gQyGnrPWSoiB WgtmCxoU0R/9BCa08opGxoLtQdNwhxASy3LoctVprRBjPgIgNDMWTdS2IxKw2LBiLD0PoEnBNZIl Pi3MmY6YEeDg/WYKZEamszZy27aeWRyFmMEJjuLGXKwZ34+fj8U/aJW5eDZrdse1+aqr6HK5nAFw vr8joMcYeXt7I8bIuq68v7+fm9LcTPD+/s6yLE+C/LEhjuszgv1A4YOCmY9nDp5jkxn3eSgf5vs+ jnlcxz8mXerXwxBRSjFut7cDnNQzKwia2O+P4xlzUEVyhL30TrmUaF6ILfBeF8JSMFGSJQKVeyxQ jRQShES1HbdwbL5/nVX5/zJ4WnXi0rqu0xTRKzFuLI9fIOyoRvSSUAmYNVwiEvpumOKFmBLrujzt 5r1i2PnJnCMuELLgREKIh2bTe+sjRxU99KB4iqX5XOghR0C5hgzREY2f3UyRcxE73gXvJkfQkt7S OAuylbPVU7OiouQ1I0xdSQNpLoe8qji+OoH+93OnKkbMjpWdasbjSL0/qYM7a4wQE+bepVxTweRV VvUZbDIiBVBqhZzT1OVkdLZBSNp1sXlJuCvBFdIkFCcTVFD9REevVeaxmL8S18+0wlfp+OVyORH4 SGsHbzcXX2Y6YE7BZ/nQKKSMv4/3mzuJPrOPTyphpjzM7CwIret6BsGRqo/zmotVM185dKwzepyL QuOazEF91urObbjrup7HPgL8/Lvjmn2VLo5zG5vppy42EOPnPRjH+vHxQWs7SqDodqZl6ZoJ1jvo LMIiF7RGojWutrDFO65GlBU1o3mCVKBEtIGr4lbwv5Lg+Wel7QemQXGoO35NaPsgWIJcuV4uR+BU ggTWtBBM0QBLXnD6olRRwhrIlnm3d66XC746j22DxE9pzquGET80i82IORJaoIZKMCWkjGhFJPdO oxjx1gs9thhB++c3Wn8fUzwdGrvS0KSA4K3RakVCPINzzPHUeMoIMELXpu5Oia1vukf/ur9IOTxD 8ICSUHFUBDNnq5+C6VIKy7GQbFoUY7GNYDAQ8efi7Z1WOYcp1YTWhBj1UCO0o5DAybV2lUAixq6p ndO/16LOHFDnAD7Q24yQ5t8byHIgyBl9zWn4nELPSG7QJHMgntPVuTto8KsDFc+V6fnf59+dj2VU 6ucOqoEGH48HKSUej8cZ9AcaHYhv3KO5m+i1jXUOsDMXPP85VCADrY5i0awnfRX0zxTHq7yqr99O M433+Xg3vAmXy422FR7shGVBotFqpZWdTT64XjL7VtAWCNq479+JspCjUwhUGpIE2R/oImBCK/43 5Pn8U0VZMN/wGFkksiyKNeV6WTE1QlSixf53cYIqMS6k0IPZQGprWjtvuCht3ylmaAiknKlH5XP0 LM+V5hD10HIuWLOeZmcjk3sxBCPqikSgghaFqJ1KcAWDEDqCdHcsGq20Mxga9mmKkAK2G2EJKH1D 6MJ9J68L3BstOg1D10hAaHtBXE5k+rz5KK22XvV2gxhhq4j3c1+W5VOKchQlZlnSkCTNIvRP7k+f 0uu+COktrm64K2jXmGo4WmCPri/V1n/+0rnzqtccnzV6p+dW1ufP9acq8ozA5mr5yADmXv0nSuUI 3KfWdkrp55bReYMZgX4EiPHeo5o+c61zEWkE+tHW+JWudGwErz364/cHSp7T6jkIj6A3Au3gZWut p6Z3fO649+Pv47jH589BcjwjQ1RfSjmv28zrBg80ady3O2XfSaokuvRQl4RU2ELDtBJNkZhQunlN uAbauxIkoSFQwtbBUBFqqNACMSnVFfGIhzvW/sZ5Tjm742knsCCLcGHBMa6/LEhQNAe0KTnGLokR x1PoQvAjcM4PqrmRl4ynTLZeBGn7Tj0enlfjjiBCCImg4A2aOagTCdgki2lWCLsSw0LNBUFQG0Us cBPcDj0nSszxKS0ciDFopC2NgHbEGkOHlLuhZuxW0RQRi2ACBinlL00dBCi1d0u1vXZTKjNCUhZd uG+9s2kEpaHzHGhpvhZzmvwaENwVEZs0krUXkYSzGPSZdighDBQpiPAlepw7agbnONou5/McQWQE gtc20tdrMgLe3EI70ktVPdPn12MaSGxWIYzUf/YuGPd0btecH/whU5tTfZ/UFHN6NtL2mSKYi1bz vZjT8VmLOqs9BkKdXaHcnfv9fgbWURialQ4DLc8yqH3fz5/Nsqzx/JzvEZTokfK4Y+6QMrlVmlmn zZpySYH3j4rRVSt6PLtWjXYt3DTw/shcVbk/KiIN1dy9JSShxTA1tAZUF+pfkRY0/leV9qi570xJ sebktJJTBodV8sENhrMTKKNYMzw6KeVnjmbNLOsKGPf3OzllNnfsfj8DQi8OxM6jHLHLXalWSCMQ D55NBClGzKHznBy7PEKQhHkjZsVNaLWRYnzZGwzE8BYOxCYkIARwFN8cXYySoQK2CPJe0XWleSHn T5OGGbmN7qygjpVGjJ+/99gfZM1EaVSrTzKeuTd75v3mDpQ5ZevfR1qrZ3A0E0IYou54OvmI6FFd Hx1LPC3quco+AsP485XPm0Xvc2o6F3ZmLvQrregIhGOzmNsUR2V8pO+vvOFsaDKn8CN7mavzc3V8 bjudTVW+qprPyHoc58xBDmQ7uNgRcGe6YwTR8bpZXzoQ/7iucwFpll/t+/6kCx2/N67JnJVAz9R6 AA1c18wf/uMHD2u9u0wDJQXao/ZMaVXqRyGo4EcnnLWGVIgl09bKvRVyUIpVYhKsRL6FyrsptQU0 BLwUmhii+//p2tGfxnmO3T2DmbKkN1aMtCrrmrvphcqTY81Z9VbHz4eAJ11l3SuP9iBfutB33zrR /fb2xuN+pzUjqCIKCxecnl4jnAWfVtsntyiOH5yfWHdjWjXTmiNRSBLRe4A3Y2kRckTl00Iu5R5g aQENftimNdwcDxWCY02opXX7uRyIi1C1e3M2a12yVD9TqvmBHtzp3GJ5WS7gkGNGt09ZyWi9m6vC A7Vcr9efeK2xcOGzMNA5UX0y/RjdLL/nITkjsDkdHWn1CDBDujV3/cwdSq9pzVxsmnnE1w6lERhG 0BsBc8iPRmo99Jbj/zkVnz93SLrm6zQXqMb9mSv+I+CP8xjHNAfnmZOfU//xu0MpMLelDv52BOa5 GDQ+55VPftWSzjzufB9nJCsi5JTRpCwWiesFDcL9xw/+8Ic/ULbeNdfqTiLhsbGXipVePJVLhA8D 692BvgSKPFi3Kx/pAVVxq4g6osbDjRYBrfjuEDOh7viR8bj/FSPPEJUcvmH2QJcNiw77G2lJNHdi UFJMnftL4Wx57chHSWmk3s8Gu/f7netNsBrx1M1DtPbFcLte2fYHzYSUurNTCkuvDrfug1msdB2p KlY7BVCp7HtFm6NZ2RRWXXERNCrhzWlN8LUbLYcQcYfb7dYXiyUkwf3+IIQILtzbg7Ap1SsigSWv uFf8w/FflFgj7IYfAVfleVGPBVFrPTfiM+0Sx/demddFT4nLWEgjBR6p2/V6JefM7XY7e8PnzpdZ 6zgCx0jr5rTytf1vLL7B2c1BYqCs2RR4fu3r4h//NnuUzuL4UegayHTwdLOpxawumEXtM9c3gtyM gF91vHOb7XwsM0Iem9UIpHNwGj3qc4AcG9/b29vJNb4WfMbvzoL62R90zhjGxjbu1bwJjH73YWM3 nqvxe+Oaj2s4np9hCL7cLkhU3j9+8B//+Z3ihVq77hcBCU6wQBRDNMKbEB4VWZTSKn5kMSqZPVSy KTU5YYuoCSU+UFsJXil7xC4V30F1xUNDPFJq6Rz/XxvnKapEDNcH63IhiHPlBr94F4lfI6EGlrRQ WsPFcFFMnCXn7ook9uSVOBaGHR01MUSWNSMhcYmg7xGjoprZbSMaiEYkH1IiFI2CPypyCfjeC0e1 VWqrYE5tzpIXMOluSzlgBdCAW6G2yrIumPm5OIJ2pyMPTqqfrjnLmmBviC6kEGg0vCxIaDyKkVzQ KJgI327fTqH+a+veSNFmE1xxQbIQ/ChGRT85z+H5ODsc3W63J63k+P7+uGNu2CFUnjm+OTjNgXMu ZoxFvG3b2V00I6vXdHiWI42fz05Dr62Fc8FnRnijCj8v/lnzOQfU0fI4V7LHdZgD9QhOc1PDV1Kv ucVztiCcvUKHucfQo46q/7yAZu3pLMWau6XmavjsTj9+Zy40zXTAXMEfnzsykrkpYbhjDZnS2XYq OxTY/rNQbcfaTAkpKS1Yc0S6e9KQ5V01sO1KjYq1ikTttpFbxaMQg7LXHSlvKAWKEPKd1eFdHdIF sx8oQo5KdcfqILD+jyPPnh4LSS+gjcSNJTZCurBoxlZBNLC0RAjCHhpJugzIxUlRe09tjMSYn0xZ RwqiqRuEmDl72VjCBfUuVv/wO8UKWSJEQWPoxHUzLFrvNLpceJSdlOPZ2aNBKXvhkvOnHjRlpEF0 pwRDixPSSgjPtmQhHn3z1Z/4PiRQzQkp4CpYi6TWsGvgskcKDcPJIRNiIGl66h6Z/SbPFFcUc3sy sh2by6jCjoU1erfHn+P/YZosKlzChaSRB3eIAfXPDpfZ/WdGa68L+9VQePadnE13xyYwXjOn97O/ 5dwVNN53BOERjF6lO7Or1atl3VxYGdKjWYw+I9BxvOP6fSWsH5vF+Pdx7CLC5XJ5SrnHMX9VLBoU w+wLMBspj8xgDvgDyY9NZy6Ejc8eX3NH0UzJzI5L8/M6qu2tOrs3Hu8f/NjeO/30Yoyz7zsxZyQE 6o/3Lq4P0v/P3fQmVMGS4B8FibEr8Y4ClIWu5IgxsAAfVbjIRrEdlRs1bqgJqa6gicY7df+/UYb/ fc5TnIhCeKDpypIM10DOC3ZwlyFHtI50rGHmaOqV7BjzUcEV7DS88KdqbI6Zj/bBWldCDZgc7WlB uPmNkgvWrM8+2kBvgVpb10dWAxGCRmKKp4QjxUROnyMP8tKF374bdVFEKr6kLreS3B1iRpBrji5K 8sRjfxyFHkdcCdcITWlmJFH02oNfMCD1wksM6UQWZ4uhd7rgTJ1PlFER69yUi5+i5vv947xO3759 4/39/bxRy7JwvV6fOMPh++i5t65m74YXxQ6usFUC4UkvO/N1r7zsjL5mR/35+zmdnlsuL5fLqYWc +91Hb/n497EpXK/Xz46XI4DO8qxZgD7kR0PkPgfP8bpRbJoR4IyqX1srx7HPWtBRpJrdqkZ75Ew5 jQA4B+pBs8zdaWNzGUFursKP9xifPV/zy+VyThOYi0Gvhinjes8Fsy6W73roVhvmcsiGnq0X564w t8rl0vnUUhruvZmibY2anFQVlpVdK2zd+SuK4jnQqlCD0Vpk3aGRCREIhX1bYamQItU2xAMqCTeh tvv/cjYvaOojHQJX3OtBWfzvoN84YmlaLkiLhNRYV+Eb37CLkjQS1oQ3JxXB1TFxVs14ABEnJcWs sa7PrjzjQR0P9LZtSBMe5UEMge3oVffm3K5XUv6VB7VrIcV5fOwsSXGvtOD4DnLLp1h5kOnjAWut dUF8c3wFiqF3qN2oiRr6CY9OkZwypZXuD/qyq6h3WzxxPYzihSBCuxjBIxL8sJrjLJbtZSdfMu3R DmMQkBBQcYxIiF0oLxV2c0JspJyehtcNs4fZkWiWooxg8/HxQSTy4R+I96BsrW+C1RpefxZqz0Fj IKqZS3x13h9Bc7ZPm1sQZ+f412LOXBEeZtOvnzXreWcR+GxObWa8vb2dafhsbfd4PJ443bmp4KsB brM5yLyZzNKioft8nSYwbOBmUfuM6Ic/6mxcPF4/o+CvinKvLlevG9rgfmutpyPYKyXRzBF2zJzH 9oEcZdW5KeBzhAioxq6Rjr3dt7WjlTRClHhmSldWyrVzwaaCVkdSItVGDA4rWNA+dOZDuWalaKeT ktxwN+5anTUrAAAgAElEQVTpO60GUlipewVtWP0LBjQ9Wqd9Bf0AX7snhydCiFT7oP0F/Ex+5jxH sUcTl5sT24VsC/zq6DG3Z/FePGHtVW1BqDa4tD4IrRtStCdt3KylDCEQUyRKPLxAHL1X6rJzu/zK r7/9hiCs1fAsbPsDF6c9GvfiNN/xUklHgB5c4OPx4OPj40lu0mpBaqB5hQWCGqYBbX5i7YEuXhfR fKGi9hbO0loXmj9AMVp2tEU0dOu8nLut1xIXyr1Mch6ltoZqfyAd74G6OXmBakKqit4StVS2fTsL KnPf89lLLl1FQPtsF1SUvBzjGAJoEcS7j+MsNRro67Ud8rXgMq7JbAA8vp+F3fMIiJm3nLnPOa2c Bd6zjGfoLu1wuZ/503nTOJ2upo1lpM6v3Vdfnd8IbAPRvRp4zOj1VUI0n98rHzkrCmZlwaAXhmpi njn0ewty5npnA+fXJoFBefQmksPWrzXqcZ6vkzjHGvw8dkWP6Qv7DiEU3JUmRlUj14CG2LvygFQU CBACNTZ0axCPQnF03BU1I70JW/kg2pXFLvxI/4HsgZgWggr7tpOXNzxU2sPA79T/ocVdSIlgiaA7 vu8gK0TpXkNeEAukuOJ161rXvyTydO8P9UUj0YQUM5cl02LrpLD2gknIkVYaSSManztQaoWU5EkX Ny+SsXu21mD95HXiEtDiyOXocoyBt9uF7+/vxBaRR8b8o/fuFMUv3SLL5ZN/m81kT9H10estliAb IMSmSPCnauXvjWzt1caDgnDvIwnMkQhigahKzAlrjdb6AytRUOkC/NYaWvUMwN00yhAgeKSuFe6d FuHWC1Zalbf1hmk3XR5zhWKMPRWX0FtCxWhTJ1ZKCyLKkpStPCAG4i54sN6RNSkAxtfMmc3c2Qgo r+2AM2J9HS8xAsX8/oNXnE19RzAYgXAUZ0Zgf9Wajmr3PM7j9VzmYDeOex7w9/Sgv7zXjD4HcpwD 2swXzz3or4PoXjuN5m6rmX/9arTwqyh/FMgG0h9Bf1ZB1FoptfTiqIOYEC6BUo1q7Ym+GIh5rMv5 2rgH3DZUhNKOtWzdPlJzoFpFjD7SQ7otpOGsJMqlUrf99LIJ7RBHI2S9Ik0pcucaFzavLC1TYiGo QWu9oLykrmwUoz0Ms4Lbnx7cRBUhIH7IBVs3LXeMoAWpV4qAhIZYIOcbe/txFLH+QpxnyJUQhLQY S7uR15UWG1ozKS+9W+UQwKNCjN1VyOmTI3vgerb0muUlc3sadPchDUqzRrGK7uV0eknLgufI1TOP H99pVpAQkPfKEiMtCWKdXxq6v3mOjYZwVPwNb0YV4+jhPP6Qp+P6vbnXPgXP1hrLmnBr2O4st5VM okUQf7CkhW3fUVFKK6cj0/leQh+lfJgql1oIBFgjSRr2HvDlIO2Pa5xC+nRT33Yc711RpdG0cwWf bazHOTS6YNmdlAJuSgs7Xv0Jlc9mHK8D7+Y+9Nm+b96c5ir3HHxfO4lejUKGGcZ4HkZ28tq5NFfG 52r3eN05v2oqjPHSofY6gG1G1XOqPGs7X303Zxpgnqg6B9KZ3piPZWw487m9djG9os/BGQ+u/LVd 87w/QcnaC5XDXASHhj3RK6NPfpzPOJfT3atUdgPX7sQlfmQc6TApN6EEJ4VM3UqvM1hFTYhF8JR6 I0sDt0/tddRIk15MdoR8CZT7zi/lF97jvyNERHf2XPHHFRFju+x4TX3ch+w0E7x9TY4GvSC69265 uNBsQyRj9QOJmUtQXG6ICyGtCI++qXgj+409Pg4n/b9A2q50zm1ZbywpYWpI6m2XQXsbn6+K353r kjs/kvpYh1U678nR9TOjuVny8pPRxDHZz5J1EbkGpDnqDgXsIcRbJEqgfhiX/3chxYSbsV4uT3O+ 57RIRajefT8tOv7uh2t9PwaNvRo/y3XG659mdJv16mKKRIcgmRCdmirqgS01lqK0EChW0HgsJotY MCRo53S3jdv12se+0oe/hdxHAbd7Q1FYD/NaFSw5q2RK7TZh/fkRQjU2rWCN7JFdu+wqEXGv7NJn tyft2UGhoWIkz5TQ2Mv+xEPPHTqfqWvfNr4asTsW5eyENG+UX41JHvd7Tu8HRzobMc885atu8pVL /apraEZn8wiMr0aHzEFzoOM5JR7H9zoIbq6cv2pn51R95vnnMbXjs2aXqPH8qeopOxqbyvz7s0H1 8IlIazo9F1SV4rXPGjvUHHOwnNfgjJbNOiDZ90aptTfzhQ4l3R2CYJtBViQK1SqLJIrU3oDiAfE+ FgcNNG3UezcCV9HuE2GGtsZyWymPnUUyzZWGs6jyETfEIm9qvFvp0kS7IN7wpeGtI2uJCZMdbQJq SBRky9DuvVCmSowJrZmiO4sqdXVsD8QQSekbyb7zYY3Mha1tuP/PSdBoWkhLYklLF3QnYa1d9tPn kwu6dShfvBJT739NOfQKnQotQmragw5QS+l84dRBMiONVzL8/f0HgcB6vdC2rfOpRL7lXyhhP7id eN7YsWhmLs2dHjx0xwx8F2KIVDsQQq5k8rlTozyZ/c4L45QYmbNeupFulMMkAYH3QlOnZQgmNG+E FLDNiLeIP4x6IAhqQ0LAakWCEJripdEOQKExdY6WPtPe9HOjqVSsQhXHdwNVajCCZJYl9jZYzcRH IwiU0FMsdqE2aPHoIKnPnO5svuLe50AlUdwPq76p137mP19nt89V4ZlHfDXamIPWCG5zkJkVC+P1 Q8Q+y5V+yhCmostrh84fQw6zEfOMjEdFeuZdRzo+JGVzsB/p/2yc/doFNHdOzWh3TDEYSH2WuM1D 88b5hWN8jakR9aBzqLg4WiMfj3fgebDf6/C8J+MZUfa9IOgxi6u3Q3v1A9AIOfRnTESIh0lOC04K AWuOK3hxZO+qlXDMIpNiJ/VFCFQzQnREMjkp99qod2ERQRZnf3Qjoa1tEAvBExITlYbq1nXYRKyB aSPYApfSG8jtcmrLL2/CY7+iXhF/kJcb9riRo7F5JucPyrFW/hL1qriEhUt+o1lHbLmlbtYrBkmR TZClOwzZFzoDc0faYTQQejGJGPlohUtYegvltIOf0pUGHpVWK+/3H+x1Z6sPcs789ttv/YFcApEr 4v2GbtZ5obY17kc//CgsQHcNCpvQcOww/FCE0naWtFI+CrL0B8PNadartrM5w+wmPtKbs5d5SagY EsCCE36Argfy2CH9ulDuj24cQuP2dsNKQ6KQQ6aW1vnaIHDce6GPN0E7WsSPh15APOA7BAVZnLgL lrvpiT6cKk5YlGKtz+nqU0O6r4AlNrafUNjgIEdHShRBQsbNSPkzGM5OSvOinkcjj3swF43mKvNc fJoLRmNzGHZvQx707ds3cs5nsBlz19/f3z87tqZRFr8XHEdgGwH41RdzDuSvAXcekfw6BmSWKY1R GAO9z11FOgGHQRfMvPGrD+mrFnXWyc69+iEEokTi0oGEVocQKb7j3p48CGbDlB40O/fWWp+C2X+v +yKEIDSJUEApHElI97OlS6B6cBWWRwckkpX6qKSgtMV6Oh+VVgO+GkVaX/sfjSCKpow5PPY7MSbi KkRTHnshpEe3RyxX8upsYaOVBznfMHPMAi6l03qaaG3jGhY2C6zRaR7xXPG9oaki7YoQyEHY152q hm2JdX2D5TA6v5c/W8D0E+fpnggp93nrUXtBxjvPGWvEUyeipTkeu83aZ84vCErQLhwPCKZCtqNP Wo/FfDz4Y2dXVVADbTQX7B0eWnh83Lnd3g6eS7mETEgLrTmhNUpRyr330C7rQtnLybG07SgG0HdE W8DeK/m2dG9OjbTUEW1phebtfMBnAfqyLHx8fJyc6rngUqRuGyK9hTNpYl92NCgaFaOnQlkyuzZy WnuQXpWrr5RW8Oy4BUQaXrqUyfp8S6i9vz4EJaaElUIzJwSnSiN5xr41kmU8Fnbpi8dN0KTspetW 29YgwkMeqGnnfo6KbCZTl9pnHYkgqnirfbS08ISahh5xFmbPqeWM3l7lMDPXPY8imQPnrIkc7ZJD WTDogvG5w3FoTqVfp3eO9xg0zEDPI4CO9xib5Ou00rkqP7smfYVah0xrPB9zm+zsEv+KzGcUP9Lz VyexmXde1/Voue1pdKwHLSTSjWdSYp8C88xvDpqhv78ClVLq4TjfZ37FaMconD6+xqSge5++KpNM VAALULbC9bCGFKcXQ2OX87W9Ec0xqagpsXQFji2C1XZw8sJlvXYOMhVMIkkVtkzVjXR1yt6H0uU1 YOWwhUyp202uTr03UlhpHrguwvZoOB9IuXTXKB6IBOJi2KaEZERfCMkpshElUWI3OirF/mecJ7Eh 0QgpQoNw6Z070RVp4NInW3r8eSyQDxGvNZLA0UjZ9Wg59uqZPI8MMDNE+zTN4II1ASnUe+PDKtvW uzP+7u/+jry8kbT31pbHo4v0tVcAzZ2QE/WxY5sdRaxeMUwqVD98D5sRNfHYHifhLwjLupzIaSCs IZsZ6Odxf1CzEypQeuU8iLKH0uVCMXVB/MeGiyDvvXd9uVwQODV5MUbYOCrw0ICmvaujlS7CX7JQ Bl/cASjhEti99eKPG9KUIEYhwL3BKpT9gbfDGIUuxWq1EVqApetVUzw6oKz7BBCB1mh9Rimifs6F kio9faN3RQ2+bXiPzkFk3hBnidJckJo7lWYeda5iD+OTIbofQW4EujEK4/v37z+1cs7c69y++crH znOWhp52/HxwjHNxaA6AXy2iOTgNZFhKeepVnzu05iLa00iW6Xq80hBjDhEuGI18y0R6Kl1bfUK7 X7XHfnLRsO+Gaqa1HbNRyT+KWmOaZnAa3QD5GPZ6zBWD0IQQYm/RROiujEK4O2Qlxi5nDDHg1dG3 hH+0PpghdGNw+yi9/VsDKUSaNSwFLha498Y+NBb2TckS2WIvZpVirG8re6ukNZIkcm8729aHKjZ1 rpK4tw+yLXjeu5dpgFAWNCaK3kn7hZY2Ln7hnhUtO8b+35eXqhvJD7I+CtWM2qzPas+wlZ3m3VRg fpBGaqlRjjYwBZGOYoKyW2E/Jkn+1EN8+FBupWG1oiEQl3iKvz8+Pvi3f/s37vcfPLY78Uhj0jFS V5feeWQ0xOXcIWutWDM+7g/s0QgxsYZeeFqX9XyY59RsNtadjXFrdWJK5Bq4aO8K8hw6GrRAyl2b 6c2RoCxLRqIS1y7Qvd1uZ3vltm19nEfMhCQUnBT7vKe325Uce2VT4+F6XxulNvaPRqsNrQFRIziw O4KjNzC6uUOtezddPopjjU4VWD3Qnh7tkMHImo8FoQTtP4sxnamlRWNvO+KfhZt1XZ9G+b7qKGcD 3/nPuU11WZZzdvrcujtS3lmDOdDXcJo62wqPezPaVefZTq/tra01rtfr2bo4V/bnLqChGR7vPcYv Dw3qK+KYRzKfhcpp05jbR8fzNQLlPODt9JKdxOtnoLfufRs1sEri9vaN3779xjVf+5jk6+Wwavy5 KDbQ/avhSF+7tU+n9YBqQzX2ddSM6o5XJRw+DRKfnS9E+4DHGI9xOAWWmCALLTqeoAXw5r0o+miE JaIcEr5diDmdqMsPCaDGSFvhulxY/BtK4ttloVUlEpAaCCitQGyZbL1wnJOzLE6IQrQrLWwkVmRt mDqxpD5NYXEs7N0lbTWMnvGqKpra/yhtV6Jia99VAFYSC91BxUojaurqfZ1uLrDEiBxGF5xzfTr6 E8AraHiGq3M/t9P6lEfpBr7GZ4fF9+/f+/9/+M7DjHtr/Hg8cDNw7+MzVPEfDYvGJhVZoLXuvIQI giMSqC7UXJ7G646ul7EQZ3PdgRI6F9Qnej5SwxLow8lrIBKolG4CeyzykcYNiVOtlcf9Ttk+9WuP /UHbK1ECok60FXPH0O7LWRptFQhGVkWOCZgaHZogMeCrdiNmtKPE90ZI+jSuJBK77Z33QDkG1Kkr Fq3fJXH2suOh/yl0xNm8b0iae2p5uV66MfTLSOF5Yc4OQbNJxkhPX307B2qcLQ1HgFnX9WxJne0M h3xoPCPj/7ER1lr55ZdfeHt7Y1kWfvnllzPAD0pg2zau1+sZ3EdwHKh1BOtv377x9vZ2UjdjyupX o0Bei1mzXGrmNF+LWj+19SLkJSMqxBy46Eq6rsRLQrU/u799+8b10o1LwvLZt3/e4+PYvhpT3Q2z hX3vhsbugVoN90aMhwXyMfJ23/sYm/iCZGej3xC7QU9MgbQran1gz+nunwJUR1FS6I0xQTpnK9d4 qgXEIcSEmKFuLPmCR2X5puSQSSGzpgtJM2EFWZRsb8R9hZpQF1QDqV4hVVK7Eknsy50Qu3mQBmW1 b7jB4he8wSUkQtIvp+z+6cYgTQgP8F/pVepBdYgTTQlL/NIlvZrjIQCNJS5PIuNmRgwRqQVCPo1n ZzJ8iJDv250lLwSLFHrV+fv37ydqCyKk334jHO+L0Gedu3e+pRrZAvV9QyVSfSdG7UPhqrGk3jOM QLHyZBc3V4Pv9/uZNo5du5nQWkU/+px1vUI7xge7GOEWadXOIDHML3oaZxACxTsvW63goW8uwQIW E4FGlW6lJyhvKbNtO1tppJCQw6uzqvSbY31rCqKY9tdyOfqZB3fm0gsKtReOVlmRJmyPjZjjaSxS W7fSK3shSaJIIXjvGpHcs4msGTLUR1dZDB5zRlADzQ07vFn6MxeTxoKe0enc+TT3n4/JlyMYz62i 4zmajUZGoWeWHI3AFqahetfrlfv9/pQWz7xtKYVff/31LFTNGuLBc47OtFluNOiHOWDOaHi2nptH IPfj6AUcCYLfDY0rHmufxUVEIlzyyrIe3VajFbm003Amr5n20Z4425HSf25y3Qx7SYq507yRkuDe J2CGIKhGtm0nxkyrgx99dtgfetp06EHL40Fe1y512wzNsVfgXZBL3xQXj7B0jWqhkKr2dmtxmvRq va+pR55dCJpQi/jtcOZHupbU+2gfrpXsib3taFmJlw7iEhmCcZHEpoK2yI1Mo2Dh0ONSucaVzQre 9M9qe/+J83SDuPRpeGpKDZ+8kebw5YiC08kmdOMMXtKwM72R3laZyU9as+Ewc71eEfoiIXLuvubG 9+/fT/RRx5A0/5yJ1BdnL3C1UojLSmvGNV8O/NsX7VY6Iqz2KcQOR7dLmDSBr0PMBipaLxfEhCa1 X+zaucaGkF3x3JHwXAjpi8Ype0UPeYntvePn8nal7DuyOcSIekNJXeokFZP+EESJ+GKdIkiJ5l2G 5HulHIS9E6neJSohjHlA5TQGadJlWdUrloym7XDZD1SpqCu+OF77OeSY+7jlepiZaEP2fk9eq9Vz 7/08ifK19XF2IRo/nx/C8e/zvPcx5neI5MeQtjldnm3+xvsMRDcXh4YaY9Yfz6Y1c4V9XdfTs3Oe QTQ28lLKuUnMBZqZxhjdSqN49VWr6FlNP/jIMWBQslLNO7cdBIkO3l3LurKlr/XW/LCV60MKt+8b FJ70vK/D4EQUovce9tqDqVkjBO3PUmvsJsQ1wN4DZ0pKrY6Znx4Os8WgiLBcruza8P1w6BInp8yu FS2QLFCk9gq3T45XRyYrCkbPFlHFL448jphzuLZxUPUaAtIa1QxzJ6WVkBrFweUIsjhFIGnGrdJS Q7xLnAagcXMsbKz5RrWKlfbfRJ70WTcl9oht0ziDlBJWDgguo5qobFsjZe0yHFEIinsjhA6QQgxg TgyBZooc43/nFsCRfp0co/cLOnd7DAQaTq3Yz96M1hrxmgjuqPQL01ofp2FyiOSnym4ttcsoMAJ9 vMb5UDc7Ob6xIJs1PDrhrmytEG4JqpMld7F7ab2Sf1Trn001hNaMUoTmxrqsSPE+UTP3sQfU0CeD uiMhkO4NXyIE5/JYaUtAzamtEUJCkmJS8O/dNd4eK9EcSUaRSn33PvY09c1w27eOWprgzSly2Mth fcKp9SJTltz51awIfYNbLyuuP3thjs6W4XI0j+2Yecd5KNtsHTffw3HNBsqceWeZKJC5Sj2C6giQ r/Z1A0kO9PX+/n5Kr175q2G2se87t9vtPI8ZKY7Xvr298fHx8YTsfk9uNLeO9g68CXyMDcQEDWAh 4JthsXVvWgezymqR0Mcx9HUVlB8/fvTNxRvalCqVXXZKK93j1uq5QTy1lLphpRA0orFiCCIBs4po YLdGICHVqed9sh7Exfp0ht9JcWU/nMjSZ7EtEnAzSjCWkPGj0SO2wI6hixB3egZ0y0iFUJWifX1K Vtj8iU9X6TJIb+3QlAtNFKHzp5+1mF676ZlYH4yctDvCKQvfw7+T24U/yHcizp/qu/Qz5wnEFFgt neM35v7j0REzXlfKmE0kuCh5CdRaTs5U1bFWKdFpVJJVWrNDr/WMPAeJbnYgKYcQutnvmGH+/v7+ 5G8YYuB6uXBZ177IQmBtGSsdYTWrpCDIJXD5ZeW2fHKbMUY0aJ8iGJdTojFU9hoPzqZ19KJBCYQ+ qTMKt+tKFIgxHRySkwhncJhHxQ7taQ8AvdlAVHiUrT/gKrgbGp59AlIOhAbJE54CcuyKWRUvO+8f d2qpsMZ+fVMgXjqtgPV+8eWyIEeldF3W7vC0d60sfiD81FOgar3o1Ycqdicdl24sHfVZ7D5XtmfN 4mt74//n7F2b40iOdM3HPS6ZBZDd0hzZ2pqd///bZnfnaKTuBqoqMy6+HzwiEQCp0WjajNYkQAKF rEwP99ffy2psMjfck+K0OravuvLb7cY+3tOJi66eoBMymLElq8fo7F5XG7hZjOdrn93s7FBXDutk DcwD8PF4XL+f7k2rr+i6+Fohh69y1GsDjsMkXcahZaNJ0Uovglmj1kIvnjXUaiHUTmxOTFf1Ivfb 77/xON8ppy8gq1V/rSMNdh5U03FsesLqSFENAmqd3oeZiDrWGsVxR8UPWIc/vCv1+zoSgvwYrzHi tmMMxBSu65qSy5k1KakqRy8+3R5Qs3HT4IvPfb6OAKdQUiemyJ52gkW4qTtIbookxWSwUEL4FFYX gpuWEAISgiuOVL1TvRbUUIPR4pNdNmjiP9c2oZP/ybZ9wDKeX/6zQR8sQkqBFMNIZayIRCfFNhsg cXWTJoOgQrZIO7oTuNUQsZ9m/MwXUdtQx2gjp0xcqCjnWTjo3F5uvNxeyLcbIWdut5sX0OxEcZqx xcTLt1f+9P1XtrSzvdyuvzcfrKybU4u2Cfwrt5zpwYvIVSCQ67pseUNDIMedGD+iZCV8dEQ/Cx+b ndPqsPNDfs1gJDTptOhyu1Y9EqHjC55qnSf1OsRMDDHfilpIlN7YYkZTQgjcUkazj2aC0LMXlyCB NgpyxYt4l46iSBcijh1269SjDiK/XO/bnCBW16Gvp/OcFtYly1eaz3xvf/nll6vT/xk9aGLI53le eNscq+eYv+Yhze32qhqbOOBc7K147DrSr+77a4zIHNnnwmtSptZEyxXfXAPkvCiad/7WqdWooTlE g3f50t3NqBTfHm8504PQo41ttXAcJ6U/hq/tHGX71XF9VVbNxIEVTkGU2vkkdgkx0ro3ASrT7tYD 4VpzHujjMT1I5dPiw+Lnlm2VruowTw57IJqHQqYtIQV69KA6bbAlhy/iFlGDVg0LEE5jb5lk0fHT LlhW95S0hVkw75XRcV7KJnBxzYwpEb+ODNqlBdjP7xgZ0fw/wzxjDD+YKKw8zqBC6MpRKzF58ZxW dCI6bji52nwR8bTKUNFNoQVa5Qomm6fj17hbEaGWQhj675f9O3V2Yxr4/s0t6Pa0QXLuXH88eH19 pZbGL99/Iasbdmrw6OA+5KI55asApOS64Jd083b/JaISaK2QOhT7bOwxb445DogINsbINgw9Z9Gc 3czc5M9OZ93Czof+8XiwxY1mzYPkhhenmUvhUMeIzIx+dqw3JEWsnM4VdUkxvRkxeGxJChGOzrkH SoVYPZ+71RNtytEPdIxXgrDjJjBUODkxNRcR1ELWTFfvWAl8knPOLvPrEmiVu/7MzWn9t5PS83w+ rw5zdrZrwZ2E9nkdV8rULM5TITaL3uPxuMb62YHNoju/5+vr61VIt805v1MkMbfu6xJoRiNf8sYv xWrtvCd003vHFIIY9dkQieQWsGTIO7BBCScBdZFKctWPYKh4l77nDQVCirT/dMxSgtJrQzF3PbLP XqVfaWOXNDpEWimEGCh1CiIMBi5vpV/3vpPohZw9+cHMQxBbmyR9I8WAdVxEs7wnl/CkNk+AyNmV evhCv6o5f7s1QgyEh4vsYkz+9UuHF9/QRw0eeVMbsblysIr79vZxsIcldc5U6a74GKybcUiIYCHQ akVMiTuUe0dTI0TPYfpXFUdaTvuHVlCC26Vd+EF3oLkUf22tdRfkiw1n+Q+zW7pBM3QmYH7Z2P10 xEnqYW+1Yhou4vT2shEOIwxHpaTK67bx+ssvbFtyo4KokD6cmy6FDEIXo2nn9Xajl+bONNkNVGNQ vNNXJChp84425/wRAzjeJEGo4jhQ0M/mwtPhezVlmNjZLBrTGX2+tmbtg2qiEAlg3eWxvSBNiBpo GDkl+vvTqWAyMu01fKICGWBJEAtsLRMQ4jbpY0K0oVDBTa2bOMdvOuKklLwL7Xp9bF2MrJrt2fWt xewj0ZNPWTwrbWl2ciuZ3f0N3q/FzTQeXru6WRTW4vBhy5c+LaNmMZ6Y7PzzWpAnXvr6+nrZ/728 vJBS4o8//viUj/58Pq9M+TU76GeY6/p+p+RbY7pAdvJ4i764sAxGpdfmSjwJbN3pOa+3V3553fnz n/9M/n7DcoCzE3a/x/2e8a35HveLUvXV8eqrtwDiNKge2jD3DtQKRnNqYRRPjwV084PcD51Gq51a OjF8xIz3w9VxXxfKn+CWWKhtFOzWaBvcJHnCrjpMsL+MtApx6XHO2XnGYrTQ0e73u+bk5uJ7BBV0 D0ifWvyPKUfHNZB5uMlQ1K3JCb1xD797fJDtE8H81zDPEHyb9o998wRVUAmELTnFEN/EiZh7VQY/ qWmLBeYAACAASURBVFSHNRi+SDIDQqS39ol7tgZfrZSKXvo1UpwLzllr4708+fv9d+7n49LUo8p+ y7x8e+X15WWMG45vnefJ4/3BaSftdEjgOJ7ElPymGVHFnvg5tdlKSv4An8dB0NFpls7TCs0q5Tx4 f3//JLtbt6uzW7nf759iD+Yb+7g/LpVTN48cwRz+6Oo8S8zd5nvEc6NCwLqQt42kaXT9H9LXVbRA FFQN04KY8rxX58aqY1Bzs6uTpjGehRyd5XBto+UzrLJSdlac8zzPT/jiRfNq7VPxnA/1XBLN0XYW qLkIWqGBNb54Hsqzo5qLqpWeNB/aqRCbLICvC6r5PUIIvL29XQfBpC3dbrdr2796gK6S0K92cbOz DSGMA24UOXVsMcRAjj5GB3F4q9VO0Mx5NsxOegyoenbW7c/fxuHo9LXn8aA23xGc5eAo5zzVvZPf 4qcCuobVXUs7/H5qJqQgTt2L4s9AM9r0VMWQE8S6h8FJGMpDu0biLUYHlH42sc7rrUrtbs7sE2Ak NaXUw3PebRx8KsCD0A9yzNQMknTB6JWWxZVLpoQnxB6QR/P79xauIhlCIMy8rjkB+U10fV5GF/oq L+ixY/n0qIl/tfPsSejZT5Kc51iupBiIUbHievakrgUN6EWvaK2DdZoqKgFR/7uasrfmaQP6cK5W pwp8cbeexeV6cMQjJIyPj3vRufO3v/6Nv/7HX7nf7xfOYT1yixvbywtpi5/lbRjn8/Si2KKrmqRS xEeUdrRPI+JKxlYNPNrJ/XF39c3j5HF/YAcE8WVSDB+yxRlNO7/GVxnhdGkijA5N20fkAq77ZXSI rTeiZtKQZcbgBtSWzdVeXwBu7yQ7NojQ9ODMA+vDBGJYe4m4VFPUxzR1a8F1FI0pYjqikZft+Wp4 sT4gq4P8SgafHeZqdDwXQ9++feN2u/Hy8nKR1ldHo9UhfjWVWalQszv9448/Pm3mZ3c/i+FXs+T5 +ubiaHWJX1M6VyPj9f38SnZfFUKOjWe0O+2G4U2gIZFjQkzZYnSP15yJKXlBakpv3u0HVTbJqPlE Vd7uyFF5O++u9jsawUaOunh3Rnd3o/W/KRyY12xOKCqQK1SEGDeiNTdADopKvO6XxujsNTgshzov uDdMPfbjgxT+2dT5Q0zT2fnGlnf36hzTpYTARiTHSK+dJye9JYSMBODsRAtEInFLLtZJkUxE0jDX vvnBIijy5We3BSID6KqIjQici5aYQCJbNjb9jsTwL2OeKofB07Pae51tLdCMHhRNEUPoA6eIPrtz UIdGvaGnXi9YaIQm5K60cg4cdDWN+Kzj/TTGtuYjdy3XcmB2J3MxcZ4nf//733ne74gZOafhkuTq hL6cviknvr18c7ZA9NN/JxGrocHH8Pf390+WY6UOdYx8QAioEM3xnZCU2k4s9KtQzgdq7WK+ZtQ4 rcoVHVZmJILf/EVPqHbZf5VWkAS1+U10iC/N5ACVH0/7s5y+te2KlE47T047MOG6WS7FjrmETrvS xe3Nmrm3qKjb+N22mxOaB69xqnRmoVk3zWvxXBcxXzu+uQWer2VKPld+5Drur7rxmX81OaOrye9q cTiL91wQ/Uy+ODvWFQOd789XQ+NVm79mEK0/12rEEVPkeB7DpcjIYVK5OvXR6LnzqC59LWchd8W0 kUIg5tHRhkD8JRHxv3M/D/72/ju9NMpZ2PYNVRnBjMMdbHOz39kAzG6+1vpp4vP3DCT5/W3l9OKT /PkdjuekJNALLTp5H4zn06lQKQZSCr7gTYPsaJ89Vi9DmToc+gXH2aeTV0zuV2ENjUouym1/QUOi tELeEodVNxYxl0lbNWrqSLFrgdrrgCTS6j5usJitXEbfY4E04cgkndgTTYxD70hN//rYrsG3aN0G GVYFM8cjKBDxbqaLX9oqEDUhFZIoXdwuypcXjVOh1oPaygCa3bD30pAtL2SSo38WU1Crg+HHcVxd 6QSjn48HpVbOUWB1jDeqwrd9R4E9+bZxkr6tekZ6vg1ydxBMHMPJKWHdeD6eKO5jWlsd44nHAkt2 M5GYIjknUlVS3iilX699FpbjOC5J36o+8WgDxYJ3mGbdTU2qXRLK8zzZ8sbzeRCTbymteDa9RQgv 2cPpvlAmQvDlXqVh0mnnNGXRTxJIEcHioCYV5wnqWOal+IHZzoI5C8iken29iWYBm13bpCWtnd0s gCsGOW/qX3/99ZMwYTpczXHzZyT0GdW8vo5p9DGL7IQGVqL7187s67JnburXIj4dtubH7/f7pxC3 GMOVJluLYTFQrKO1UUKjFONRKkd/UN59ejkOt7Kr2ihn47RzxMREbvtOaE4Ze749+eO3d+rZL6K7 GTQzjvOkHYWjHZS34ibY41maOUbz51kNS7x++ILUdApO/P8RN9jp3aXVURIRpXdx74YhSulHHw0L 5IXO9jOd/aRQrYuU3jp2dOewDqlnt4bRvag3I4gvczjBdojDNc20Itnd7EP2xVkoy/eICinOmxN6 JwwHMRYRSx28dLryGm/k279OV4oy+IciPjrKuJgmkJPSOyQ1aow+MiSjd0W1Ulu/2vr5WmNTUAON SOhuc0UcuGohpYx1PvEbJ/i/KkiMyrNUT/IbBWl+TkR43O/El5dRnDo5b2gJbFtmSx4d8H4+PN5i vLm7uLFxyhvd4GyF2ANHr6iNN5E+xqCOJKc6WP8YWcvpRrZnP7BWhifl4+qkpnXaKuP7FBYWAudZ 2PPuTvozmnlXL4qynOCq1FLIEjhzJ5Ppz0J+zZyP8yP6YE1RNCc0a/AHcFV2TdcoGvTUST1dwgQC 1FI/fa1ZNFeO4yxMXzuw1dl/jc5YHZimJHd1G1opR3PkWxMi1yiQeQ9MfHMlvc+lz1f/0X/k53m7 3Xh7e7uK/Pz4h7zWLvXUSqFaDZAdTlBKOz0e2wyO7tc0dfphLmp4nvRmHO3hU0d1LPgcoylZ0C3y 7fXVs4Jqo1jh7flO47xMjlszns+7T3lVKPJB0ZqKq3US+JrNtDZns6OGTm9KEuEp7rMVUVorRImO g2OcZ/9MQDEjSaD1j4Xjz/YlP6PwSBCnII2tfa99mNz4ErQ3I+fAUZ5s+yv1aOhLopZG2jbOo3rh VV8Gd/kwg7GkMK3mXiI8+wWNuUN+gNZIopyxQFO0g+SKHkL/LwLpfhzbRS+cw0yA6PkgYRrfGqc2 0hCuhBbQVoBECEaph9tXDfDaBGxTEkroHSwRgjoQHtyVyOQjS+WK5ljwz8s42cbDbY3WxonaKvfH g99++4M+yMu9G8fho9q3b9/I+0b+diPcduK2nErmtKVt39xOtAbnzA26R38Ma7vTsD2gLZK3jRoh EC6uYC3VjToQjsNpL6sSZv15LrenZdTMW/bAuGGOsW3bFdaWUybszpGzaqQt0UNyfXwbhrD4zTZx 1NbbUFY1l+0F8ffJwDR8HtuKuBT02V2FNKzqVu36avw78cWveUBrTPHX+I2vVKN1874Gq83t9YQE VirbVxL61235Gr2xdpvzGs9CfJ4n+77/kJE0i+SkH00i/OrRuaZdzo5uGjh/UJXG1z2F0AV2OFOh WvfJgkLrHpNynq4EqrXSj85x+mEgTzfN6L1zlMrZKvf7nfMsl5FxrYVaHqCdUgtFyqfF3OrDunbQ 67UW8Vv9lOouXAKtBSSbU98skoOHyYWQHb4T4YMJ5FzJHNwAx4UVQtbwcwORfxIX3Hunna5qS9kl yk8toEavidi++TQXfNzvClY7Wj0exJVG7VpixRiJxRsfY3g/LsvlMNIqZTjcXxT6pljfCGz/El0+ qqaFuxk82e7yWkzEKKhESplqGKMESNY5u7Ft+5WfoqqoGXYIXSumSsZolRFa5sTsGIVE+nRirYqU ya0760lUV34gTokqtRATNOn8+//z7/z5OPjll1/cAei2AYHX18T7+zu3nHk2Q+RE3O1yPIRDRRMj D/MuEOGi7oQUSFWpqXGeB/Fo2OaYYtDgVKJnvUK4Zme3mk6sBPlVcz2LxewuZ8e0LiXO87xO6PNw Yn3QQNj8mmhxPXLMAYmJ2IQaXNonppx2QBZ6xc1mdaPWTimH58Qg3F5vTNFwpX6CF1ZD4rmx/SpJ XEPj1s+tXef8eb9u6Fd87Pl88ttvv11FdnaWX53nV8bCLBAr3SnGyPfv33l/f/8cpfLV1OaLgfI0 IZn0qfmevLy8fNr+rx3qtLqLMfL+/k4iQYDSCr2CNHfNOtqBvAv1qC5I6DKPPSdpM2hmMdClO2y0 Kbd4o93do+Bs0IpRjydoop7l4luuptCzEZmMj5Ve5tfA4TfpjdBnz+AMGeqQMZtRehsS7BOROZIL W96o2qF2uolHcdBodLoamUjt7b/PlRysj5DCpVTCYCN6l1Y7/QblHJPHiAsxgb55M4YocYzuNjnY MtR2QD1cBHKpjETQEC4Juv97iAaP3rBQsPYvYJ6Px50Yd4xGHFQEM89sr70j2sdJdn5QB3oFTW5A 0Rxjm60xOmgBKkiMnNJRYyhdPIskEYfs7LPl1aS9XKRyFc7jgZp+nLAYe488HgeP9yf/5//7D377 298wwUFsjOOo3j3jGOhty67aMNfbp+w0lrhHXsPO83heVJ9LndILz8fDH9Itczzdmen+vA8FxUeW +apr/9pBrxlOs2CsLuJTBbLipcHCp3yb3jsolOFXWsUIaSPGjW/5xp9+/YVfXn/lll9wnUCi1eEt YJXQBGkjgVP5AYOa33ddCH09BCYMMcfVWVTWUflrZPHK+5x8yfm5+fs5Gq9iiXVp89U1fkIAa7H+ /v37hTGvlnZrBtFqOryS2efBMLmSayzIynG93+9uwD063Fmo1q+rTqUgxJnGMBZK1i6z7igRaaB0 X+iJ8NTCcfdFUi/w97+9cS93SnlArRz1wOJG7efgU9snRdZXJ6v1v+v6N3jW6s5lJpiED66GeuGr owE6zzagOKNWx1pFDGuVnCNkQA1L0aNiRuTN/yzPlx+YI57VhKdDxAFliRGb0M/GNnTqIkIZC92v Zihm5v6he/hwVJlF28ylm+Z0quf27px12a8dwX+reXYw3w0DztrHqCKIZiqN3p3Bn1KC2OnB4z+t HcSoHDrGeZ0CeHUcxcxxxB5dvQIEDQjtwhW+0lzmw7sSzScdQ8ww6VhXTu2+nezQn5UelOezUJ4V 1T665+GmI5BvG8/mQWzTZMTpQZGSGymny27sst0aGetb3Dm7EZJvAudyZeX7zUXJGms8CdSrYfDc XJdS+POf//xJETIBflXlWZ5+ppcPDbn1j3A6scYvf7rx/VcvGm2wI0IOqPqYk3fvhqQLh3QkdrJE 8uv2aSwmuiP+lLCu78nawayd6SyQXyMn5lJqxSjXkXv++/f392v8ne/3eZ6fSOdflznzUJ3fb1Ke vn37xq+//noR9r8G+s0so7mkWrf4XwvPSrCfr392nyJKHQflajqyHh61Fpfr9tHNDeZEl44297ws Vui0C6b5yCZy3mW9P6nPB+/PO0cpVDr0Qjme9PaB467a/LkU+oqx+71c6b24rLNUtEWKnNQ6/72T 4GPULzEqvjgOYUQW904k0EvHhpOGFAiY46/tv+g6/8W62mqnhEYyT25Qc2yzhE6OTk/qySOAdDkQ Py0ym8ePx0MgKpbFS9M2/g0gIQ6DlY2bvoKdpHD772OeFwG4d8ijfaZDLGRTtJnn89SGtZlpU9Ag NDNuFnz5gpNeazcEz5Go5SQqoIkYE0c5/YRbDEJWc5APLfv5ibpSjkK3Ri/V5Vn3E7l3wh7hFjjq nXJ/5+/3B+fZhnHHIH9vG/U4ue27R5K2hl6xrIa2z/LC2enMZcbz+QDauHkidviDOYn4s4OcGNvc BL+8vPygcpnqlHWcn5QsM18knOIZ8KG489LsrubDHmPkl19/ZZeNrM4ZDClwRufrvd5eSTnTnxV5 KjEGUjNkS7Rg8BDyHolpbKttza3/2Hiv5P7Z9c9CMru81Whj9aj8apjx8vJy6den1d9Kop9Y5Rpn Mf/96s05O/WXlxf+9Kc/XQVznVzmfTML+7q1771fkR8rDWoVakw61Cz8c5mlt0h8yTzuD87x+Wki 8qk7Nsf0JSq1nPRWXVmkjVNPpPsQqSFjw0Bce8D2yHE+eSt3nsWL9Hmc3B+nY+yDZrayBNYmY40t npTA1ob6BuUMhuHcX8O9blvvl+dE70KMYRFF5E9OUP4zNnpvg5ECUGgYMXkMh5tsc5nPzK5Sdvm0 rPpH4/C0mxSD3RK6Dds6UUIP7KqEXYe5cSTmMbGJfjRZ4jzpsCfvIrtnyW/iqqUJ/roRcycNcxRM sQ2avP8LsK0ZqonQjVANkch5+BaRKDQUDRByImqAPqRQXUEDp1YHXktDuuMfMjdHopRayXR37glC iBnh8xZwnt7zBJ03wtral1axqpz1SQ/Gw076CHF7vh38fn8jtDIkZUZKo7vqHQ3Bc6mHXPKKZxGn Is2ubnaAV1750J0fz8PNG5q7GPXWvED1zrdv3z5ptWcRvd/vVxTHPBxmUVoTKl3TX0lb8jTPmslb Rm9K3CPbbfvEqVRV9ttOzLvHIIvzNnOL6BaQJIhBfknOnlBFv2WSBnqDQKecnki477u/VzrMr0N2 pVNvP4SWzQNg1W3P4jNH3/lrktRfXl6ua7DvO6+vr1cq5jw0Zsc9u7/5IM0iMOlJ8/+r3HKlJM1F 0+wKJ0d1jviqenl1zg5+XarM9/75fLoz1XAmukb3o3A+yoCSjk86/RVzdFu4zv2486wnZq44smJe OMcShl4dt572e92IRbHWub/dsQatnbSzUNugJo0DbBbMdUxdY5r9z6c7xkenFMXSSEHdxLtDSL5Z 9i16p7X6ITcDzOpYIg84QBXd4nAz8mQFQYgheaxHF5dJJ4UAcRPipkQVUnc1m4kRs/p9uzSkOfnz ltQ/p9PhfRbvOChP+qCebo7SNs8yi3FAUcWzcq0amh1S1BDQlzDcokbNeQ75qXreuyEEjV7bgqI1 //cxz/cmbMnD6zvO+YzJN7X9WS9HJGMaY3T3ARSD8ySSaUPvXemkPk0r/FSUIJwEGsWxB5HLFeZn bfHsTK4T1D4iBiqVejoGVIvf6JirmrwjOJ08L0IplRAgJde4xpTYt42X20dbbuJLGY9a2D8239Zp 5aT0kzrCsrqCmnBvT/ZvL+hQFM2R/ast2czlrrVeZr4TI7vy0odGOqXkWFkKhFH0A4FY4qdN+kdK onDiAW7TkWnf3XyhVTelRSFEyJouqth1LTZlNwUT9lsmhY2Ud8LmpGvs52YX66H2QXX5SN1cVUhT cbXKAycG+VUuebvdeAx8eT1UVkL9/LXKM79u0OdIO9+TaS03r//sJid1aQ2Cm3LOuUD6CJXxZiDj 8czyBaZrzbOkbi/7dR3qWR3jPIzWT8edh2xzKmBS9gdW1WXBj7c7Dzk9U6h27sc7Z3Hu45zS1lF9 /nlOSet1cGmi0Jvr32vvmChnLd75Sae2oRxKzh3NOVGKE/xjdIpijN0XM+OQdtFUp5mSanIjcsQx UBGkCdqEbRiGyOkfP0slhUCYHeJ49rbgBjUHlY5xNA92xH62XAKVXxD2MdoPYYcMit8e2EPy58c8 UaFLhzJGeHX7SXmJXocubNQdllp+kjWit40Q/3u4p95i4XmeBMuA0VqlteqE1RyGDFPREX7mN7WH R2lyKzoxUNxSyrBhWiyeAQTsw+Vo14jVc5z28inbaKXyzIfjPE9X/HS/ALUXrHYe72NUOgq//f03 3t8flFJ5vz84y0EpT1QTOe+E4GqMENxYNkZ/3dLdwWbPme8vr246MN+r2nmqQdNhJebqn94rofvo vuqoV0XNDzZgi5FGTvkaT9fwMgTa80Q0+GuNgZijb8bNVT8r0bvWSpiLmXFCl8PxUkF4Hk9a6ZAS PRp2jtdt3btTBHa3Cws9ssVAMLAmBATtXNHM8zC7NpijgK9d27r4Wwn2Kx74gR3Kp3jfyZlcyfTz 47NbnbzQldo2DUTW7/sxsnIlbq4RMBOTnqT3WYBfXl749u0b379/5/X19VrqpeAdTIwRScLL9kLe dqfJXJHaJ9ZnsXFfhFlwTVzJpi1QqdDlOoDSsDiEwP3upPm33994e3v7cNkCzrPwfJ6fcpPmpv+r wmuFnZzqVuhHA+vI5ssRholw0DbGdM/P6t3IeR/+EDLI/9uAYZrbH54+ugcxWjtAFbVOqJ6KEGOk AufpXaDbfbmdpQmE6MIbja5yMvH44jDuuzAK63+1og/Jo743SYQgFHXfilChqdMtI8GVWw0IHbI/ Q2DoKcgWPnxBQ3BZdBWSbQT5UCL9U8zTar888JIGNERCyP6giZByIueInEYSX9J8jCsKWfAv0WnB c9u5HrD+4V1ZO03MQ+ForDaQa3czlxTtUg/5qD0Jt80aako96xXJ2vDT9/3+TqmVt7e7q5xqAfQ6 3UX9Vxlu90GEVhsVoxzVHajbMDF4uinCVBpZt8uW77TxkHZDar+MINbF1xwZV1/LfAuQFOkf3oMx elib5kwMQm+D8CyewS740iGEcElHV3u8WSzPdnIcT04pw+IsjsA8MGk08aUgGtjC5mwJUVrutDAM RTAsdGp2OIOhYY5bpFd3q/661V2703XbPQ+Q6cT+1UH+a2rk6q85f82v+fLyclGEvko5v273Z2Fd yfTzOk/MeRL55xQwc4teX1+53W78+uuvbs58210Nlj6MN6o19pTQMX7v+0YM7iL2g/1ecnvGS56a w2U0raqElOjyxMy5m5f/aDkv0xyzDwnzOq7/TDW1QixnLdQs7nqm4l1g7+7/YN6J9rb6JCi9F8pI h5gmP8dxEEOmSqcnYQuRaj5a11o5zgO6uvdsd9VQysknHwJIoFYXwTeMOqTAnNPJeFhxznvpnyzm G9071ebUw627dZ1mRc+KZsc8rXb6Huhd3HIyQJSAmkMNYgxJKsQQ2MMNsRGimJwt9E87T+vusNLN H5TCebWzrclF0m0mEM25m3mnlNNX/tW366hgtZNwdZKNkzgOXLQPNYLf+Ipq/1Q854g7MZ0VFI/R W+1aGq27k1OlctqBNOE5Os92b/z1r3/l/f2d33//neMolFLJOYzI1Eg04XtK9BFs9zy96Lz/8fvw E42wR2LKXuCCwwVnPZ1R0PGguUFSP2vxaI+xMJgb2jUMDPDOzjw9MI4bbD78IQW2tEEXLBj7ttMe jUK5zJlbaUj+WLLN7zkfqPM83dauBkLIhG9eHGgGMSPilODYFY6GqtNQcg/DkjBgGjBx/9bSimdu PyvNOv0sWOsfoPzyfefPvkIRc4SehPbVGHm1bFudz+dSaRLYZ2f4VaX1fD55f3//ZBgy8dP7gG2u g+mLjHTFUb9//86//du/XVSpiUvPQt20ua/p0Z1bG4VNEu3RJ5rkS756wOE0ufXwt+pyhmbNOZ6C 53kNOznMsAalnJcN3gfX2UY36wvalbWxBs99DnozajGerRJUSE08r6s2Os7NrNVojlr64koZLl2e qJlSGKbN84CKtF4IdLIEl2fngFUG/rwhQWjJTWvC2HTXZ8HC9FZQn7uLO0v1aBcVqtmE/IxGJ4fI P+LbGy4NjX7Me5EUI2ik9I7tAbOKmjMDeDZSELQrPNugTwpafKFH1PEMwhFPejwhgDYl6D/HPGPH 9elR+gg1SxjO8zLzQkXrxABn7UQJnOcBCLUXYsjsMVNavZY0xdXwTtjuJ6kmemj0rrR2sm155Ef/ /CrNseS6CU0HFjMyisTdnTihBXdHl2DUdvD+7vjgtBX7/v37Z+18Dui98qLCYWDWeL8/fPStDWud 1AP2EklPoUiH08jJT7FqnWCNcgQkJA4O9hj9lB0j4fR+vGg6A1uVBiThDGC1gXlM85RIbmGjnY1n f2LVLkNZRX2ML4JGpdZG1U4ovkjzHyvTkoF18p45jsdl+CvnCeKb+YYb0Ko2VFwKmLL4AvCAQ11y m1PyTkRPtARachgmnkIJLkHs1q8I2a/cznUJtGYCrU7n8+9OeGBid6t4YE3eXLl8ax76inmuOUhf OY9rgf+aP3S5ajWPTOm9k1umaEGj8jyf3NKNkAOlQ3vaGHEbYkq7mS9Frw5KLsw+jvGwmXdIpsaW No9/vhce749PHaVfgzSuhw6T9GUpNaexpes3E/eQcJETpQZ6KHAWoiitnxQNWGvkkWjrJVUXdeH0 oNBLkeTGPhMuaL4wFXMzjur3W6UTSkQcnPAMMw2U9iR0veiLblEHdtiY+tQXnCKkOKhlI3jOO+Af u7+YP+TEGpTzKIRY2BGOklCJmHmEd2hKEzBt7po0TEVscJubjUDEIIS+u7t4+APsBXerrv+1wiio uoY7JISKanCKQ++oT5SctdKzsvUMrdI3QUNEi28NS4xoDKQeOaXQu7KJb6UrAcVjbg1j332jO7uT ecOvkaaTLvKBpzVUh6EtoFRaUXRLHP3gJjfKWWi5sZWPbe08nef2VBDejieW3VHbgtFPfMO3J6xU mrqXoIrLT2kgyTfScaghPIpXONrTKSmPgu4zyyn8gAOC0EScEwdo7SSNVPFiLKK0qf2OgU39NLfo D1NphRwzIQfa4Tew9U7MG0ES3Tr9aHxLL7RQqG1sp9uHaUdvnTpcdMwM6YqEBhaRclI3H3ViiKgo rTo9LGiE5uB+V0U3SDjNKyTBjjD4pcptv10E8nn4/fHHH9xut6vIhRAuutCKZa7FYN2QzyK3drNz CbcqkSYWu7q8TwxyUp7mNDCL8jycp9zSsUbhtOKja1bO54lGpR/9knB69ycYnTZG0nCqh5MFo5sf 6C/5BZPO0QsaAil6B51TJqbI4/nw3C0+L9zmdVm7dVliaVad/WKlAwSip4ET1SgdejKi6dhpKBYa dbjEa5fFYwBEwiiQUGtn28KgdY0JKSjSnPIUU0CCK3u0Of+7dUG70TnAshuPJ8FqwSwMT2LDj7/k IgAAIABJREFUeqJbRaMSxHg8DlIMw0Wpe/7QP8A/50JOgzolafy7szeiCq0asvk93WNEqxftVpwY bwE4DC0OVVQ1ggRu1Xg25SaRt3inHf2fx3BoELRMM2O5YkFrh01HJtGWUBSLlUpAntUvXPALsonS CxzpRM/ETSsWBAlG7o6ntTaXD2UA1P1yRAL7pFqZRXXl9s1DSIaxaQda6SQNnOUkx0R9dCd9jxHn 73//O+/v7/zlL3/h9fWVGANZOt0ijiUrIQZeby8828H7sxCzwwsvIRB/+e4OTjbG0uGyLcOT0VOl Ok0CtjzA66JkZqmE4r6nUisa3Qkbi2ir1/ZvknvzlqEyYgwg75lokaN6RnYIylkPTxAMjulsL3n4 gbrr1b7tPJ6Pq7CUvRPfxvcQ4zzOkYFkWA7u6jMIxA3Hlal+LVVcodKB+KJIg3KMw26GcmmghUaK 6RqLZwb7quZZ/1ujemfnNQvHHNknTrmaHU/616qnn8VkYs2zOM+vu23bFRo3C/yMALkwSvPkhKAJ a+0KBTzsYI87EuVabk5vS6KiYsOAInnkRK2k12GjRiG3zRNTh4/nZYLSPYBvNGaLU1O8XtO8NpPf OQvp11z2STMSFWdhqHkMS89UXIZ5Hh63HaMhEkhpFuMZNyIjy918zzGMwnu3S8dvXYjiCy1TxZq7 qZkqKUfKsxEQRCp7ToMylVx0qEZroNqY1r5dmmOQ6l1hO40oV9v70wIWRthcHN1dOx1OJADNF3VJ N4p4lpI1t/0zdclyRKmx+jVvvvo/pVFq4enjITFCLf2/HtuZqtdhpDuJqpp84RNC8OAR07FBF8qw OtMuiGQq1c14ayRq4UlAqEQCJRg33RFpiFTO03C0GLYtfRr3LiniFZ5Vrxtpdh6rTG/b3VGF1nme lXzbL5OHbd9pgB13/t9//w/+8n93/vTtO1WFbZgd1DTcBkInk2i3G4aPRvuWKarcXl4Ix51aO41A 3pWzHJ6UNRY3Pi6lyw1oZQ1MTW0dRVd6pw1MGRHCSEFcR1xBONoxAroCWhTdlCwbZ/MsGDs7IQf2 GGkDn+pm1ARbD8N0ovtD1bzbZQTXRYFWq2N0KL27DZ+zoAxrvnHdsrvW375/9xiF+8NFB2fF2t0N YTZBg7gnQAlu5Ez8dA2mhrwvPovromfFJif2/TVgbmKgc5xfZZ1fDUsmjWf+eXaMrbWrAK+enzoW iYgQWnMZ7Ij7RYVwH6mi1S5xRbfmZh7VkADhFSfEP/x1Pc8nZz/dJFz6CHeMnwyie++00rCRwT45 qKuf6apRX0Pq1i50SZrwn2e4FZ0hUK27OGQwJlrvEI3QzMn38rkgf2CqY7sdfHnk3F8ZxP6xLDbX xEuMTps/bcB9TiFqrTjvQA2jYz2BVWqC0HxT3w+vN2WYJaegnLETmmO0HkL3OfZ4xbnFlDNUXtmo vYE2ojzofPelaoe6OYOGLuQu1NgpdDYGK8Y8K+ncYTt3mlXUHv/cGGRSS+bGa4LVRKGfhoqPzKcU YoOzVaKqFw9xDmhB2MKOtUqJgdDVHyCproKhoQi1daYrlFmglE70Y+a6MVbbuU/UnC/muhj0YpRw AIGcMq1XavEbPT7V7cKkcfTf+c//FDYNpNsLDz3cSd46AaM249kOj1rFHaVaa2QVJERqfkXaOzH7 yNB69wRAGamZtfjrsX699gvc9ynKUaSUsMfjg4Q/eG0GHMMw5PF4XIuT6026edFIMZKax8TKN9fb t8MfuHq68YRG5ZSPwnGe5+UMHxbD6RmQpuNnnTEiZp2gLjSIyUnn2hpRlD5GPBLc5IWjHDRpLrsd cMm2bZfJw5RFrh3U9P1cH9TVcWkS1X/99ddPbu7rQuere9Wa1bOKEe73+zCMuV3JmW2kic4CNReJ 1hpdldIaddDijmOoqqKnX65qqxwCpXdylLkGRgm0Wxs4dSBuG7F0egzkLSHKp+/9wdvlE1l/jXj+ ajY91VGroOBne2lfTvrIaibUXsnqijMb6qIaOqF9jdId3EdzYyD4MBUJIVDFoY35Guc1tJGPHseU gEY0ry7vgd4qUQWqL2mC+hRk47lRj+ZFihGHxn4eDF/Ndi63LYz0VO7b6bQni9T6gnaDarRkxNON VxCja6edlZew8SwjE2yI/4UEemDxjtQdjYfLWv/R2C4mNPPo2SYdBVIM7jmoPgbU6mN4bUZU38zH 6F1NMOOmTsrWmIkjaa9RsQ7WKxZ0UJ8iIVTM5MI0pjvMqimeD8fEY+b/J/l5vnHP9kSasKnHErQU CNYhwPM4CDm5OXDr/O3//Cfn+53/63//b8dnxZUXRzud40ampUbo/lC+PZ/scuPP+0a87cirE7nf /3gnEGhnI9/y4KvGwZ0T8qaUY5gSjMKYhvb/fD6xGAm900XorV0hVfMhmcmNOWU3SJi68uAb0haN OB7AucmeD2Le8sVJLa1c3dpxHoj6ss2s062605UBrxF5M3fJH3ZkmJGGk5MO+7E6VEcpunE00aAI STee73deX14ptVzMian0Wd3Z1y3xuuy45KmjiK8H5Vz8rKF6U+k074mvkRhrJMd6/0x+Z6kjcvn0 1/d8PJxJUSutO3Tw/nZ30UIf5hMyuILRN9jBTR4QseUh95wdMec2KpFt94mj1E6yyPvxRm2V4+kY 7MyNWpkI88BY8+pXZsHqIfCzwinSuCILR8Ccm/F0xBrdKhYi0QJila7hI2Uy+EIyBB0GJN3x7TCY ChLpvV2wVb+uuQ7MX91prbkevuOb6xgCTzuppkAlRuUUT2ulF7r5Irh1XwafQysvPxnbZ1PVmqdo sjk/XVRp9URycKZChV4UUkPqOBRU3RO0+30xqYk9BPJ58qCivNBzg5/gnp8xT4YDEkJIvsE+rROt YcNjUNQ7ySZOvqXrlaoXcvI3hdnqe/EqRyOliDXHRQpG1u6xoW1klUinNmNbVCfrVnSSp+dDs3L4 LqI5RksDP+1Opck1O32iHNgg9t/f3nh7+4PjcfKn//Urf/5ff4ECNQo5pIuGVK0iKC/b7hSuHHjJ rvO93++gsMedaoP/2Tz8TUNAUc5mWLAR8RqRcSKriMcJjMji0jt7zrSlSExGwHT4mX6ds9sLJZI2 7yjrs0L8uFZzQbTSdK78cQ1EVUpwDKgcjRDVC+J7IY3CGqI7BUkUtm8bWlwm1xWkB6fMqMIOx/vB vmXOuxf6x/H4gVI0qUo/6zjnpLFyNudDMWWU8+9NMvzXbnMeGvNeWOWJcxE0SfaXOcnQCEkAsnI8 DmqvI6YBWjKk4lEZtUDsyOkREq03pOGZPEO6m3eF86OQ5Zg4W0PPTg+NhgsQIs6FNDEebw8Cgef5 pPV2wRMrpDGv49Srr6bW/8w7sxSHYFSdjjOdndCO9jjux45VQMNFTveC3BB/OBEJY1J01dF5nJ6i iRfRFoxdsy/a0BFTPMZpXG00QynLeaA5YKWiMsIERRCrlO4YLNExyJDVl5fmBtNtsFK+doDXQk2N 2MPgkDrVrtVKU1+I1vYgyyvlOJE9UUvFpqZ9CO5jiBgBoRDDg8M6WXZOfdL/QQ3VSmUP2Td+1bdh 2vAvpIpqJmn0DtLM+V/WETNi8vxnrC9qVVcVOAlZ0eCGpdnCyKPOPuq3PjSzMsaCH8m+88Rdx7Yf IosNylFQU5IktCjlLDyPJ8ECW3c37LNWHs8nf7z9we9//MFvv/3GKafbW4m4TDMqKST2fXMMsKuH sPUPNkBvnbM4Zhu3jbhttOi4sEcuN/J4W0z8pJtFo4vb/HUzbimR4kdgnY3cpPlzE0bKZXB3qJd4 I9/S5Yg9Hc4d9xGOWkmv26V3Xx13VJVuAhVCgdgSrRa2kNCY4Kb05pDJ6+sr37//ClckrWHvvojb X/3QmAWwd6OOnei+7V6kly32XN7MbfbXArEWiSlpXWNrJ29zVTLN369Sy6/j60qQn53b5T86Ypv7 qR4xMTsnwHojlOFsLiMeBb2miG3LoMEJLDueM/Q+sna668Nra/TSaNHY9kzQzG2/kbbEW73zfD6p rfKwx6XiWgvBxDPn654Ls/W5+BRt/MXWcRLeRRTFUwtK9TSI6CCVT309UpJ3jqW72bi/NxHVeHmA 9m6IdM7zGIXKgyFVKtECZQhhSu0UrSN1QZDYMQ1clUcj4VTE5PIM7r3ThOGx2UhVSCFjqEcjiV2G yzaSLtbQORHhuN/dUSwJqXoQZbWO7Uo0T4SNxwsHjZ5sxBgr2TxMzonU7i2gqSC6oymg/QbJl7Ga dDynn+lvUYDWKlFunOaUGIq3wFtK3A+nalhxmokgWFR6rXRzyo1gbsARnVZk5qfWeY4s81BcioXn NEvwH2CebrUaMbaPjeFSHD+RjsfNs+JlV1KmDOfo6NgjDc5+EkMkSOD12yt/vP3BsxXy/ckW30n7 RpRKHrLAHDLh1TuYgGIpDuNn4/39/ZJD5u0D9I85E2iIZc5QSQR66KhF72TUge9zAPmhd8+s7t0/ NguCCG1PbB1q764+aQ1JQq/Vx/1F5ji77xlB8ZI2ODoxJ7R+RDhf11PwYqCKxO5KryK0sxFJvPzy K7WPUbE01KD0QRvJSi9eGGbX6xy782PZMzwsW20j1uUDA51enqsm/fF4XMXNvQU+ojfWULU12XJN zpyj+EpZmt3n5PnO0XeFAXp3Nc8cT908xTH/jg3nnUrM0SNZzg6pY6HRqyLiS572LAhONWu9cj7P saAbHSOJXuWKnXmWJ+Vo1KNdZi5BnCs77+21K1/v9wk9TDbChHa+xot4nRo/k0G1E02R2ISjVwRX +hmdHMOQHrs/7J52X3g1g+DSzVp9S++Ijdsd6dg1WIjI8M+NwRsjSIQdaqtId8GFboH2bISYQLp7 no4KKOKZSB4v5OoteiVYoPaAZM9sl+b695ACWYWnVT/czYj7Ro2G3U+CZno8CT3CqVStbOJwgRwQ 8kaxghZoGzAM3lvoWBV6jOxnQfpOjX9QakXZ6Tx/aq2nXdQ/FsKVEJlSQkPgKIWcA51A2tIlobLS iBqJZ3f3Femcn+IAHNdQjf4gdZckNp22/nZt7HwT2TCLP7TFa2fyNf/7Uh5NmZ51Hu3Bvdx9VDfh LCfViuegq7iyozUe5cHb2ztvf7y7D2H3juvb92+XE1DOGzkL7fng7f6gniePx+MyAxHxG7SdxUnT NFIzoiiRzeMwYuRl5GXPB+HZGmVQraa7y1kKQYVoowcXoAzFiqiP/+LSzQCXwcQs4C71C1cu1MoZ zDn79Zg0lj5SSQ/nG2pUNIyFQsqwj4IV/POTfdF643k/qIdvaI/j8G4zBPa8I9W7gir1ctufRXLd rpdSLt35/Ng6zq858fPPcwSfgWyrcmsW39VCb/5a4z2m0fHloaqOXRK6yytd8IMOY2Tx6FF3taoQ SZSjchxP7o83Hs/C+9ud5/3kOM4Rlf2xBXYKlEcPn+VJPVwNY/gBqEMl89W3dM2Wnz/b11ymqdX/ mQZn2uK13qhdaa1SasH9g3RMk8JRCs06FpyTTetYdOGEL8+giREleUpuVKz5ktjtKDs1mk+tDVKM V7JrUB/pc1ZoRsqZ1gqtFfeHmC5WvRH3j3IqKBqD450KUoxeoZjHLdeHGzZ/pQ/5/uFGxeXArTam PfNZnBoZc8CsOMXqRYinIFFpvcLTFZJ0h7WadEpQKJkm92sy/trgxzZ07K09Ef24YdWEFqCbEmpH oisRujUvhEFoaq51rXXkiAi96/VGpjT02BJo6suoHAOtB49jrXVpgz/nka9Z6vPBWGlLaxBZSglr H1ppNSfQbiFTnx3djRQSMUQe54P7+8Nzp3+PyNngL53X769Xh9Jao7ZKL8PRaIx1M3JjHkIafW/S m8CmmESO2og0YgSdG0Szy8hjH4VfPfsEs862Zb9RW6D0giSlnR3pQosNil+fYEJXpYsRq4//IsJ+ uzltZBjqokNx1H2rq5vSnh8GvKpg5pEeoh/mEo/jYKsJiaO4my+FRARaZ/vufMXpmNRLZ9s9B2hL GzVUtDnVqg27sJXgvvIU14TRr4Vi3aZOtdY6mq+myNOVam6wp5vV6gs6v/9cINU6wAYBq9GzyK0T 90yKASvDuOIQ7v0giPI8Ds5a6LW5LaK52qra6U2BOa1n3YhPb1fDTVdig1PtgjMIzm2fh8dqjjyv wzqqz2dg9S1dC6dLniOtuRuSNuii2O7GxRJcFddauSTYQR1yOp8HWZIvenGLt2yG9UJLSh8eBfRh sGENJHq3rspB8XuDzlmN6HXWbSrFYR969MV0cw3innbacbjysLvNXbCEagQ1migUJUW5aIFnaZ+9 Qk3IPXLeT9pmbMers25SJ5jSdal6w/JOHhWyd9TaPIJburvFHfqkifEtfOMe39ybwBIn548Lo53B 99NtkGrcy1OD42MSXAd6dHOXnxMI7lAdNAzrNyfL+9rfRjF2blgggBrigsrLLNlsSCEAs3iZsv4A yi4a6TUg7Gvi4ZXHXToPfZBD5rRC0DTerHDRVSbv7/f+n2x/UdIzXZG/K2G7lMZxfASD7ds+0gR9 4RAISBZagaxKHdxBl10m2nnQ8kYvBVQ5u1NcpFZqCNxipJyFRKB2IwQ4W0dbhJhQNSLGo51YMrop vfaR3T3UHWaUs9DFSfXWPanvbCetO2nd1JAMPXbstEulIXnJkjKIQWk02tkILWCbLwYsG5tsw21n BL4lV9PMrPpuHTXni87ioaq8v79/MkmZHeFkU6wTxbpBXonhs7DMTf5kGkyS+xxrf+Q+Tt6ywyQd 4ywFFWd71DZiUlRIIZE00srpng4Uau08jydHfbo7fDMKUMtgdwy+8MSht5TpYtx2t7V7ffUD+fl4 orl7oOF7ocnIgsKv99oszKXhbBp+Jkv9Gc7p8kxPamjNpz4CBGucfZhU945QvqQ1OCsm5Y1SD1cO 4tf47K5mk8PIKVN7YydRgvOMxHDMMnZC9aZFo5El+MLGXOrbmkt7JbhRihJQ8e44bpmjFFJVCEKv RqDRqgxie3MifoyYlkEZ+zxFm3pXHZ6NKnW+IVdW+7TA69WwDDrgt48K9OHUrKJkDZT7iSVFzuFD oD86aSptMrn7AIpn3LFjczG6eiYFdVmT+IZbbRQJcSMBMaPPRL5ah5ORbylN9JK0qQiqYXD4wnBw +UyC/Uo9WaVoX2+uSYeZnYdDMz6yl+eJDLcXD5HzB3cbD5yd8Pvbmz9QjU/2Zo4pnZdTUIyOgbnN mBJD9FC1E9S6J/mNgtDFEIXQ3UuxmBFqIzdXcqV9J4nQTsekDnVD2LMWogb2fWPPStJAsRHz0QKM nJxNlbxtnsu0bcR9DD46fAzHaJOT293101NBOfy9NeuePy+ZergzTpUPjXiUiNwCWSIhBzY2au8k SZeK5VmeBA3cvt2Im+PK03V9pV5NB/yp5Jl/52vhXBNHPw6v8gnvnN3j5MGuhsZzMfW1eJoNNgeC IwsDXjj9YqiqQyMpUDCofj+3o/M8H+54dBTO1ijSoDdCM5bmx5+PGFGE/bbx+jIcml5eeL+/0w+f Yk4+jDwMI7b4A1VrHdFX1sKVDjmw3R+D7XyxY83IOVGrOzJZD+ya/PPWsD7SFMR/bjMdjVlHY6Yp 9GZseyAEXx5p1NH6gAQ3/aGN7X9vg/A+DpyGO0zFYQcnSgzOYOjNDYGaOUfWxGilurwT8e7YxEdo cey/Z3W6U+++vMU5oGFZnPVoNGs+mo/mDfX71SPqGoJCgvR0LrcRMH0imyLBn62gftD2ZpR4kkbs eRyQx9f2Ll45QbiDizdJ3bmY6k7wQV1eGaI6ZqHBT5GR25KSr/97FkJpWDaCALVRTInxg9g+DUc+ AGn7UEYsCqL5AM6bbY5mEz+bZOnJdVwxIZGP/PkuSm0HWTK3tCP7C12FcByc7aSfRjvbJx7iRaEx H0mex5OX7YZqcGuuUqlNCOawhiqcvXObhO7/n7J3X5LcWNL8fu4RASCrujlntGvSA+j9n2vNdmd0 DtlVmQDi4vrDI1CR2cUdiTRaNbu7LpkAPNw//y7dnmxglSrCCQT11y3AmhbCzee2cDq+FhdBbaHk RqGw1Ear1WEDEaIo8u6egwVIBosZh7qrfzSjRTelzZZJMfH4eKCrYgXW1aMfxmGTS0aS8B7fKbW4 YUsI5D37ONYXQWd2x6bDDsIRuL3dyEdmr/vlJ3q73TjO4yqWY7Qc1m9zXMTcac1xwvNEMXiZHx8f V5c6HJVejUVGMZ0XjeM6XmF71rDD3GlMhdaLwfi+pRSWYhybYbsv4dpY0Jl3LbVlFo2ERR0vLHbx YMOaCLfALf5k2Va2lDgf7vZ1hMLjcTgdMAbOjpEeclzt0yigs+/pK3l+vKY5zfSicx2HT07asObG IkO12axhzfNjW6dr7a37TdQe8SGBiPgSSxvlbJfXpfYESjWlVA8jFKCJ53xly0RdPWvIsjtRAaLF jZO7+RBUTyqw8pUDZRCi+12INIJ0IzAN/vweLsE+ygEYbylx9MNk5L5rFp8ws09azQwr+LS2BGJx CCFVxaKRJDmXNN9oAUxPKN0xThdCSh1GKNiZkNggZ08GnjvPSiHqRlQPUcO0Y5d982guYQzqeSeD QjE6P1W/0QnO6xIBK6mDgskvhPvb0axdp6iPH1/qgXGqztvR2fx2dlIfY9yMFc0fL9w2KKWZ4xrW qKerDH68vXk+egos8UYMkXhbvuzeSkGCsLdM1MjSxzFTIxajdd/BJtCskEtF+s+494KrwCEOzEsX HoSUCBq53d54//GjS9/cLg4TmkRaEJJ60d+voimuI6ZhraAUWjOqupWYnA66D7/D+3FHEM7HiUQ8 q30RYvDDcPBCx5Zbk7L92FzrLm4YcosbRKE8KrU0J4V3/fUp50XfWOLi0AD2FKo2bObmpdZYEs1u +sP79P39/cnLcyRg/vz587KSG39/fO7AXmd9einlwsJHLvtwHg/JF1k5Z/d/FPdvLKWQwsKZjHR0 oxgJ3WnI79Ek6o5irZCtknpXT8B9AU6wHFi3hIoLSe7H7t3w6ePgpc2OPuLOssyBYY73ZjY5mUP1 ZvnqV/BcYYlON2zSOnTmC0f3B829y3aznmZOp1v7tBIE3LPeM4oaA3+2rjTy+0qRCyrS1ggtQSlE i/05LsQQXGeOm8/EphQzT3xFfCJzM1RnU6inW8YotC4xFgLFio/gNCr54p7mF3HA4ELLIrAK9ehK o7VRSyY9vMgYhunoao26QFvMU2U10q083fJSD971Z4cE+iJOuyTqOXpeOOzw0owTuqldIunW8BiV 2onDol/64qF9H11lFHGO1pVDs5OaEUzIWail9Ys6FgTP2OaIFBg3y3zTzNy/Yawwf+48yniRdcS6 tdNDoIiUznFT/KH7bz/+wX/74yfvP975/PD88M/Pz87ptK4lPzrg7Aqr9tK8S/Nkz5ozuTRWU1KP Qd6ARQRJyS+oBG63tx59MKIpQo/+MFaNhGzs7eBN+80u4pHK3RC6YuQaSWacuZCzcUqhdspSztl5 hTGSl8ayrMTFBw8zZZs6rdvt5p3MsvqDHP176dq3o7mrxaR4R4OPRxxfudvo5WB2uV5dprwpXu75 87JoliYOl6XXkX0wBb7DwGfa0nzgjv9mKs/AROfoChW96EIW3HOz1Ixk/EEvhdu2Oi85Bda31WWr sfvCWoAqpJjQpth75PbHxi0m0hJZwsK/Hv/i/ucnba9oqtfBcslNsaf35CqsU5c58zmfkiGnP3sy lcYuXbrry/29XlJwMUZpyOIu6imF3sgIJpHQ3NOgizv7KO+8z/MsPbTOD1czqCJEMSwESEaVSooL rQYK2X09JVDlRJuwBe1UN+3/dWoboFH6MrNTo/ohnTpTZaSXDv+G1217WN1trGKkdSPESLHsjUMA RC9CfIyRZg5lKcEnvpgIErupjqAaKXFHUVI/RJ2p8GzWHCNuzlvNu6ODwiKRu2VWSSxrYK9OpanZ SEloVXonoZynnxoGHD3DSMWgBtKSXCdtBtIw+3K/Xl5URbMl2WwrNmui5wXS7G840zxGZ2NmtNyu G+9sJ0nTtcho1ohrgkX466+/ukKik2AFAsqSlH0/XFJWXDFVUmRBaQLa9dCY05KMQjGjNmXtD37u IPImQloiIpV9r5PRc+LMTvguZ6EZqCbOs7njUnDpWKqNVpSAset51awKaHasOXYoo9VGCImVBRt+ mbJg2qDLFsf7dnXr6l87iFBKoKZCKK5P3qKQd8/7rlrdRTwX1s3znuKQ9nbD5apK1OBxBlHRqr/h eOPweL0PZoraGFPtmwdmjO1PSpNpMz2mkpkvObbVOWfkFBqNsAfHz6Ih0fpDHKjHwXJLhKLk3LBb o51ucLGY0LQRwoKeYEFZYuL9H39gxXiw03bjbDstKna236wh52I4JKyzR+lskjPgh1dhwZNyqzWC JZdBR3qkcM/n6eMxmhBrniCQoYWISENN0Bg5rSC2EEJ5KhIiXN6ltVovvA3p8EWrAbVKqScmgWh4 cGR1fDNEdwvT5Jn1okKhS0DNEUmvcoFad2JMtKrUwylHrUC1o5uRfKfZ9ClzQ7DU8eTz5gd+MlJ2 NVkpvqm3VYkPaGq01e+TYE7UV4TSTnJtaFnQsHvA3L6xqBKm66ZK/9fM59AqWIXNAmrGY8+d8Ouj bGtfVmLeeTZq9Q51laVz2YSzSwVzbZRWadEuRc13Ivu/y+ueDR9eP2ce/+ao27kzydkTDzEItT9Q p1uu5VL4+OuT4zi433+5yUDPGgox8LnfabfI475z5uLqlNp4X2+8327EMZqKkM05noigpVLPzKM2 ggibBuid9ZnPy3291MJ+/5O6945bCy25vFWCweK5UA3IMWBROVpGciafp0vXzhNU2LsD/7p6BpKp F8LQObthS8S3G2+djB57ppN2WWqzSmtCjo3WsjvSr4rGDoEsim3KmlZS7BlFwQ/IGBPvq4vDAAAg AElEQVSE6AFa6imIhi/NvuhR322I7TfD4lEshv/m0LG/GoDMi6Q5OXPcMyOyeLh1jSiP0Z2KCFtM tKWRqdRiZKvucVkCSRbWbeV921i3xK2uLOJijIcWfw7WhL5Hft7e+fHjp2vCNXDknf3+QVP3wlyX 7dorzPS8mZb1JCHtDcL82mb+69PCyMzt8/po6k3KYAE4UV1C8GukjWAGobmPg/SMee1SWk0sNMaK ZFwfZ5AMyaf7UYzIjLUom3ZK0hIxrdQWfOQXIwacSy0BMekWio1m4ipFSywoWPFFZthopQsJRFEN aM8hczzom+LZl5gj9tjMCJte8Tg1Nm8A6YY/RTErnRVSCMW5zmyKRUVC4k1+cMbdLTc1srDTEC/0 o3geHE6gDb4ljiFxtuY3vhkp+IsUdf5VjAPD6sai0ogaexvu5rnu/+ekYen4kZh220r5rfuY821e bafmjfqsPpkdl+bs8znV8QocaydalJ0dOlH8qMcX5iQFVeHMmbOdVyG/bTc4fZxtxSOIEeG0csVn 5FLcXb5WmiSkGroEskLs+v/91yclu4HHx78+2fed//yP/+Svf/3FP4+Tj/NwDPhsSAE7KrWndTYV btG16cmMhJBDcFrRUS4+pgd2hYtD2ZoTfwMQ1pXbW+TH7cYSAj9//uTtx0YVuG0bGpRFFjRoj2zV a3N5xWIkH2OPLtPzXYRguBwudY5pRbBayWbkzo+9mBDfHI4zW2IcKnMU9XEcT+5Dc0T16MJmBsbA vsdGf9u2i9b09vZ2jfLu8B8Qi10C2FALCBFiw5LjklkaVEMXXDvdAlESy5YQE27bG2lZaRbYzJ2q Hn/dqRZJEri9KVWMLPm682upT+qgcY/PZiivXg+vloxzW+hP2YDBXP7YmtPiN3Ov3VbyBavUqtSs DsvJcHl3ww9U0NBNu9WbJULwPKtqV/Bd0A5jiTdRJQh2ZI+/6ImfouoKuyWBeayMmHGUxha8QFc5 nZ8OhO4vSoyuOuoO8CV2v2ERojmV6O/0/eP+OPPpxV0jKa0sJMKaXHKZlBq94VssOQ9WhNBc8bVo 5ORgi8md6H2gB1uZLZqjIDQLtFYcJ7GzKwIcQlaWrgceWlc8wlPE0xZDvKxBW3POaIyOmZmBanAv QxucqK9A5vnG/zt7rXEKD4L6HAo3iu7Axma89Mltpxp1q24wjHNCz0dBNo/a1SOyx8zt1vNOtNvJ ibKGhRbiVaAxj5q17G41IUZicvd9KwekDakZqcapvRsISn7snK2xmfB5Zj4+/mR927iVjbAu5FzR bSOJcuAa3IZ7EIZ1QWoj55OwLLyVSjFowR18/LDxkWY/dpa3xacFa0hK/Hx/dzoZYD3Wt9G4LRvl sV+S01KKp3Uu8XKsGZrzmiuLJuT9a5ysZv3QGL7QxrbE7jd6Urvkcdakz/r2UehHZzUbIA8RxDym zmP9vEgcS5PR4Q5d+19//cX7+/tltjK4l+d5Xv/fqlPJmgkhQs0FC26aYdaI5nzJs52EFN3CTX1D HMPCuvohvi2Rj+ODv+6/uukFhCacBUrJLGn1vHcx4hI58/mEW8736xjTx8fRrX7npCTScfiukJLm Oeeq7tp1WCYG54C6t2hBamUJysOawysIrVV3f5KGZjcDalVJWjnNkGKE2AUQ1Tve0hqiQqzKEgRC 4ByHpC4QfMtfq3fHS1rAjFtaOevp71FYfJGrwn4eJEuYFLBAbUqiECSx15Ok7lp1WmNZ4kXHemqU Otd6SY5151o6fp6ctJRdRi4hUveTuC40NSQ2wln9tYkfDu2MLEv2yTpVJB3PmKdfvEqzsUzSngXu H5uU3jl+8QcdvHVS9+sY3Zp0dVG6tn3+ApXvBKLjIRrKidfs74EHzRvJMQLO2OfoMob6aNbFN2vY 7jete3f4r3OrhGa04J3RIHSPrvbMpzukH18F2W2vKlEDpYJa8e2ieCFerHGKIqnQDqM29z+NMWCa PG0Q4+e//eGcOROn2nZK06NW1iS0nKksBMkIxhLcBdtFP+4l0GLHQrtCqw5/gdNo0W/scbCoBg+B 65zxchpp6Q9kzVeekvSC93U920U7ui23nmtlnnHUlzDDC1RFKFNHtcZAmrDJ43Aq08D0Ho/HVSRC CE+hbrMBxqsd2ZhKhnHGzAOe4ZufP39eSp9rKsmFJQSqCPn069tKhaBUCkHAWqSmyhpv/Pnnnxf3 tdLQtdGq08GWm98nb9sbf33+xaMe1Ht/hBTqApye1khxcUWKicf+eIqfGRPDvPwZXqZzxzmrs75w T+8Qa4UQWscme7gbrWelu4u9cyB9WmgVFnGbOppLVa1v5CUoJ8WnCTNWoKhSBEJ1R3hTYe12lqec RFMkLF4QR/qtCZsIRQSS+wS7D6rREsTqi6qqlXiCkLBQCHVxWbVA00itB9ui1Brdw8JO5Mtq/DdD oWsymuAR70SFLS492XOhvBV2CusjuOVmgpAW6qd75+aa0cOXuWGtaNmevl/neXrjnzEWpBucBl9c cPYL5DZR44J9T2qf2P//hW3WjHm9OmS/3kRj1Brj+qztHUXyNU98vHmXS7Z6h3Izd0tptbLpwlkf 5HKSSqSW5XJxSjGSiG72saYrfybG6NSPIP3wCJRcCCKcItixU4N2d/7ea4fgCYZSIAgpxOHcRw2+ cNIQsFaJgJzCGQNaMiYOJywJPKyvbztVCcX1KVkyQQJKJemKJS6H8PH6Pc/nJARfMEhIJC20ZSGf 7nmqQaghICU/kd0vf8noI9/WTYNnrfXYjs/G1XFdnzamKUb247jG7jl/aJZQziP+6CznrfMonqOI zGP9jJGPhdRI5jRrfRnnOemP+53HsWNRSCYcWSi4J2R4Cxz7cRVeL/jJ5YHS+Pm+kdaFoIF7vbtZ yHGgVp2EbZ0eVQIllaFOuAposeIxK1PM9mshHcySVwOQ5058+AFA67Jna4Fy7k6NE4EmlHp684DS ggd2S/N4DOvb7RFnbdW7ZpMCIVKsEnsDFdTlytaEbM3dkpLnF1Ecmqii0F2XSihYU7Q1hEiurh9f WC6bcJFIwQtW04Blvxe1R8o1dU54Ch6ed5j2xNffa0yI4em3Rx25TMrFnU6b+bZ9NXXjz6TE3Tmu BF9y/Yg39r8aWf6i7kp7P55J8jH6al5EWFCcbVWhKaKNzZJnfzT3+XPz37//ZzZu/a/+mYvdeOBe 8Z/xwkeRnMeboVwZX2PI9V5NlV1NEQiiXmha8JQ9Z+g6R65U7vudP//88yoCpsGpRGlx9+tNsfNA NVLNT9F7dofu3Pmc1ZPEsJwRVwd4vnTysaFIIJ4e/Fql+u93s+OzNjQ69iTZekaRc+H2/lpWKWRx XbtVX9aZb+sQC/774lin9awX692jTlnUgvEohXzsvhX1WYJgjbCubvx7FaPIo2aWCkWhTcUthUCJ iVgakhvIV17RhbGdJ1WEFnr8sSpNxF/ftOwbS515Yz7zN2fz5BkXnLXu4/eWDk8MvqkXarsO3vN0 CER3H6UPMjQw8Y6dg86ZdKI2YjQyMQaSrqRlIcTo/p2fJ0c+fOraIjEoloVqFQuFfGYsOsdQTtCb EnLgmhkmQ5NRTMevB63r1bLulb3gpiA+5ZXiEINZRSRC8EOjdQcjH70DsX//kAKHFcQqMXesPCjS HPfdzV9/AiQoJfcpVRwL1RYoPZVyQAljorI2zL+j+2II3WR5bHec0mgmNHM7yRRWih4sRQkklijk Vqg92ie1hdpGCoV/paPUIZT8rbF7mmCsG+t0+8hWMiElCk7Gr1UoS8D2TDWhbA9iUSwOL1WZO89O NO+YZjUjpSnqgBGpqmiwL8/Ob6r+dw5I/2Vw/ISHzamJ4ySeDWDHKTw6qTHKz56NM3/w6hjSSmrB zVFbggJlPa+sHQpYdP3qcRz885//ZO3b5B/bRk2RLYVOiodVPcJ4PzJ6Fo/rHe+IuEN5Pg7ycfDj /R0rhU9VVg1sS6TczKlQLbL3jJlsQgzCJrB3iZqM0S4X1KBK4cwZ690qQR1ProGjZOISCQVYFjfg TdLTDnl6f7y+F5buppXNSDEgZ6Wqb0Sv7jFGaJV3VR4SkHwiMbAwokQat+hCiEOEiD4dhACakmec 1creZaw2CR2uGId+LcdoPhfDV3L4gGrme2Qo0QYMMGS1fq8YtZ60Vsml0nLmLL4ofIsbnx8foIp1 x/wgwa3VVJBViDWxtpsLBWIj3laidPeo5lZ8oedPNauU1rAz87ATqTN3syG1p1ae2ZM2O747R47M y6Rxv8+x3N/5oV52eH1q8JgbH5etFULok+FpuOGRkXNjTR5jLdEdhVIcUIbj2FEiQaE253KPxRSm qOuWoFXSslKy140TI3YfCBuybOKXx6wYJKUd+Sv+o2biltCzb8RVseaSz7CsVE4/oCSzrpHHI3tM cTHSqtSjEZO6iqnZk/vW79t5kA5RiCr13FmiLwGDKTUpsleWY+VDfrlvgwmzLXOstecld0pJa+Pi yXVCeNZTRSV+i1vOFf4Z1P6GlPUy8w8cczzUM6XltRgfx8H7+/uT09JsHDHjHk/keRo5ZsggqZIx JDuFQYJhsXc5FT7znfvnJ2lZ+Pd//DvrtrGFQEzRC9FNyQLH40ErheKMNh7HTuija7PGsr2jxXEb UeWWFqq1KzSrZqcxJXzptMZElorhMsww/CfNKOoxA/RCqBfO+RWznWogmRK31Q0ZBFoRalAkn8Dy RIspx8HR3bBCrW7qnGBbV1IdoYAX7gCmRDGCROjZ2ZYzpEQ7DywmYi0U804z3G5PnWIpBavV4xhq dZ7q5KI0q8PGCD/G2Dltc2z/ZzbGWBqOzxuS0AEnzAYjgz6X6wOpXkDOfHa/SReCjM91mWHri8OV djNCi8Sbm2Y/7g/2fef+uLsd4FHdWKXCrifWale1Nep5ENPi9oU1c5x3mtglNpixulFERwNxTUIT m+S7DKOBhzpsMeg9RuiGHFjgkEII5nEhIZBS8GlJ4aSySOCoJ1gclxkV18Q7c8J9OGOAvRUioGEB zbTm5t1qTldrxXrO2cySqKTFD+S6+6Tiz3yDENHTKC2jq6BFqRpZ1Dj60jjvJ6UKZpkU3E8g9sC4 hn89d74XN27vbc3E7PotE4lmvKk/n3lpxCO6C5xUt+qUhCGsYXmqfXqN2kgPA6PfgM/jd63t/1dH ORfGp8L5N572c+fxd99nLJWGUmQe+2dy/fw1zPwGrbkhISJWr4khnwU9PX+7tYYWNxz4fNz59fEX +cxesPpIvtwWJCWkP6wy/ezrNRrSbeE8trbkwn6e2FmgFs7jRLOxivg2WtTxThpb3Ahhc15gCGhK 5OrSzza9/+2FIGwYaU0Qfcm3qBKDx2Zw7Fg1jn2/IkzO8/TNaOeKbt2j9LYs7o4e/fOd39fvvyAs QdE1fXH/gttFWEy8hUg5G1HEVVF93Bx0o+M4yLVy1kroxdMmIUQp5bqmg+c5X8unxMQO18zY6HDW mn1DZxrQzJvUXLEaOHLt7l+GBD8oBq6aUiKsgXVZSVvCgmvCt7dEkkQ+vVD/+vXLv5cpB42Hnezt IH+e5CNzHLt7fubCfh60kj2qtz43HGMymFVW4+cY78s8DXzHm30e7/vN0R2lLDSKgRZPS0VHZ98o uRADF1UnkBCMehasFloLHuPb3VBqPb0LRWktgRiLaQ9R667vuNlKa0oIY6HnkcbeQDh/8wuzTk4R oxHjhtbkSqDq8FlS4fh8gCoxSOd/On86xoWzOd4pVw6Td90xavfTGJQ+//+n/k+cd6RBCacRzdCk WAzozbqqSV21NJPknRfWxzYxD2/qy58QUnc9gmVZ/zdpfX+3ERrdYNfZIlTCf4mZvuI5Txnok7rk kgGOVMdvyNZz2mauPTI4e+SCJnNLrebYTdNyYav3x4P/+c//yf/4X/+Lj3zHzsZxuFJDgFoyunRA vnPaQi8Eb7e3L2qJOeZ4WKE0I4vxOA7PXS8VqdWjG2zoet2hKs/FpD/4l1lJz0Qavf22LGiM1ObY 0JlP9tMf2FwrOX+ZTdzvd379+sW+Pzpx253qRYQzBNf7b/Fpm/sVSd1dZ0ZBE2EJfmPvNbP+3Fii H8SlL4WGtnw+0EKMrqmf/DgHxjmK5uzR+UrRGa5XrTU+Pj6urzsK6IWDlsJxvz8pjo7z5DM/oLix 9Hjt2mWi4x58e3tzyfESkeAUp3/749/YttuVOHq/3y8p8H7u5LZzfJzU7Af0eRbnMNpJlOjjfSuc x+GuQRNhfl4QjQ5z7kTn8fw1+O47GGw8qq3mPsa6hVqkOQVeRnMkPbzNXLPeN0gqgqboJHv1iBhT f6a9Rvj9HrTf47FTRnuRQvywabGQa3booDs4udJQe/Pj/qYSq2P2rqzw74fTmzpDkBAiWUvPPgpo +LLqTDE6vttdHkaHmU9PhRCFdXW2jajnHv2mUlIlrQkLwlojUZQk0fON4uGKMp1iOHyJEC4XolqH 5b86J0yGEPD/X9fplbn18d95ZyLDsDV8i5eOwjkT4Ocso1d8a+4sLo39dAq/fh3Bb7y4REILRN1o dlKamxtkKtZg1YWj7vz6j1/UR2UB/o//+x+E0aFqYNsiH49MWJZuemKsvVMc46NhyBZoj4w1pxIJ 8Og8xtttA4nUUlh6p5aikU8hLJGjB59dbunNN4HXO6gdfW5O8JNSQBTTRtBEWFcnrNdKFSUI7nwU ArU5H3e5RZLETm3pY03uMSA597zxxR3Rz9ZxRqcu+SbdiKxumC0nRV2qZ9m3qnFKsFT9YhaUrh4a NnLzkmQmu89qsXm5NDrL0ZkNd6RxH0mt1BjdrfY4vLs3T3Q0wz82p+Kt64r2YjIWTYN/KiLEFl2n vywXbWvfdz4/P78ygwxkFzQGKCMT3QtGE+VgJ9bkmVA9IWDG6GdsfxT6GOPlPTsw3zmaZKZo/R25 vhR3yl916V69RqkFTPv3CJeeXLUhsvQQOHzETm5TuSAUOk3pKrKOG7bqsTpNGmoVIVyJEqFEL3aS IRgl1/4+urRpXXHnNolYx5jBaFJISyJbQ4o69GBGLN3gWJ1DOg74Wkvnl/vXHVBk6KmzYVHKUVmS y1DDou7R0M2JSmcSaYiw9vyqCiV7bVntD/c2lq+5T0XswibNgntuqnaRfnwqSLOjzWuxmrmZE2+g n+Ry6WPd/9P+dvM+j/rjppp173Pcwis2Oo9m458xql6/J3hnEIR9//TIAirsI3vbs6TDFslkHu3B o945znt/m/wgKVncxLg46VhrZe9mJQNnE4T8OIjqpOjWmlN1WuskaZe1USuP02Wb90fx8e/z8xp9 x1grfYt+weA936XUynmcrjbSgW+Zf23Et/7l5Dwy27rS+qiDOm+vFn/fQ7+G63a7vE9//PjR1WL0 bf0zvtydQDota+EwgdPD7oY8bsauZcL25uXQ8PkcdKWxJHm9puPjjx8/fnNsH19LRciqvhDLmaP6 Au/zfqeVgjbHjGur7uto8mTUMULnButj3dzp6TxO8nHw8euvXhx7IT9OYhRCilckTDNvl856OgMh u7dktozKFw47CwZen4N5OfS6NW7fwF/Wr4MfPgWrjRQTEDjYOas9dWUp+a9TSiyLdsGLXeF+YwfS amEvxSMrcJNwwfnS7rrUobFqNA0eT16Mkg+CwimHR2GEpWO2eWTN+K5lZDkNz9+eKSWmniu2uP7d xAm0UYPHH/dMeZEhGT97R22dYZF6fDdoFpYlOvwQVtbqXajOFK3RFbfAagENiXhbuS038no4E2OG Eb8uIN1bc3my/xofh13bvNSZjRlmUvMXFmXzo/4E/M9Y5fPn8NuDNXiAM5g+MKIB7s9j4XmeFyY2 B8hdkABGJnv+egPbM7Yaa1g9bylwxUpIFT7uO3/+eadK4se6uOVc8OiAFAL092dgbcNRqB4V1Cha WHThyAcpuEwsLGmCNcxD4oBQHdg4XySn/nPLc06PGXVSaxlejOuUBRQ9awIJibBET+9eEot5Ue1J G6y9g397e2NZEj/f/p3SCmcubFu48smPY/9+i6mdklUqpY94koRc2tN2eL72TFrvKyY5fHWAo5DO 98GsTQ8hXFZ28wGfS2GJESkFDYGkSulyvWsqMGM/dm7brUel8BuXchDwRYTQrQH/dZ6c4movyUZd GmqNcgglVqjN5by5Jw70xZqlQO1Urjnobn6WZrOb+e+MTnNWGc1NxLxSMPNu0j+3e+gGIeJx38/O 9K7+O47sZsgaSWm4GnnWeqtKiR4Bo9ajO4JvuKGS1F2XBNhC6HJdIyTHkltVlvSGVYfKRHxyUxXO 01BNbqR4WRUKrYKRiClQjubsDnWHJgsKTUiyYloJkjDPUCbG9RIImCm1NlLy1AVQTBqtNN4W4SzG mPJTU8Im1GLU4tdPgrKVhePTEz5DWnyqm7ftrc0g9QVrPZ10/meugZ3dXeaCObuwX65GL6PIHD/7 Sm8aD8W4OWZ98yiEc5jX+Lqvcr850/13KseEmx2VtCSquM/oWlZOTgJOnVFzL8nzeHD/886f//ZP ti2SRVi29XqNj8dOyZm2iscrd1xxXVeWNbHGd3Tz6Nof/PCfpRRsyFq7jG6JkViKU1wmHf+4Lgac mkk1cHZD4KDi5OU1QfWuo/kT5Aok8W07MbJqoERDmid1WnLDW7EpLSBG1nVjWX1ICxpQHTnesCy+ FfXRZSwynv0KCtCC8mZwFtDmHZ6o/GYzOLbhs1XbKIqvJiCv13FQkVSVtCxP6VzaC2fxWEbfdOPd jahynKdfjx8/fuOKzr6wQ8KZUsJEuJ8n+X7nuD84m2F2kj8yskSsZtaw8tmqx8w4a5Z2GKbDkck7 nfGMzGYg83M0Jq15KTT4qaPIfC9b9Wmxiid7Bh3+BBW1QD53QliIscd/57Fg6v6kGLV2ypMFDjtI 3QpOOotZRMl5xBQrx5EvqKO2rhGl0qpRTVmDItXhv7N+GZ+fx4mod4tLWj2fSxrHDnpzPqpKQGOj hYgVTxs1ceVUY6Seuu7cBRDqfNH+3oxlpGv0pXO2nV3gNo2RTEEJtOr+wilGHh1ySTFwJoffYvbl 4VMQZetpimMjNa7HuKm/LlL7jWc5cMWhGBnd4HxizjfA6DzGzfFKUSrTYmS2o5u7k9lFfnQ0r9EF 48acMdGBDw0sMnbOmVR/WLNlYondbcazmivVE6Sb8OuvT/748Q/e3iv7cUBtfB4PrPpB8vEfv1i3 G9Yab2++MPr54w9+vP8B6hvnz89PzvP0k9oaJRiW4W1bqKWwLSshRn49Hp7seGU0VdY1wEfhz+OO qJuxHK3x/vPGee4srScE1or2Q2bgPkkhRwjVjZxDxcex1nlupVBjZOmxK7UU7uJZVvKUrzM6Hrt8 C/yUL9fjpUAMQm6GlUpFSGlQXOQ3Xu7Qsn9nTfcaSzGriS4PSzP2WlnEMduzeBfUzOldS+g4dIhu ZtFjnr/Leh8d7ax9H3Ld8zw56sF+usu+HQcPzVAEaY3VIo98p2ZfcFk2N6KJvZN7Ie3NKrrx7My4 7/wczH6367o+yTNnjwhX4K206lvnooVazNMxA2hcu8et81svPLMXheM4SWnxw1GDd3W4GY3G4Auw Jv49emjecEqz1lC6+qgf4KsEWnU4CRNEPCVX1APhghjW+qEZfKudYqCcbl/ntQZCa55vVBWpRksR SrvM2M3G5Fuo1cf+WvMTt1nVaN1zWMNCqXesLaTWnDLGgpLd5Cc4f5kumb6xIMvvLKA4OFjeXXxJ nuYub96Ijm3m3GnOPMtXMvOr7PI7rPT1pLjkgC+Ji+PrDCPkYQDxnSPT3MGMwnlhS+bqHjMPNiut YNFNcaNFylkIS2AJCX37gZZKsog1d2upJNLphraPx6OD1L74SSlxu73x8+cP/vGPd2pT/vzXnY+P X/z69atvaQ9Pw9RAyRn7+YOQfHX49uOdt9uNcr9f3beIuKOTCarGsZ/Ym6EEHsfOm2yEzWlFmYJl Y9WAqRvKLkGpAzcTKK0gUdiisteGqbD0buvPP//sqhznCHpCp5vXhlA5T+v8X+teAoXSZYbtWiS4 qbbFQKyV48xIU6yrj+ZrOIe9vVJwxpJwaOFn7fq1QFElNldmASQRzlopzQn/+/5wbFgbZ1L0dGz3 ODINIaVwNa0zFDC+x+128+1sNe6fnxieZ7+TaY867Ps5UmR/HFCsx114Rs+QA74W6XlCG53uPEnN Vovj+XCJ7fG0PJu/pr8nrbugKaF1cns+sU4Z+soE61k/6NW1D/jDwxl7cVB1Rkg+EfHFTSmtL3AS I3Ko1ea9tlbO4jh0yQXfuXfTBFyCLBpRNcpR3JijGBoTeh602FhtcRL94h6fhQxdetqCdW6oxwKV MpSHkHN0NZJWAkv/vS9vVPejbaCFYFv3Ahj1o9FYiJrdWlAipTbW941cC7FGltvyBFnFlJ69Fmes 89U6bIzEszHDc3fKk9xygNqDnzmP1jNuNca32adwTkMcRXWOKphH9Rk/mje24yYdY8Urob6WypEO qHDTGzWMxUnoudr+0G3vN0QcG/r8Vfi3t8ROhervx/1+JyUnJd9uN7Zt5Y8//gEI988PPj8+eDwe 10gWgrHvJ1WVUguP/UEsEVmEcI9st430/s7aGp+datNolFAoe/F4kb0QIqz1RlnaRTMJzUc7if0B s69x8ciZGAIxCK1GcqpsSTirsWdXHFk3hXHTW18g+DjYOM+jF7Sx2XQHm3X9wePxSWtf8tRAwNaK NGVh40jNfT6bP9zfOQrNnM45bnfG3S/1TCmEGLFSiMtyHaS5uI68NoilUpLnpXhYmePwZylOwzH7 LYt7PGhvb2+9cHrs7sfxywtJq5TTUxzTkr506WfxBVRfnqA47vkNkf11+TM3G67Bt9+SRF+hp9dN O1/i4LH+vQjiuiQPbZtEK6pQWyDgVKNqoTvIly7D9oRba461f7EVIGqjVvXIYpv6ACoAACAASURB VCvcJLmlpVWKOZRk9Qte89rxFS0upXSfWqGJY+O2G8u6kZvH/aB6NXPR4rUMCzFBdvVTNV8C+T0q Lh23SmDktDeWRa9DRzGXP1fHgWttxODS1GhKM8XEs51Kbd2I2S0JQ3DN/Tw+RMcC9Let90yXmMnH 43Qco8zc9Y1iN9tpjW35HBM83wjzCD9uxPHzDJxnxoZmYvxIT5wDwl4fgjHSzBLAi/7SYyRa8Wzp dvabPfb0yxA8gkQrURM5H5QS+fWoxMnxZk5zHHzIfb9Ti/F5PDisedEYbIFedI/jQEXZ9501rixL wt4cH1SJlNZYl4X74+Fd5ZGvB+d+v2OrcuST9/XW0zulG3/0wt9NRQxYUrpGcBNhXX2BUUP0MLOQ Oc/C29sPN4gNbgKiKuT8wXH00VwGKf3oW+5Aa+fltmQibNvK2RqYm6dYhHfUXfW7pn1Wzcyb43Gd 50XR62Z5iBJy54zSSffncVDNOGolWKOqEXTF1NDayI+TYq3HBMdLez+eB6csybW5d1xZ+et+pzwK +1/33omLm35b16UX8VzvyvXrmuvvOPsUgjegqNnY5jXUbbwX8zMwOJ8zzel5OWsXnejSvF+opVD0 AEsEAkH9cwwhiFtGljLoSOGJ5xvMM3wMaLnDego3li9/o25ynEJg3w/iEqdnr13YecHFFJoUK5kt LOTYyK1b5KlcXPOv5Zc795/niQxPYWbGzTiMYl9R21NjdWHnPWxoqK48JDyQxDhqQ2R1NSIn0YRU I0UDh5zoEj1zad62f0d5GB6Io/gNGsl3KqDv7LTGuP9q8jA6wld6xnBOmilP83g369lHIuKMe74q LWbO6Jzk+JqT0w7/3L3upJCoVikNAp2k/ahE2fy0vcGjuJ1Ywy7DifF+DOzu8/7LsccQCGRUvUsv RyUu3dWnPBeMsHrM60FlqdWXOq2RO1Xp8Xg4zmnntRUPVYgpIFF7WN/fmK+UwsPcWX68bgUOE0wa a9+q5549Lz0HJ4QeJV2r282ZkWtjFWHpxc0XCNVHwpa5BV8+Leq5Lxa+xtbQKVdlmnDGPTII7t8V zDkpdV4WLkAZi0OENSj1PFkaZA0XgyCIO4BLVIIJSdMTV1Fj8wVeadQY2JbFu86+cb/f79zvD2fC howGWMpK5kQXdYig+lhoyaj3etF9xkP8yvyYzU6GpHR2kZ8nvlf63auu/ZkkL5dvrvSC6Bk8rdtF JjQK1hy6KlZZbWG4M4zP9xx4cylnE3KBILUHbca+HJns4DASqQfJGSH58ib1j7UaMXaXLk2U4hr6 UgtVlBSjS5DlhbneJ83b7XbVpHnx/Hg8rqbtu13NuI9kEpWM6xC1O+2rJzRYNLQ0NmBvAhppsSDV vQ6+5OmTPPO1cI6OcZx2Y0QY+NPoIOdxYi56s4Rs/Dc4izPlYsYlL47e9EbMROjx9WYn+VfIYO6O x403llrzQuo8z69Tu99r7WyUVgiiWIP9eFBb14LnvRs6KMfnwf3z7mTnbzalIoIdhY/Hw5cTFom1 y8iWgNSGxkQtdeqyFseHzE/z2qpvGXKmTNZqKCzr18ZVYyS8rUjUS/kwH0jXr7txsU4P3p5PVI1U Krsa1YSI46kfxwk0SnEt8ojAqTmz9O12jCMj6MuEeDYJS2nxX9szPi59Sz7j0TMc9Ip3jvvhItmP kbd/r9IaRz5RLTweD0JakOQ6/LO72TfziA2LPq7pAlGTu+8ndw+SEpHgCafjEB9qrM/Pz/69eyJk jGjoC7m9ugFwc1XO0dVDo3i25l36PFkdx/H0Wmasc4bDXn0aXp2V/veOZaMT7Ym21V2XUlBa9dgV q4FoC6XVzq/suKQN/mZvkoSu5gmXU73wO8+0NtcQUoeMo9Ja6MyFtT8fSmuehSatEA2CPMNxcx2a ea9zeupoysa9NN6TUSvmj6PrfM5k8pwlUf+NIEpsPomWAOvtjTUsxGVhTU53ew/PIoQ4MJa5a5yt 3mbK0bACmzeec4DV6/ZvFJOBac6F+TVCeGwL5+5wjONzXHGcNsnjDRscy/Ezj47mVf88n0Tj57iK vyicsIejjyRK/izwBqeAlZ1NPR/oPH1Ee9/ePbZiem3nebIrbNaNM7bNN7elsMtCyIV8nmiMrCle N41H7kZfOCxwtOobTDM+u2lwbY38eLD1Duzt7c0P6iqXXr/k7OmBE4uhiXhYnfTRrXtJKj0Tx5SW hKjC0WBLXUAvXzfbeH237YZGvy7ncT75fTpkEK9Of9xHIzJDk1O2zIwluoIqrmuPK2nXIf2qJBoF 9Ha7Od3IRtFpSPVlSKnOza35pFrBoxP7Iqu649EaFnIUNhV2BGu+zT0N1uj8xdRdnob08vF4+MHf CqU63twwHpapfbNPLTSpHKVizd/jUYDM2uWHO3t2zjuGV9XUKKbfiUlmHPF/K5fuh4ZvjA3CcOmq l3DFii/PGk5BU3tOefjqr6ybaXvOVa09y/33RBAg9IPFi2QIwzxdOjOnEUJ3ZpOeOyRcxumzKnAU zGFyPi+HX9/D0SB9V5fGvfUaeRLCV0qoSkRS7bh4QErX2Zt6uugixHV5xp33fb8q9ivl5zvH93m7 N7t+vyp+ZjB8FLGZajKWSK8bx/F7M31pfByLn1GYZ8ft+c2eieVzsZ0XTIPTt23bl5tOtyGL2qEA 9Ru/lYp1VUPE3azPdrI9NuSHx1QMV3RFOLRnzPcxo6jSduM4P1m2hdYyKa5+80w3TGvtSuc7S6Hl 7C7WY3lSK3/84x/sx8G6bb4YKYW0bZzH6R1rf3Cyg1ekflIjwuf97tc5jxxr1yCvIVFqwYKyxo0N 356S3HR24LoheJyBEoko68/Vg7POhinoErjfP6/DcBgbX45J87MtchXTuSDMQogZp3Zn/0xEOGoD KzSMjJEEthARFfLZsFOI4l1pUnUxQCnkGCE3Hto8+Mw8jyoGRcXhgTCxTPxe7DzoBvHHguWG/asi RWnqMkyTRt29O5PgxeXLpQxilCfvhddx/PVh/25B9IoJf00Y0PPfrv9q9eWY0TAB0diVOPXy5alV LqmhqnAclRTFr+dFOptnCaNWz3L3x1O+SYX4QlmDdDd9hsrpqyDG2BVEKk/x4+PZHl3j6wEzf5xZ P/MSe15az5Dhb4ybJ5WWOWNEAhoFzZWqikQlS2GVlWTw/v7+5CkQX8nHM3Uoxq+M9vnPXh1d5sL5 WnBnd5hZHTO6zNdt4uCNzk4zs+HB7CY/64Ivg9tJnTFvZ+eN/Ly1ZxQK5bK02vNOJF4/S4iuVvD7 /3zqjp0n687zR19+rS2yvLvW+ujabasVaiHGRPpxww6jlkxu9ZJzxhhpIuR9pxlUheNjJ65OEl7f N/ZW2ZbNfSbV1TRtP6Brf6XBKYUlLGQrTyYpo5ux6pJDxEethxUH6k/jXDIp3dyHQAKaIjGO8dq5 wHFpJFmp6u9HlRFtX3+juM3d/XWAdTJ9CYGleIzJfI+MKeI1YjqfJy14THbNnnYQLbCtC3vJ7nta zDHVnnOYu/xVAT0OcoykZh4R3aGMs1Ri4tooxxj517/+xd6dqGKIWGuuf84GCXLeKceBECm5oVG6 bt5XUDP8NB/co/t8NUsZU9ToipbOIPjy5sx/U0y5ssVCT7f1Xxtiw6ymCyjaHFlsF7fbD6y/K5qv UIDjoafsLCy/0bBm6E5wHL5U6x4J4akTnLf/cwc+DtzxHrxOjjNLQ4OiUf0An3jfdbBvXqSs84T6 BQkl4KvTtxRYRsNAoEm7DvN5wo5zKzw6ulFg5iTDGVucR/cZm5kXOK+hVrPJ6ywvm2M4xk0yv9iv N5qn8LcrwH5a1szcuPnnnM11L6L8RFB+erAnuWhIAXKnXUmhtTshrRieovfx8YlqZElKCwsxBGpS 3lIiinLfD2h35/3lSpRIoRFKQBKewPhw84/b7falzDJj/7hjmzvxPI47t/SGZmGN2jusfGF/Z84O ZvesqFAaba2sLE+Twvv7O/u+o1F57I+rkw8x0mLgaMZ6VGo4PTu7DeMIoZTcR7UbtQWanm4ibYFc T+6Pj45lN0T0iXExliOX+5UI2hqxeuiYTkVhXJNv7eisIsUL3l67m77A+Xm6PVoSNAmL4dK/8Wh2 6WoDtPTE0Qnw174YGrG+n5+fLkc+Dh73wwPpxEP/js8Hd3owXVNahwaOcjqf9GV6myl2r7LKmcc5 s1NmFsqsyPp+Om/QQMV64Wy9WxZyLqQUvZiOmijWx2aeXNFV498WzUGFEmm9sxUSy2/5UlfUxXDH b52VEH5fRs8sgleq5CvuOVMfx+J3sGVuyw1VI75vWCkcnXHROpWt9PevlAG5NJJ+CXUGJPD29tad nNxKckmLm7eYsuf9qjHztYyPx+OpFX7NvZm3g7Ob9XCYeR0lRjGagf7XNMC5I5xP2oGVzX+2dlee 8efjIZxdtWf3mZnnOW9u5wvy2pnOD+nVuapQzwwmHLsSkrGsN/KZyfWDmyUsBO7HB/Yfmdv/9d95 XxbXUofgXElVPh7ZpY4huLVWg7QqcVnJR+b29ubY2dS9H132qNm7o5/bH5dprCAc53FZvZkZy7qy NjAiFrsbenFnfI3Pi4mRHhmiUo9M6DlDyeCIqTvVyJOxiurSH65BKXMNfYyw7wc5t+vQW9fIcZSu j/6io/khyXU9pZPpl3W9qDSO9Z1PN+q1LBIgpcslfAnerebjJN42JFcfvavwAWjnxkoTjlYISQnN sW2T39zI0BeGx3Ec5FbIZeftLXHHl0J2U+RD0Kic++kpi+WLxjXuq79T2L064Q8fhtex/rXYfNdx mtVORKqYhS5kUHL2TfZY0oysdcUmx3n/eWsBpLib0P/WOM1t7EoZxff5TVzX9en1jQ387EA8mqzx vszj9fj/AffMhfKVWXCJakQ5z8zSedgmwrpthOiCFVWldrVTre76I0U5qxuWNPMaty5rX/K5q1Jc AikkBOFxPqjHV5z1U/GMMV4d4qD4vCqA5rFrdH+zZdcrf3LcFPPIPefOPLW+vbiOkfJKvOx/fza5 HQ46o4sdBXUeiV43djMWMv7ejKnNB8P8d4MEajHCquRzR2Xh5CDv4p5/S8Wyu+Ycy91/jv/2D/74 4w/nGh5Oiqc6CP1Z75RceE9vyC1BirwjPICtW9mZGTElWggQCzmfpFsil/wUMTGPerF7Yz4/ZC6x rK1i9evwGDSxlBK7FpZw8zybUgjbRizF42erEfDN+DCYqP6UdRWKY8E5a5fC/bq6y9HN1PqlU3cP 1o1SdkT0Ui+5DrmyrInjKFdHNPiy16IpRko1Ngken02BtvC578gC5TxZNIJFHjhfV1U4HydqRoor ZS/U0FhldX5hd79oCMkMXeIVf5uPk/v9zk5xk+O9YPiBcN7dJSnvfk2OWtG0UI/DpTbTszJT9eYC OmNws+x4Tof9r3PA+j0gSu0GwFijWiWLIdVQE0QiIi5skJQ6fk4nlgPdVMNKlzqqwjffd9hVIg0r 0bfvU50YxX+WTM/KwnFYzPVi7lTnRIB5Gfy6Q/nCz6VDT761r8V5oEa/33sTFEQwEWI3ZC5SPEq7 +AJWg09yb+sNSRHLBTvd0Nxwa7oYIkc+vpNnPi96RiF9LY7zWDW/Yd+Fss2d5Rzc9jrqz047s//m fHqNPxt8v3FSn+d54Z/z3x840SvVY/66ozt+daEfF33mqtZcWbaVfBQ2EbIokgtahPjDOZslC59/ 3vnn/ov/c//v/PHHv9Gssn/cqWdmz5Xz3FGF7b+vxJwIpZADLGbcj6PzDQNvEkmLclShUajmDvfy Qylnuag/b29vfhDE2J2ur+GKww7qWUlrenJmijH2bbVwa4EW/AZdesRswO3clk6GHg/peWbWdSNG Vx6FMAwkCmaZECKqw5dgXKvAedbJLb34JlbDtTgYGF3ObjYyXsYF7AO3lPxBUOekNg2YO1d7ommF zwC3YOTgPpVL8oTT2+1GzidZK6smj2XuWOeaErYsJFW0ZHaB8/NgLzvno9PwHs4AaRjHw93tW6fu NGt+iB4HrWXCFrHcnuhxs1LoCQt8UcW9mt/8f8xp6O9nX2q26phkDbwFKLV1mKXRWmBZFJHGcZ5E 7UFmYqAu2hBr7FQWcxxTaZ2i5gWmtErNhXVZfBFk11nx7e7j9dB4XYKNQ3U0AOO5nnch4z6Y9zCj +fEYGOtYcyXvhdsP7Zt974tTx0wFh1dEIS1uU5fijRAjISZCgJiU9qjk1C0pQ2R/PLgtN4fbrLDp 9tz4zcVldnEfF//vfDfHi56djMbmfsYeR+GcKSijNZ+L7NySl55XMk7imTY1OKYzDjpv3kcn/XoT z5u8eXH07L6iTx30OODzeaKaKOayN6NQNCK1scTEnk/u5yftf3xg2cjHybJFqPDruPPP/+dfXvDe 3/n4+OgPbiQtC/l+536/k7USH0peTt5uG+E9EtINPh/c2Yl/KUEiVTxp8zJnmVzlxQwTQw4hpECl 0o7G+8/3r65GlDV4NzvSKw9zkFyDL4lG1MhYfriHo4/vjs/J5fWoGnphfJ5chrnsgFbGPTMWkO50 M/wnD2L0cdPElzxJ3DIvmxGrG+9JiFjpm+R6+NeQhffU3BAi43n38jUmSgssYcIiRTBVoohLVWPk qPBmjaIFKjzaA6lGqc52+Lx/ehdnldxONCumwrkfKP19zj1lYIoImVkjc1F5DbCbaXjf7Qf+zmr8 S5YpzssMilZP/wzEyeTHrs+JqlQpNGnE5gwS34mD1l6MO/exmGGxuW+tNB9vm9OeVJ+ZN9/Jbeem ZDzn8/L59eM44F9VQWMyfIUFcsksYaGcrsrbjx1BL42+L3uDJ2IEsOoL4W3bXCnUBIIzKfIhXmCj si4BOcHeGsf9IK2JrW5Ye97jxJnkPgPZ40UNvHE2ZJ3pRTM/bx6dZwxxvNiB7Vy418tJNfMzvzN7 fYUUZtnbvMkbkMFMjB8jwcwWmG/gcYHG35mpENYaJo2TRpJIUQE7MStYWglNWW3liDsfHx+83RZq Wfl1/+Cvj08+//rzek9+/vjhY8SSaKVwz4UWwPbC4yy06trrf5Obp/h1Y4l8Zs63Sjx9JNeBSY+Y 4cmcOC6Rx+eD7bYRfgTu3WTkujHVKEGIzcnzAMtp2OoWfbUvW0L/+ly4mWvccx7dlFLK7suYWvn4 9Yt129xLU9XH/pcFwBhnvxzRp85EgKMBjdxjlUOX59VSEMs0VUSNLH28lMrCStVGoFE1wXFciJxr nPvX7gu2kDM1Jc7Hg/WWkCUSbeGfnw+Oz0/KWRkJ26UW9xVoRq3H5SYkxX1TS97pntPXa5vvqcHY eBIKTF3nPPGFEJ4akNeG4tVJyTfoCvQkBTyq+qtgfiVAuKzSF0JBgwcMmpFScHNjcYvD4YDU8MVT EGdZ3GRDtI7M4b/ln76KZcZzP9eNV8f7AdVcBfhvUnlb84NheNmyKMWcWULi8odwNf5kT5kiQuKP f7+hGI/B1FG53PVVFbFIj7Iic6BLQB6hRzgLcXlWM8bZUGMuXqO4jRZ6TjOcx435VB1/NneUg585 A8TfEXxHIX71KpzVTDMIP+e4jMIw458zLWT8+Ws647zBm8n48yLLb4iAWHazggJN3SAVA9OKaCBt Cc2GKfyv//xPlmXh49cHx3FeeeHDlu52u/UliEdj2HFiRZEonGUnpkgp3ukooAUyRv7zgW2evx2K Uuud97c311v3MLYqQj5P1ttKicUpTh0Qt+5uYxqIBkk9GiTFRFbjzRp7M1IvXlIKt2XhNKe11Hp8 +UaKUDk4zkoScdJ9t9TTERxX3ErsdRmybdv1Xl8Qyl451Qn8q1ayJm5UT0oYPOJu9oxBbJBbRapx 2IEE9ye1jnH1zEQKBSmegEmPQDE3iySmhcXcBOaedzgKOR9OdDKo1ohNCTVS6oFIIGngaAe5VKyH +I1F0RXr/M3o+frn4/58HfFndsJ3JiJ/Rx/6smb7HRe9HFcVTv5fxt402LLrPM971rj3OecOPWEm AI4ASEAkSAgUxSikIpEmKYksxZZUScWJFCtSLP5IJa5QLFdKVSn/sVOVcpzEtmxFsRwpkRwNHjjI BMWYkjmJJkSKIEWJFAeAIMZGA+i+956z915Tfnxrn173oEnrVnWhC919h3PWXutb3/e+zxsgW7yq 1fM0Nbk8pbZmBGlndaWsA6pEyreJz5l/7Vac7Q1ydgW17bL2gNhe7+sNSmu9bUdpK30Ca4wMGLXE O6viiGmUwVQE33miiZA55T46s9pnebCHUornn7uCc/7qBq5qHPIkumGpPxRFOdLlzanD/QU9z/Za sQW/NkOdtoJrYQ6t+2fezObKZje8areHuSvh2O0BzV93qFk/LRy31YG1k8sWMNJu9POLFELYyhLa 9kN7Eu4eEFcr8EJSGo1iKhMqGJl+d5opBrQreG0w3nN0fFStlmVbAc/uB4DNZrP92UO9FmrjWBnD mGvoVio1/U9iciedwBTspNmEJJlJIdEvetabDcvFAmJirRN2urqoXXKULIJ+ay3WGDQGRcQbzaQt bpMgZFSniCFirKaMMqG2Co5DQHcdeb6a1W7blIt48NHELBnxvTEYVVs5Kc/iz6bXd1ogvu2BA5uU cChMKYzZ4VMm+UpEqmyFqW60Uyn0WiyHiUxRmr4kxlyIVSNcSpFDIQecdowW7KQIruBiIUVQKpF6 xTCONZPomNBQtyQJMlcLp0AkClmsjlpCAFVz2O72/eZ1Oq+llk/a3phabu0uWf4v8qFUqUCPF7p+ TmH/wkjne7FmkkDpLZNVruG64hWroaFSucbaUjDN997eKtv8sd32WdvGa1t5LTmr3eudVWA6TM7S fikyvDVeM4xRHEClevhVZs/vEU3EYBjDiNce2zkhjnU9+/t7nD17Fu89m82Gvf19hmEgxok0TpRO JFoaVW9hCnSk5IBxRg7JXLZ811P2zLmknqvN1k7XXj/afuDuhL21Z+6+uLsa0NY5snuynnKTTFNt +IdTeLLd68vuFK8lLrXXw9ar3xLrWx/xLlxg/t7mSjpNBdsZdBLIRKrczzBMuK4nqSyTuUEqzHmh tC2LlBLPP/883vttb2a5XGK0Qa3l2hRJpBTYbEa887hkSQWGMpA20u/LSTOFif39/e1rajAkLZCO nDKxTrznA0sbQ28dU0lgLDYV/MoSSsQlS7CFmAZUzgIOIWNipgPZVJwTYK1zNVLB0XtDKAWtLLo0 E1ij5FeZVRVzP+uFN48C2M6S4garPUXBejNhcSgCSZ1us9iMhHg5h5omUkxMSjNOm6sT6JKJJmGD JaiAHiX9SU+q9sHAOsEMxs2Gk0Fyi8IUwGuMtzBC9gqtDG7UBFOIQ3wBcKKF17QOtnbY2a6BeXhq m/iWucfXFiK7qaHX3hTVTpX57SrUeousHvyaySFvUdUWqxTQzjHnmqUa7HatwXH7jLTX8bZgmlsW 7d9tg/1O7RVOaGA6O1LJGO9ImwnVKUosxJzpa2wx3qAy6KxRXtHpDmsMjBm36Fmt9oDMddddz4UL F049295bNpuE8540RfQkQ7FYcpWsFWLUUO2avemYouSL9c7j7dUZjR6G4VSAVptYuWsX29WdtczO XdtmWym2/22HR21fdL6ytJtam1U0L6554DO/oW37oLV2tZSmVpy864tvwQO7FPzdMDqlIE2JkCQ+ VtdcGg1sxkH0YEpvF+pcfbZUp/m1vnz58qn4kUKhWy1EfkFhHEXnOIYRZeVw6fwSayGZTPbmakyE dWA0yslQJcSErlpVxVWHDsCQA0aBLqB0YSyFHBTZBZyVGIdCIU6JVPIWKjJVv/8WiVakRTHmTB5j zbeR8Ldpmsgpn3KfyPuZTmWon+pnoyh0pJQpMaKcloFNktbCbO+MKYlzylpU9euXnEnj1RvRGCa0 KpRNJKqEyaamKCa8czjrQctAKuXIsZ62ccYo6IqmbITwY7OYUa2zpxyJu1bga0EttlKrxnq8m5jQ AnTmRAZ1DdL9t/9ITXzOdx4yGW1E46o1qmRUyfWqXy1iZr721+RLo0Ur3Gx+u/OHdmbRMjBad+Du c3d6I66w7WShxgk7U/PjrcEVVzWYBbzAmfOUMNrgvKXrOlarFf3egv2bznJwcMDh/gE333gL199w ff0eVO3NJ6HlW0ueAuw5RgIh521nOGcwViROuojIf2mWaGUoooY7rfPcrRivxc7clVbsVpdzn2fX hN9OYE+BOJoXe24J7J647cbabpLtla/Vyc0C5xlftUu877puWyW0ccbtpj//PLs58O0JmnPGdEau 3VNGm27LIAw5bHO9Wzp4SolIZDOuyVmzXMKVK1e2kR1ZSZyDMgocxKNILHEbgpZyQjuLy0JRctqy PFjK5BeJEylKkyYZyA1MmFEQaZqrr1nXdUSlMQh0xChFtlpaBUnW5+Ase84wRol/tcqCvToIUEDQ Gp0LzhYmytbZkVDY6sOPWpOtxQPjOOC9qaShfKrNglKoMcmU1yBwlBjJKVFqjHCYN+yc8X11kzRI tzGPwiqoTE6R0sgGnk1GGY2vB4PRGtd58lRQMTMdD4TNJNwCI9i9mCIliYp8YCLGhMpSteaQt4d7 m7k+r+HdK/g2+rpxH23dVk08TRvBfK2B6berKP+iG22q6ZlaSaJASgVtRMqktSaaCbLe8hV2r9pt /M68EbaywBZwvjXe1ETRWYmwa8W++noYiUMuCWMUOmmSl3wxrXS9TUuuekwR4y39/gKvHL73eCcA HtdrzizOsKo3snEcIGbGVCj1QNDaMa5HGDO962TNBUlY0FoxTBPKaYzSUCIpZKzS2OC3FlcA25bc rQPoWjrL9oVslf5tQ3y3p7FLYWqrvvmFbBMx277QPD2fv37rNmqBE62+c17AuxSblkTTVqHXch+1 16hrIdKsteRJiPO+8yKZcJ5JnXaLzFHDe33PyfExoLCTpbswobTn6OiIRQ3v3AAAIABJREFUYRg4 f/48xjkBLE8Tve4pXcEpx2az4fj4mNVyJYDmvkcVh+l70jASHZQhsX94yDAM9ItevOtYsk4khVDx aySvqg6mhbVkrdEloTWESaN9ZgrQaUdSis4ZdC5EXVhauTKNle3Za0OKE1OWULUYq0aWQlGBZDwm Zcw0SZVoLSHka1sNSyHahBozIUfJoLcWVTdhpbVMgauwfROjWDvr5xkGGbJ1fSd/H9DKkots0K44 dNFoL7R/ryxKaTY5cDxeoWzClulaNomoCutxjfVWhOdVvzkPQ1u84nwozZVrm4BwOh4jntpI57U0 P2ut260tCv79G+NftEJlW1WKxhOMVdtpvdYal70oBwwv6MkuFotTz2H7DLX9zlNhjBR88ehOn7qF zDrtViOunULlOs+wmhQTfemJKqKcQhuNiTKIXOwtsEgk8GrRs+pW7B2s2F+sUJ3HVi/qOAZQ0p/v MMQ4bolZ2hu6IvOFZJNYXBGffJ9FQJ+LPIOTSkRdsCadGpnZVjvZCtnnirR9Ma5mnJQXXL12M6Xn BTCO4ykd2PzCbSN666a9W3G2m2trx2yvPe30vv2+dj3r88JvD4r238ybdAt7bif6u0SXnHPtq9Wc +QBTnmQwEUbINBXsxFHKLFdLYgroXmOcIZ9EcmdRKrJerzl7eCiVVi5b98Q0VMmVFUmGw+E7S5og T5FUFHmUoU2bF6+NpnNenDDThF4K9DeLtkUyf4zGdz05JaacMBbymCBmJl1EM5gtWSvcTlaVBtYn R5iuQ+OxOZGVJlcX0qhgqUVOEjVEBTaMmGxQnT2ddKk1U86EUJDWrEZnTx6HbYxwKUWqzirLogjY Q5UiwGljtg+nNkb6uaoA/dUoEq1F5Ow6nDUS1LY+4SSu2ZSAzrUloEbRkgJplOq/jIVsCtMwcuG6 C7zpTW/CWssDDzzAU089xa233srh4SEXL17kqaeeesGNpb21tIdxy6A8hRCc2xTqhdCNrcNmZ01+ OwLTtSQ/rbNfNlSzpSIZAyWLAv6d73wnd9xxB3/wb/8tf/y5z11tMTXD5TYmp5UrUatJVf3hMcdt qq0Mch3owmLZE0ap7hQF7WWjLb5IFpfpSKoCZR0sFtLacs6xt9hjtbdi/2Cfvb0Vzi2IcWSaAtO0 QaOZpsSk5VDMtV1Vqv9fKUV0GTtZgg64qiO2ZxYwZFQxbKY1ziqWuieW09wNey2ZQdt7bDWf364/ +O16oPNm11Z2LTGl7fvMm/Zc+ba90fnPZmvm7se8AbebZRtlO/98c2XQhmy1VUBbpe72aVuv/Oy+ cs5RknjIYxY9oLLSZ3TOMQwDKaZadYk2cxgH8qW8JbaE8aqQerFcyvXfQF5ndKdrtkttaXipmFYH +yI2xzKFCdc5xmFAa4Pzbgsm1hU8XEWgFK0FWFsruZgSJYkPXFw/mlQiJYkWEKO2wGEzuz2y9CBt vR6XNDFUF7PSmt54yBMqFVLJTDGzlxRub7FVLszphtuKSymstkw1MK1MQp+KKcqm2fB38ixXqsJ5 mqujADw0yWZyLJgi1jtrLQvn6HovscoZjk4ucyUPxKOap5Mhl0gMolnVWjNO49WMogRTnFitVrzr Xe9isVjw4IMP8vTTT/NTP/VT3H///XzqU5/ib/+dv71dZ9ciwO+GE6oKUN6Fge9qOtvbWTukbfmg 7b9rC6CrLq/076lM68ZdMntmwQ+95e286t57eP7KFT7/uc+dup21JpmWiLWNkl5ItZ/r89O76s4p MhzslCMnyRFarDwxgI2RyUQsDhc6UhcggclCT7LWcnBwwMHBAZ334kBbrSpRLTCOEyFM22iRIUZM jKikpAevqqtKCfgjjBtySdiiWXRLSgyEzsAAzng20wazMKTjhEZ6sC+QKu1O01pkXPuiz9fRXb3W Ll2p7ZG2DeXWRbGLtGsdBPPXnTfalkQ/9zV3nVFt/6SNPZgXfxvnsJvSuDu934WFzMOe9io2Xxdb 0EEuGR+F+D6FCWM8SgViHJimzDQtcU5AxLFE7GDFy15qg11pnJfhQzEy8GFFTX9UTGGiN33VsHWQ ZIPMSbLVXedQRTEQMRN0vdjTUkoslguJwSiFpKWfk4eJ7CVPSxVIWkATWltiKRAmrPPbLPhcCq7r JHTNGDY5Ywp0VjPFLGmGOkJwdNaSxhodW7Wfy8UCa8W2qZRseJcvX5b3zGt6ROI0eU2OgVTA9j15 kqvyrFUts6Stgh9mQn4Bjo835BJBKzrv5cHtOpJzZC1r4Pj5K1yZ1myOB1EVpCiEpEDN2lGQhOOK rvHYOZ3qZ8YYhckwBp5+8iLPPHOJpx9/BKVOt4hahUf7fLS3ofmGtgv6bZ02u0PbU7QzlHBo62Y6 t7da7bP3nvV6vZPi0FUg8Gn+g7MW6+0WaVjqazuv81Y6eCo9wgnr1iuHqn1U4wredFhna9HUgS0w iSXSeIhT1ZQuLDY7fCiCYbReUjmzAG2stfR9LwqTEOR2pRUhjqQkTrscApU+TdGaUWd0geScELWK qFuOj07EFBNALUwF6HiKEZ5vSAGrLXGIQCZ1YtVWpul5trrHtvk8V4OtB3UXjzVvQO1Evu0ltr3J 9pqya0fb9dW3fux2GNUuxN3e6q6LY64WWzH8vDHvakTboVTb92x/1jaErm1vsMMLzII3qg3y2rAG rHHbLCjnHGEITGXCWY0uimN1jLKKA31QN4KCympLjNJGwMQzimvZLaSKjcj0MGbGNOKKw6ExXrzw 88GSoyxCZRW91uRKs89Zi/2xZNmIYwIy1jhikVCuzoqVdDddtdfidQ8hYLWBkLDGYoBhHn7JqhZP dJHroihmyhb0MgwDaYpSEY9RgMIqoYIALdCIcyRpDAXf9+hS2OSMTglVv89xM5BUJOSACYZ1ily4 cJ0IvmuM7DiMXFkfsz46gpDQ3rO/8Jw8c4UwTYQomtiUE9o4xnGDUYbu7IqjR54gNPEzxhimOPFL /8c/5lf/n1/j5OSYHK8WCnOvcLVacfHixe16mxUXcw91/nzL5RJgu8mFEDh37hwhBK5cvoy2osoQ mlD9PjQsFiu6rufo+MoL2ltbHfQ4bl9vSQEYa8bR1TaYAryxqM6wngZShSXnJgGiZUDMAYzb4kND pzqmMmFShzMFpz3aze0JL22ZUsDVYi1JbLAqoulVpVD2NLZIf9N42YQPDg62RdXsmBuniRQnnNO4 bDip8TXKWqk4a5+/eMsiZWItvHJKKCc6UuMtKSvUVBhzwFBY5w16fvbGgaygnBQq4fHaMRxz9krb 6G79p7syo9Z3fq0JYFvi76Zq7vZq2g223ZhaYEh7Urdv4i7ibv768/c2Ox1aGEk7+LpWT6qtMNuW QovNa2EG8wYap9ozdnbrbBqniTGOcMT2UNnb26uf37Ee14zTKM6lKXHmzBl2zQvt+2CVpjiHUYV4 spGN1ikWZXEVA7b7XlTLmlZ6m7AxxShxGCVug9Ksc2QUoebdUDfsmSdgjOTLlzooUgVSlul0Zzxj LpV+X6BEOr+ohyAoZRmGDaWoavdMHB6e4S1vuY/HHn+Cxx97jFe+8pWcOzjL8eaEhx78LF9+7JsQ Js7vneGlr3wVL7v9NparFQCXL1/mT7/0Jb7y5a8Q8si5G8/xQz/4Qzz+xBP86Vf+lO974xu54YYb GY6e42vfeJjHnrzE8eaYk5MTDvdWvOp7XsNdd97B2bPnOD455qsPf43f/zcf5Zvf+CaUwjoEXn33 3fzwW97G+dtv5OnHnuLPv/a1ChG+OjV/57veyX333cenPvVJ/tW/ej/eO+6//37e8ta3cvttt9F1 HRcvXuSTn/wkH/jABzg5OcE5y7vf/bPceOOL+Ge//c940xvfxGtf+1pijHziEx/jQx/6Pb7/+9/M 29/+dlJK/PEXv8i//K3f5vHHH9/GNt5777287Yd/mLvueDlGGZ58+mk+/rGP8eEHHuDKlSvcfvvt /OzP/izjOPKRj3yEN7/5zdx1111M08SHHniAj3z4w1to8K233soPv/Od3HPXXVAMH/vY77P03RbX 107b2zU5PyNGKUiFrDKms1gFnXGCeLMdXa08xWRQBfhGUbL0Rru+J4eA6zpyylgvhdPh4SFnzpzZ Do7ngd22ragteSxEW9ClkrJCoNTWlbdWqFPeE1KiU4ppHOlKzxQC3gmwfMyJ3vaEkCg5UoAhDqSS KFGRSkAXQ57y6YGRtRZna5VXEp3piDlSTDmVPd0K3ttBTusqmK8JLV6r7WFeq9qcK7JrgV9bcEh7 HWmFxnNTvu3dzFnN899tCd7z593Nk9mNGblWI77Nm5l/pl2NqmzCM/VGstnzBCpIwNTpXrEip0RH x+Z4Q+c6Tk5OttayLRR3mvB9D/XN18agi8YaS4hBmuw7G6d2ekthUkZRTJEI4noCqwxTGKHGLCut 0TmhkAMqlQTOEWqW0hwFMsaI15qhUr5TAaMs62nA+A5fhLqkiiWFIKAKo4Qz6SzDsCZGydXe31tw 0003c3D2HK+861WSI9TDeS5w5swZLn/wAzz5rW9xy0tfxhvf+L2EYeC5555jtb/PS17yEm644Qae e/55nvjjh7jx+ht5xZ2v4PaXvoRX3ftq9vulHGLXXcf5G2/hgQc+zLe+9U20trzj7T/Cd736blJK PPXUU9xw403cftvtvOy2l/JL//iX+PJXvswdd97Jf/3X/1tuuOGAcRy5/twF7rnvPhZGMQzj9v2+ 9957ee1rX8tzRyf889/5HW66/TZ+/r3vRcXMw48/wtHxEffccw933303MUZ+/dd/neVyxV33vIa7 77yLF7/4xdx0001budMdd9zBG9/4fdz24hejgOViwR133EE5nviVX/sV1uOGN7/5zbznPe/h4OCA ixcvUkrh/vvu47vvu4/rLpzjH/2jX8I5x+tf/3qWyyWved3rODzYQwNdt+ClL385z126xMc//nGu u/56fuZnfoY3vOENUvmeXOG/+Gs/JdG+Qg+S6r22Ck757kvBWY13nVD7KZhocHsepW21Ijsxy2bx 1eYRCYnrNZ3v8FqI98b3+N6jyDjjWe7tcXh4uO33zrrZLTg9Z5ZIvPWJStgsuciS8qpYdBKB3dXN s4uRqU7RS1aQFSebjbR2jGPMI8YZ7CQ3Cq2F3BWDxHxvraKttx0keF4rjcmGHDO2r2y73pFCutpw vcYVv62S2ipx3hzn63877Gn5mbt8zTaSdheEugtTnivTtuJsJ+Zzj7R1PVwrS3uX2tJO3mfi+u6f tX75VrZyVYBfN2LkOjx1CRvkzWvReUopRjWiikSpdl0njXVjKb4wDgNm5RnXG3SMmOWSYZpwXYcq 30HnV65WulS7YjRgSFtiUrGAsbiQME6RtScTyTqhk9laI4eqj40hoJxjE6M8WhGsgZgDCbAxMeSE zhndWdAWXQrr9dDkjyusURwdb9gMI3lKrPqeP//6N/h3n/wkB/s93//Wt3N45pCbbrmFp598kksX n+aBf/2vufjUUzx36Vku3HA9P/iWt3DLzTdz/Q3Xy6FaqjnCOa48e4kPfez9rA72+YG3vIUz+3uc OXeOzWbNa17zOu75rrtZn5zwK7/6f/GlP/4iL3/Zy/kv//pP8uIXv5j777+fhx76Au9421u54YYD HnnkEf7hL/4iOUz81f/8r/Lq17z2VP9x1g6nJLHNly9f5h/8/X/AI1//Bn/+8J9zdHnN3/wf/nve 9SP/Mffccw/L5ZKcMyfHR3J7c55f+IVf4Pj4mHe/+93ceeed3HHHHfyTf/orfOLjn+A/+0//E976 l97Ga7/3Pn7rfb+N2Vh+4id+goODA373dz/AL//yP6GUwk/+5E/yoz/6o7zjHe/g937v/yPGyMnJ CcvlkivPPcf//D/9HYZh4L/57/4Gd7zsZbzxP/hefv8P/oDXvObVfPd330cphV/8xV/kjz77ad72 9h/hx/7yXxFpWw1Jals2M1S5N57iMznIBMUbj7HCC+j7HmvE/sCcVJsstquuslWHj7BYLRlILJKA aLTzmG7FmcNDVnt7WzD29usq6LVlNIUhFxbesMyFUQuwuVOKiMLOZp+cJQ+s8WGFKCmnWybwHLmc EnTy7A0ng6xXU2AUCPcpe6bWWpq5SQu3r0RyyXTKkeoVDyPuhDY6+DuLcdMLcFS7MQPt4GmWSc0b 2TiOp0DH7ebcNtDnYLJhGE5ZTHd7q/Pm2sYXzxXsbiDXbh+z/bNrOa/a3JXdyOW+7yWHpUTKschh NsMG5+xWiLzNWCqKuI6MjJz0J6wWK4Y0YJJhsVxycrxGa4dWivXxhoMzljgMmNoauFbGzUyV0VoG USknFtoyrCO+8wxTwGnxo7uVJSYkGhmDUUpCsXRNAW3elxIjJWeRJ5ksudsjaFNEoymnIzEkvDOs p4l+1vbVfJlpHBmniZAV2MQwBB78w0/x9UceZtUtuPu7nmb/pS+hszDExOOPfpOSC4dnz3LzLdfh 9w6ErAMs+oVEphiB+w5T5g//8NM88sg3uHDhApefeYYz+3s4azm6fMRNN9+AUvCFP/kSn/rkJ3HO 8uBDD3L/F+/n+974H3LjLTdy5sIht9xyGwCf+cxn+MJDDzGFQPrV/5u/9bfu2OaHn5IfjSPWOp55 5hl+90Mf5LoL1/OKF98J3mDMbMVd1EMT+l6aaB/83Q/yoQ99iL7v+dKXvsSdd97J5z73Of7l7/xz vvnoY9x+2y289S+9jdX+Ac57+r7n5S9/OSEl3ve+D/LkE08whcDvfeQjvO3tb+fwzHluvuUWHn/s se2aeN/73sfHP/4JvPd89sEHueNlL+PsmT201tx88y1Y63j88cd5//s/yMnJCc88/Wu86q5Xcs89 9+C0pIqqOSbcGJSxEmOsAG1RvuCUF4upkedktVxiVx15M+K8qD6CFjh4bztyKlhvMFjOrfbRVqpF oy39Yg9npZiYh56bzYZYe+AxVb14KaJoUQqVItlaSkpYClNKeGNqpZm3Q7k27WKbe4YMukJO6EkS CLz3pJwwkyWHDdadprpZay0aiSfVVqOjZrFayGlqFJSECgrl1NYpUCT7dYsrM0qRq/B27ku2k+td PVobLtdqPbfWv8ZS2UIFdvWk87W2jQFo6Ui7n6utDOdr+a4Dalegv5s1k7PIjObresuqnDfQGbtn rWVvf0mJibAwpCLIsNa+CojuM2dKKHJQ2dosR6RH4zRirNjMxnFgb7nHMI30XX/qZz1ln7Omaj2l sZ9LkUn8OJGMxqRMrzXKWHIuTFOkKCO2RhQxZ1RNSSx1kZo62U+wBZiYeT04hdKyUDMFQgRjRZ6X M6qe/Cc1j37MmRKDSJ9S1c9S6L3H2auoumwcpMT5s9dz7+vv4yUvfRmmsxQSC91vS2yZvoOxHTkI NHq5XOC7jtl8F6eA8bDsxIH23MllfDaYYsmmcPlZGbhY13Hh/A0slgsycOm557ZZRyGGb+v+KVxV qfyVH/8xfvAHvp8bLtzIRGapqzSv0Awr1Sns40zQn9cpSrFYdJQyg0oKKUZedPvt9H3PlaMrTGGk XyxYLJeM67Vg9vqexXJ5SiYow6teAgjnablZ0PmOs2elx/7oo4+TUma5XJBy2j5bNbFeYirQGOfJ JlGqsFyhMFpjlacoeXZWqxUhRvRkMbaTSXUvsBrjDYuuJ8TAwcEB1hoO9g9rNLIi54BWkWGMDJtx e2Wf5xcCbJGYGtd50EbWq9bYUsAYdI3kaGPLW7JVq2fXaELJGKfolGUIE1PIqBxxxhL0JDSyok+R qmysQUn93opxHOl8h8k1w0Mr1iFgO9Fnaa+xQa6ShESxhjwmdKcxdYMNIW59yC08ZBcE0l6l5+HO 3BSeN6RrAZnbq/Iurn/X1dTCZedJ3fwC7vZv5s/T2kvnqrPVnhpj2Gw226n9tehQ80YqMpkl5rzm ytExYxW9hxjJjXi/JOkHaV8r8fVEWAaclWpxZkUqJT//mKWCW5SOsGNqmJ1EC+tl6mgMBfGgu6r1 9DEQq2ayhAnlLC4YEccrRcoTznisVpxME6aTvHqFwnqPV0qkRFrBpHG9w2s4MQWbJSM+GMXKd7gM J0UqVTUfLinRac2gRDxta+ZMNroGtgEVIecwWK24595Xc++99/L4Y0/wiQ/9IaZkXv/GN/CiW28h 5yhSFiNUfR3hYLXP8cEZmeBXur2oCQqhwpvPLy2Tybgs0qPzF87Lob855vjKlW189GopxYRG4YrI y7jWYV5NCu94xzv4r/7aT3N8fMwv/8r/yZ/96Z/xjrf/EO98149AURKuFyYhT+0gGtubViv7mzdn pTVHR0eEGNn3moWzTCGT08je/j6rvT1KShw/95ywR7eHi8SezOuhOrmxWMb1MQCHh/tYq5imkb7f p+9l+u+NQWmDsSJjUxQIoLxQmazWKCPazs5JK2l+PnQq4h7qPE47ut7g+g7vuy2urus6xmmUjPsc ZfqN0PGnkEgpbtUL29epxlcPw0jnPa6yZ1WTVz8XZ/PGq7Qm1gDCeT+w1gqZzPcCtDYS1+2dJUVH iJGYE9p6SQ4o7UzBuRrCpWTjNAazMvilnCKdFe9nVFE8zh4ZInWWHAvWGYnuhWpZVPMwcLsAxnG8 5hR/1wnRioGv1cfbpTDtakrngdXu575WwFbL9dzVm7bC+V3LaPs97E7lW63p3F/t+56+X7G/d7DV qq1Wq1Me4JwF3xZCIIa4rUI8jhxF2jJX1lpriAUbFMMUt/8212sJpZByIVShfkmJPI64lGQARCYa U5mWGu97jFGUrqBrwz+jUCmzqZV1VwqUarfTlpwK0Vqc1nT7PbbzmEXHGTwojTEZa8RzPxrZKGP1 pyvAlILVGl0XvaqB47115Ar7mB1DYZAsqPPXXwfAF778p3z2M5/kiYtPMANunFthrGN/2aFLIdiM 7TPOdSgESFIRGpSoefbSswDc9Zr7ecUr72CME/e8+jV81z3fBcDXHn6Up556gieeegoFfM/rv4fb br2NG26+kb/8Yz/OsrEqnhr+lULnPbfdJtf9b3zjGzzwwIf59Kc/XbU4SA5QKSSrUPbqIPQ7edev 6pkj1moef/wJLj3zDLrf560//E6WC8+5cxf4/v/oB7DOcfHi03zrySfwytFhSLlQiqfr3KlqVKEJ BB578hlKKdzxipfzpje9Ce87fvzHf5xXvOJlFGBTlGTbZwNWKFPeyRXdO8dytWLvYJ9lt8Rpd1pG 2Dn8ome1t+TgzD7nrjvLmbNnWK32scZRcuby889zcrzheL3maFhzfCyKiKMrx2w26xck6p7KPOp7 QlMUTcLm2wJ55rienDNxs0EtHEUVUpQp/zAMcoNLEessKWeWy6XoUZWSwazWLF2H28kesUopFosl 3dIDFm8VSmmOj4+3CXXZZPrck8mVbyghYc4oQow19kCub7rIQ1kaiMeM2mpPjlZy1IZlzT3K9qTZ dfrM/20DpFrwRTtFb62XrazpWoSX1l7WyqLm76WNmmjF9K10atdSOlfVzvlTmDxtFHtL6TnJhiGg DVWvcf2ip3M9ne/YDANOO+grPNgougo/0c6Rk/i+5/6N6zt0iYQwMIWCKZlYxc86ZWniK0UMgYzC JkMshW7REYY1VrlahWp0jChdK3EzCYFGgSsZ4z0GjdUVjWY0Jkaicqgoyo1U5GdzVhYmgOk6phjR jexNtKiJmDMuJSrTHOU9wzRx8emnecmLX8z3vuF7OH/mDDdefxPXX3ejbD7Wokwi6x5tLb21LLo9 pvEJToaTbfysc5aQA5/97Gd59atfzQ033sDf/Bvv5ZuPP8ZtL3oR3jm+8pWv8NGPfpRxnPjwBz/I d7/udbziFa/g7/4vfxdjLYtlR84RV62Grb5YGcN6s+GRbz0KeeLOV76S9/z8z3O4v8/dd999VT+d IgaNq1f5NmWy7YXPB7mf5UDaY9FcuXKF97///fz0T/8MP/rOd/K6174WrTUvuvlm4hT5F//ifXzr 0cd45Z13ycGmNa4rmPo+znpSZ6Vy/MIXPs/XH36Yl73kJbz3ve/l537u58TLnjMO2Ft2GKvR1uC1 E/2xE9LUXGE6JQYN2zmWbrnVZe/v7+O9Z7ncw3de+pPANI1MMaCmiSEF2TeQ/uUUwynBfq6vxzz8 DFPYvmaqFFZdxxiuRnHHcYRaiM2Fm1IKZR259jO1KO5qGkPBLCxGO3xTJG2B1jEybUboDNpfLfzM u3/u3f/jgw/+O5zt8NZVWYLaNldzkZzxrDNFy8QJYyhRSuMUZUjglWMWEBZl0FaJdbHRju5WeW0V eC0g8bw4WyxdK4Ha/ZzX0pzufr32it/mqswV6ty3vDoZLi/IoWkHX6euEvXn3BX0X62q/XaItH94 Bl9jT513oo3DYoymW/ScOTzD3uEBo9K4Ukg6Y7VUrd57VC5oZ1l1HTFJL6zzHuc9ne+EhB6rS0kp nDFs1musUkwhUJRCO4MOkWIFO1elehhVhIykhbCTEd5iCgWdJSALJc6TnERMXggUldERTBHKeyoB XwzGORHJG4O2Mn23WhOL0MEvXLjA008/zVe/+lU2mw3DMHD99dfjuo4vPvQQj37zm1y8dIk927Ha 3+fCdQc8/cSTfPXhr2Ct5eGvPczzz11icXDA+QsXuHx8hW9941EuXXqGJ555ivNnz7O/2uehz36e R771CM8//zxf+/OvSVvF9+ztrXj26Wf4zGc+wz/91V/l8cceo+97nnjqKS5dusTh4SFd53n0m9/i N37jN7h06SI5w0c/+lEuX77Mbbfdxmq14vOf/zx/9md/xpOPP8VwcsT+wTluu/UWhmHgN3/zN1ku l3zlK1/hj/7oQfIEt99+O31v+OS/+SRfffjrOGu56cYbOXf+PF/84hd58MEHyTmz2t/n9ttv59Fv PsqnPv0Z1usNDz/8MMfHx/R9x8H+PuTM17/xDX7r//1NPvyRj8hzftWEAAAgAElEQVQkfNFx24tv ZxwHPvHxT/LUU0+htea6s+e54dz1fPHLn+cLD32J9eaEb339UfZX+2hnWJ+c8P4PfIDPPfhH7B8e 8Mefe4hHHn4Y55z4ynvHYrlguVxuN/hFv8C7jq5zLBbyZ9dffz3L5X7tazqGTR3YxEAME5FIzApb FEFlcow12iVeTWnqPa5I+qq0jqSfr6zHZtDOEFNCJSH7G6WIM/mrGaLOceJai2U3hcRUJmyNXJYY ZlX3GnWKSzBNE4VCiZnvvf8NnKk9YvWlz/9J+d/+9/+V/lAw9QyRlCPrOFKiBIqlVMipEuNjwFsv yC6kb6eT9D9CSDUnRpFyxKuOMY3bzPHvdB1vp9XXQtK1m2hbxrdi9bnxPk+F56t6q9vc1Wu2eUVt QFz7/4dh2PZk59Nsl5rd9mjb73WWdCgl6YVKK0motD2xZFxnscmgOrWVFt14w43cfPPNLJdLUs4o EuMk8QLGSjN8CAGrNIuuZxjkamPqwC1mYTWGlLb9baVET+qUQnsvCZS6kIrCarCVpJ1yEsE7lqQL 1nliznKoas0YAgutK11JU5xlkTUDkaV1nKQJUiRNGdt5ltaDvdrzbqeem3FEK8VqtdrKUearljEG 7z3PXXpWBga+sO/2OL9/iFk4Nus1OUX6/UOsSZRs6b3n7LlzxGni6PiYJ598ksuXL2OsYXWw4srT z3M0HRMHGMYTFn6BX3r2FisuX77MpeefI0wBY07Dt8+dO8dyueTZZ5/l8uUrnD17FigcHR1tD+3l crmlZMWYMNZx/txZ9vqOS5cvc/HiRW666SaGYWAaR1LJrJbiPrry7BFjkuvlarVib2+P4+PjUwCc 2Wl0fHy8tXMqpThz5gxnz57FRMMzl5/heHNM3/Xbf7e/v0+37Dh6/mj7PHjr2T+UoeO4Hog5EYfA /sE+56+7wMnJCc8+cwnXO647c56Tk430CTuHsY5u2UnPMMna904A1tZo+uWCc2f2OTi4QNd51usN OUdCiMScKXlkmBJeCaU9pYC20l5KKRNCRNW+oyoZi6F0ls57kRsZg0mFZArDOGLzjJoz5BTJWguo YEcxMwcPzjedWWjvtGMqYnu2naeUqykH87Ofc+bo6IicMu/5+fds2zLqy1/+k/L3/t4/pFt4dEhs 0iQDjYoYoyhCSZgEkSjqfycwUaUMQ5mwGNCGFAK5pAq2zWQr2TTb6XYty79TMuCuvKmVC7XJnS3m azf9sr1O7dK828103mi314GmFdBaMXctmLvRIbuxHfp0kEyNObCgI1YZ0Tk6S0rgnMI7L7i63uGs 5XDvkAvXXWBvb0/sZQRByqiraZ7FWlzOgntrIp+NUmyGEVRhCpP0KkuR3k7fo5xj4T3ETCQTxxHl Paba2qi9Sa9lARvnGFOi0wZV4bCKIteknEW+oTWuGIaYyFnAIlFlVtqhO9fmkG2Hhad7tFfbM+M4 isZuM3D56Ip466O4n2pQJM5qeYirkWDVLehXS1zn6HzH0dERR1eOePri02itWQ8j43pNCYmpxK1q ZJomNmGkJKHsxJjpjCGUXOUvbN1VMabKgtSn2kzzTaklpM9rtWUwtLIYY0y1pY6EMG3bWu2Qsr1Z zZE0WxjNTp7OfPvx3r9AnTJbfa2xpybvqR5+cxLrHOInnwsWiyVRiWqi9wvcymGKYdGvsB0onHBB 69fq+54zBwfsnT3L2TNn6L0gF0vJoDIpFCKFNCXItTc5YxKtJQwDJRfGnGQwnTTZGhbGA8LZTBms s7UoyBLkWQxKR4o1+KSZlEjr8jVAKDlLIVhKlGejMiOcd4QUJM0hKUIKW233OI5cuXKFk5MTvPe8 5z3v4dZbb5UbayqWvYMFuhhCnPC+I+eC70WXl0sR0z5gs6VoAe8mrVBFCWZMi78lmYTNVgC0WVA1 zhlCmTDFiEg7Row28iLUzXF3er4LUWjlG/PiaEXx7dW7nbTPAId2c9vNmGmv523roK2C27bBtQg5 LcJu2+uco1lTQRnIeUJHQ16CTxL9672XzbHuCyYZOt8TUtiK6FerQ6xdolShlEafmhKD1ixUrWQb Ib/vCuuj4yqdiVubqFyverna5IyOGWUs5ARWtLCd9+x1Hf1iSdd5vDOoUBhLICbFen1CzoG+U6jU E1WGVAhm1nkmQoal94yl4JVUtSiJBY51CDVNE8u+Z9hsBHhcX9fFYsEUJ+zCsl+WxBJR1mHmvCwn AmxdlChCrML2XvrArkdrOUROjk5k41xviGMEk4glo6LaYjCzyvS2I5mIzhrjBNhSkkHVsJw2k6vd fNqhZ4tabLkQM2F+XquLxWInathg7eKUXCmlRN/32423TZ5tn4t2o537ji9I10SdAllICJzCKlFh 9LonuYTDMeWJrDQlzJWcR8dA6bwQjYrFLy1db1FFso5mWEjf96xWK5arFYcr0d+2BLMwirxNpYRV SHrB/LrOFu6uk9ZTqu0+wJeCMpmUDGOIGK0o44g2ijIotE4kU+iUJ1UlQlciJxVmMh/Wm82G5XIx Z4hKn9x3rDdrLJYwBGGITkmu51XT3GajOedQWSDdV+2ZWtNZh9Ie1Rk2V05w3pGTSAhCHklCeZKN s9QpdWdRQfh/umjpqxWBSWAlEtkWy1RGutlRr2BhF4QSTk3LWzBHyzJss4d8A6ZoK8MZLHEtqMmu kP1aYvj267SZ22212Z5g7dffDfc69T3Om2esIJGScd5RsiZ0ARecHCAxYAooI3kyMY8YlpI/niIQ cM5SiiFneR02KZGUIp+csHFuqynd0qeUomhFqSSgefPsOgnWKko0mRjJQ/RWkbxnZS3Lvsf7nuXS kVJGa4XxHqccKWmcs1y5cpkQJAbHYMghMqlEV0Aly5QnphSwZEia2LxuU4yY+vuQ0tZn3x5KhrpB doWYDV23IORIH3vpU2FBSwib0UZ6qXWDPj4+ZhgGQp4YholYEjGOlAK5CIFIoZjihMqiUy6qkFQi p0KKGe8ts2hjVyLTEsJ2gcEtbWuGB7dgnHkd72qH24KhPbB3JXqt827+nPPnmx1lRRX8Qv5fDplc RI6UNVgtz6VG5HyJxNItJY88GSIi1ck5AAm/6MR77izO9/SuJ6eCKmlre97b22NvT3iaXedxXrKi QpDWjGAPZRMyreolJYmmBqxzqGGgc55JRyFbZU02clNNQSRjOUGxBl2AzlJqYGBJEWcEWtwpfSo2 fT6QS5nnDrI3bDYbgZl7LyjDYjDebNkUbT5azpJNVmyh2GbavlQK4ztshnFMMmzIiUAghIzVDlzd PCZZ6V57SoBoMy54Bh3xSmNVhzGJEiETUBQ8gtAvFlKWcHqV1amr7bxZzhVJe+1u84Ba6lHXdYzj uAVW7HIJZ2lPexK3k/AWMzeTbq5VqbZ203ZDbgdG87XrlEc+VMOLBZssxhoKCeXABOkfhlEm51oJ MWmtBnp6TAgM44ifloQQ6bqaqz3DpbVh3AwSQ5GSCNdLwaCw1uBSYq01DoVdyc+6qtxDVQqhFEqS SGTXe5EfqYKrrQytFZvNsE0Xgoy1BWsFQjtvDKXG8xpv0GFCec86rEU6NSaOiZhQcLVf2saupO0V UQ69k5MTfOdxVqrJzWaDVYa+uoc8Hakk+uwlIlYbmOMtimgYp2li2pxwdOWIKUxMacOwHqDVBhYI cSKMEwpxR6UxSjsiCVhCDsvyHWMuWgVIGzmzy51t18rcJprtmbsa4t22ULue2s1yN+l2zvjxpsc7 j11YGCAvZcibYkAVTS4KbzRKy4YVU8JoS1EZDLJhUXBFUHBKa7yzeOvoFj2lJJy1LPslvpPhXd/3 HBwcklLAGFvTYQveV6xjSmAMpiYDmAqkcUoRi5gidFWNUCo5TCmBnxThOKhtmqmYDHJIBJ3xRohJ Kmu0UpiYmNpn3nuWlV07NhLGWS44t45WyxXr9ZrOdhRXiFUC2Pd9bT1IJWqi25LN5PN4z7LvMcbS dUvGNHJ8cow1ht4l4T+mRIwF/EYo3nmOkc2gDJ12GC0lfzSGmEYciqglUExu8EI9yZXu0+rk5l+b atJvsf6tPnMXVbfLG221pNeCJrfYu3mDnDfHXZZpu8m2lUCbo6S1rqfaTqZzFbNrpcFKRK1RFm0c tojJQNcem1OOVATlhoY0StbRehjol7FGjAT29jwhVEF5CKT6wE3TRAyBqDJL1xMB7xyHSmExBBLG WayRimaYAlpLPtFCiU6vlCJw2BAq8eeqBMs5AyRi1MQ4IP34vOU8TiHgrSRnroeBThsiGbl5aVQq BFXo5qC2lESsvhN/slgscEiFTpFrldVa5FDOYbY62gzaMcQJXQ+zebM6ObrCs89fYRgHjq6cME2R HKVCVSiGECFN4rdXjqgnwmaidz1DGLbJn+1gc7e/Plc0LdOypYft6pTboeQ0TdtD/VoV6248TRtX sQvoFreSAFus7XFWUawWYHZWqIVcz0spZC0qDmt7KIL8M9bDlNC9YZpCPTBPUFGGm6BwnUijetdh FwabO/b3luwdHqKU2lpUQ5AedogyME4pMI6CCUxRIOBFa8IwbJ1TAXDV6hvqszZlobeXUur8pGw3 zpl/b7Iid5alFp15QVNiYh2l/+6MYRpHln2PypmuKgLm1+zk5IRxHE+l8pZS6Fc9cYyYzkiekYlb sNBm2EgQXsrbloJ4263mcP8QZaRZz1B1mUqxPjkhpMQ0BcgTNveMOtL1hWkKeNVRfJbGq1JkE4lB Hk5dCrZUS5dK5CwuhJxyTWVUp6bnp5IkmxjT+Sq8G88xVzDzBthqLNthTvsxjuMpQXJrF20htO0V v03ZnB+klvw9T/q3m2dFnhcnSjQ7GrJLmKyZUsZ1mlgmShRNbCQKcTtnoWZ701Cfpq0udZoCxvRM 0zFDDIyqoEIiDIF+JYs45iARrErjuo6UMwvXban24ziScsIW8MpTDFtASM7lFKR3bn3kPEc593Vw MTKOcXv9dfNmgsIUiHEiKAWm4FLB9p1UxTrj+wVjDAybTeOaAY3CLw0pasrUuG2MQRuDmhJ0Eulg jMd7zb7uQRViTOSsiHnkyWefJQ0Dx0fHQrLKUW46RQnpv6pBSkokMj5JLPFYxm8rTG/XSjsU3MUY zuuyRTa2baR2CNQ63NqeeuvImzfW3d+3dmKDYbHsZNNXhs6L+0dpU6N8MyRPUZnOdqgxo/aXpDGi R6ATMpG3lrKB1d4BrCMxgT1rUFFhFw7jNAvtOXf+Olar1SmU4zyMDCGIzbuG65WU0VMmO0vMCTMF UXOEKEMqYwjThHIOP8fm1MoUpQiqJndmwdxJ4rDFaIM2Hq9hTBPEhPai7SVGErCoz2a/XLK/v38K IjQ7EOfnQeta7Sbk4IkKszSMV8arUHWlJRV3YepwdyuSl9NKnDBL+n6zBW1YJwFkfZ8ZFyMnwxq7 Ftp2vzCYoticDNBLf0Ury8KL7qpUGWuOSQZIOmKSRVdTf5tdtDuYaavGVvPZwkLmCnOeYs7i+Fnu ci3i0bwRt8322Sbakphai+huvnSLxpsrjVOUbwodYlHTqpB9xChHUEKQT5PQtpWW6ImoolDLTd4G tc12shACczS0UiD7/oIuRk7WG+nhWSXQlk3CuIIqI1OBrk5e50Uzv6e6wFEYWBlPsYoQJryWTVxh T/V5neu3P9c0jXWTzZQig5UYAqVGLUeQhMnKGxUpgSFPEdM5UoYYJoIVH3Sa9bOi1oZssSToLHGs EN/mcCxTJiqN9xqtpbUEucYvjEzDQA6Bk/VahkxTrtN5tc2wzyVg8UxFCFaBmnQavn3Q2jxxbV1s 80PYZhHN/bE5XaD9mIHH81ppYzN2M9DbamgX6XgKlagVve/R3qJyFi96TNK7s1BGRSgZ6zSuE9I8 S+BkkqTKBWRl8NU3z0KqvNCD6x0dmn7V4V2HcR7nFcqqUzLBLWCjwjfQYo3MU8BZTXEFmzI2FTZA iplkFMpqardBXsMZcekkeE1luYk5lVHaEGyWXKksN7YcA2tzFdhtAJMlRhugrwaGvb297aBtVk3M BoF5P5iv5bMaZDNtMF42yW1WmwKTrFTFrbe91H7RfAU1RhwIY2U1LhYLmVaVpWwIC3EfzVBSvyeh 8NsJZiVdJxIuaopXEGXyrowGKxy9aQr0vacUTg1fTud8Xz0p5kU1xwe3Dfg5zW8+pbd6tqYi3Gw2 p3qTbVbTFoDQLPq2v3mtj1203XbCnoUBgIY4FrRV0rTXBqMg6CAYORRBXSXdU2UYbaVyOmakZpqX iFGazhg29RA5OTmBAjE7yibQ96bGZmROhhNKFMJMV28UzjlCnEijpEkOMdFrS6aJhlYKrXNdG6p+ bamMUhgYy4hJVsTzOeEq2zEUcTTZXhPGhEmFKYGNmUSBIHpSSiEbg6tdVRUjUxZJVKk0r0KWye00 0jlHqQfnYuGxVrNeB0qRvtVmGBgH6W8qpcApiOKKHNJESUILSyqKSsQK2FYnLQFj17AK70rUZjnY rkW37eXurpn2Ct5iCOfiYdYPt9Vq+/vWMnxqgKQUutdYbUga9ACbMGKIuCytMuccYRzJSbJ1l3YP TCSqiM4Op+XGoa1GdZo0JJaLFcu9HmcdfdezPjomxoEQ4OSKJIqK1rjmUVnLQtcipiTKFNEE4mqB QQ7xYbOmxCjJQs1r5ytYyPY9Zc4gy1nef4uMDY3CTUoIb1bWTSoJgkLZDCljdOZoiiy9xeQXwoNm HoUc/hGtwfuuxmHL+zLv5MvVkjQksBKls71lWIVRMlA8Zc+UaivR91ejAOYNKYRA3/dbkek8VT4+ Pma9luivHpEubTYn0rw2CosVH682FJWx2hNIkl1iCkXb7ZWxtUy2J3R7Ks+kojZ6+FoJge2Vv/2z Wf7RVquzLq4dXLT/fpeWvTuYesEQocodYo6UKMMbdKnV1xLTVTAFgayk0pypNGJGqFV6Reat12v2 9/cBzWYz4r1h0S9YDxOhAmpTrfKTSvjANqzMuYBay8btqg9Zl0KcJsn+qQFWKf7/jL3dr21ZWt73 G+/4mHOttc+pLyshuQAlgatwgVGAXDgEycaRLKUhMQIFGgM2Tgi5iJO/w7GTOAZs2mDH2JIjJcqn bIKsjqwokp0ESIJEZLfAQEeGdnd1V52z15pzfL25eMeca65dFcXVanX1qTr77L3WXGO8H8/zeypT iNTSqVToinfBUi53kwFD6G+XypvrQsLtOUvReXJrBO9JIdBLZ8mdoJ7sK7IW1vsXstfZOdv8D6it iMMlx7oUmuv0Aa3oqniEDDz5MIhWdrTWasLydV25Xq93BmztdLflPhkv1Idk8hUPwQXWuiJB9gyg o1nj+J4fnWIvt+6fFlt9VI8cZ6bb5+hovvg08M1LRsLLsYBi3396mkh+HLwOKkrA0XHkrvg+El1j pOWGC471lplP1iZrs0ozBgNqp5g4vXcyn/eoLj/88Kuo2qy7rIU0R7wGTjoj80yKQggJUWPXTs3x 3JR4SqYLNqIN1TnWYdA4SbBnKdkS6Qja6b2jvTOlRG3Nol8crDSkViMx3W4QAmVZjbXgA7fqOAfT fS4582ooUE6n0z7yakOEb3li9UHRc4zV0a5IFOrtDnzPOdOrgjeo9wNVybk+RL3LQEI5WtuiiG3T +/r16/0wPZ1OvP/++3z1q1+l1crz9Zl1rWwLw207pWJsSJeC2fi6oycFFXqttPHibrfxkca+0Va2 P3P7Z1ucxtbyH/l8RxDIS0DINuA+VgIvqTifRpT/pOB9/B4cEuURRrwavd0PBw69G74tebQXupM9 CsOobWXXvk6TyULwikpDnH2AvvzlL7MsC+fzmWmaeDqd0FpJrfE8kju1KXRY6pUgQlF2GEb0nuiE 58O81/VuOrtxqxbvICRSgdUrjkJdK915Ss9EPJmGa9b+qSrdeVQavQnTpjvEbJ5ZlIgjt4Lvuidf ukEm3zff207bQXZC6nbo6XFBAIg4ZmRPBq217YfcbVmo60odz+XterOARActZ5PapECtFoFdeyWM P7iWOhbx7hPJkK13CxSrlT5GPC/lb0fuwjFl4cid3cZIG27ueLEfZ+rHhdHx2T6GENoFpggOj33t KBO933ANY07UhteOBgX1lpNFxI/c8nVV5mnifD7vn5WnocSYz2eW241SKx999BG363Vg4uxnW1vl PDquKXh6mBEH3TWcCjdRTikyTW5PNlAgqsPNM3OILL0RnJDEsYZgz/JBbjVNCS+B89Nl954/beOP DfKxrpy8pwrE4G0R2T0SPNPpNDgSJ5wzx1Ktz8ZeQIfhoX+CiXHcfSyrJdH27qh1vUuXqoHMH9Iz a+2k5FjXvOuh7DCtYyjcKKVyOp14/fr13k7P88yHH37INM9cr1eu12dE/D0DfoLl9tbeeHFmCezN MmC8t7kY2OY5V6bT9Ana0PH/HyM15nm+o6YOTp+XGe0vN/H/f38dXUVHAlSn45otH1ZWYrfUy4cM pNnma9RGSB6yQTiGlmSnTzl1NG3IkHFt8xU7UYSaQaItO0opfPWrX+UrX/mKZbq8fr1nHPngIZvO VrPSxeFPE1zvAu3TPJvMwnuen59HLIL5y+s2580QXSBrpVVAO7pW3jhrm/Ph0FMgiiBxzK1aI5di IvaBIkzj0ojOUcb7LAoxehYaVL1rOxV67Uh01Ga/PhFodIgB15SQHEnSLnfKOZukqHeW2411iO+7 Kl4dQTzPdcH4Xhnp4H3ErY1Kp4yFpcj2nD3agbcu57Of/Sx//wv/gL/z+f9pF70ftZnHBdIRWfhy kXSM5D7+s+25fjn3PIrkHylCnegD8ZKG28nhh45YT5ZzHoPbI3L7EHxLlT333Kklgy7rwgcffMCc JlSELsLy/MxHb97w9u1baI0UI2XIqZwIwQmX+TRIQx7RZnEa3lMdTN2NpdV9NqiqxgCdIh2YHXTn QAwic1zIGkPYIyExzxMi4RD93CznCNChEcV3CzlUR64rrgfSNBGisCw3QngFNHr3lLKwrpnW7gu/ jbh0P+/utuDbbaG1Oyt4WZbxzMhj235M3AM9tAzgvUFbjwFrmxzj9WtLenx+fv6EC2dZFlKE3hI4 Zc0ZkY74kXPkxeAQtTC5CZnFwpU8Fu1wgBpvB+HR1bMdpls1sKUJHrPft3npNh/9tE3qp82Xtv/u zqbyeDNN0RB+tZgzZRsjeOdNzzkq0+IKcWylH/KQ3Dj4im1MSit71nvXhlsUF7zNEr3BkJch83i+ PVNq5/Xrd+g9M0+z3ZST8BROeFV4inuls1nvbtfr/tBss+Lr9TrkJg7tN3yPqFgy7JICU+usHjvs 1Mo1P0Y0vpj91qEGGxnsSx2H2j43rZUqwtwdS4DQxaRPe/U5PuB6IAsFI5V7dfQ45p9JaLXS6mAq LIVaGtusXwctvHtl6ZbP5JyFgOURoZvJxqV1R0C2e1BvbF3Oj/zIj/CZz3yGDz/+kC//4y/xf/7q r9HcJ40c2zN5vPCPKa7HlMntkt2WlP9fWMatk3pcEAkyCBamLrDAvX6GRMIXT7rcRej272Srwqdx 4KvnNEXiZWKOMzVX3iyV1gtelVspsB1kve+kfhFhPp1I3puXfZqQcSmWEJDecd3SV3kBP8c5evLE kR3UxvtearXfMz67+zJNPNMULHv9BflMB1AmnU7WyS6d1QdKuUHrNK3Ml8s4CxhuIm/a3pIfiqhj aulLx6AdqqZqWJbFloFe8Ml/MobDjxflmIl+v2FN97Xd0scHrPfOu++++7Ch3mY71+t1+EFnnChS Pbc+tvg+WKtWjNTcncU9GPJuLI+Gw+n4EG4H9NGvvrVN2wG2+3YPfvftUNxa/yMhftvMv8yBv9O8 7QMuami+rp1eOpOfiEQId/1ojJFeOuq3ZEVLD+wt22ZwjB1aa7RqG0WntsXcg9pwhFOgoSQnNC24 4HDe054Xnp8XvIvM88TlcsI5eZjFbtvFUspuMVPtu+12+3cfcqB6o3RPFJhiYGmd1DpMgafWaZNV zV6UVsBNnZCFVYFayQ66DosuELwpLhjvm/TO6hyymC0P5yxQDkeRbMubrgbkANZWUAlMvlOLI8XA m4/f3Bt+Zwd5zY1FM9fr1Q4gZ79m3YyjKZRsWyPJgjbw2mmb2tiBanuICp6miR/4gR/gM5/5DAC/ +vd+mS9+8f/BCZ9gKBzdaS+JXcdDdRshHTuoo174gev6QoDfx6EkKOIjeKVrQW8JFY+PgWlKMN15 uPuB0MzNF0aQmary9OoJH8xJ00rldltML+rc/nxuz/KmSDHNsuP86tV+0akqTQTfmvFZYyR7m31P h89o750EBvyIgXrgR8hhefaSpXtMatjUImnMQnuxvKwsIFj3iSqu6aEggOfnK9MUxqzTisHtfNg6 mM2wUasBtY87kuv1ui8g9dZZqj7ozsMxc+e4jNkOl951T4NUlQd25bb63/7Q7fC83W7oKHev1ytv PnpGJjitkaXkITgVm7lRrZ0fOisv1nrPcX7IVt8esmky3eLbt28fnEbb319HhXW00R1vi5cE+22u uv2804HTWLUy6YQ63a19wZmtrVJtS4l7uDg8Vn2WUgneqr7oIlXBS3xoDaRbsqY2xSVn7TeKGwCK WhUXKrJ4ggT82XMqZn1bbjdOpxkRfYha3lo+VeXt2ze8efOW8/nMPJ/3W/V8PlNfCL0lN1Qgd2sN a7cHsks3svfILGp0dHW0gRpszqM9I2pbdBlE9T6q0KOESwcIuQ9IM60xuYneG7031mZtp3MOvWbe 9kbXRpWIJLEArlYRH6nauOWFNpQXe7yyWKpo65W8FlCHNOjSoSsqCXp9mL4e3UH/+vd8D9///d8P wC/90i/x53/qp7hdr/tFfmyvjy3f0e57HCF92qJxO3SP88xjJ3WsPreDTJvVbGWtuOioUyVRqRUT wMewL6O2IqHWyjm9ovfOe++9t/u8r2+vlJINZahlSMaEFEOhujIAACAASURBVNP4fASenp52XfS2 L3AKyXlWp8goklprEALNOabDUmu7MMxPLxY8qH2kIvTR2j/uFY4wlHsF3R/IZeWwwDs55VrX8ec4 BLiuGXXCeZ5AlZy39+jeoVyv1/292Q7b169fP8w/y+5eG/PWqdui7qA7D8dKcqtCX1oNN2Hu8RDa HpxNA7cDiHvn1dOTLS72SAtYSqb7Cs1T1mKHj/NIDdRu8h0JYpu74IZNS4fVK+2zh+NG9Cgp2m6R YyzxERO33Wjb1zguoV6K4LcP05QsQ3pvu8d/Ukx07Sx1Ifn0uNl3UFvFiac1hVgJIdHyQnDRCO6A dkXDgEePWD+1ntKyrTPmpc2elIQUHb3PtFrt9ZGRzKNqMSrzvOPybrcb/+gf/S5v374lpcj1+crz 9ZnXr1/jFMN9TZ58u4EknHSmNFFV8aq0fEMRJh+otZFboa8WvOWSEKqjBJNPhQY1Jta8kgZcpA66 /adZDbsqYQjgy/hg1N7w4um1crvV0YLfXTRhtsOy5cJSM3r92MYdvcNh+C94utsxueA7rildFK8e SRaB4rzBJ7bDK+cVRfjMH/0j/PBnP4v3ns9//vN87nOf4+2bNzw9Pe2FxfasH0lcL0dBRw3zNit9 uZF/adI40piO1dgurRNorhG9MVbRO2mslGL2xCmYHKtWwlBYvH79eq9sP/roo1F0gEql5IrHPp9b pO7T05NxD9Qxn2dabTxdDFfZBJJAcDZWkWG73HXQQ+C+5Zs5ILeGq5XzNHN7XnER1lqJYguucEgF Olp3t9HZhijcx2iq+BhR4Dk/s1Z7BlTt2fSYouSKEgE3TbhaKSMyOxyqzpwzp9PpwfK6FVDtzVt8 8DSxrKbeOs23xwTgTXp03Hhvt8YRN7WdyEcv+XGpU0ox4jIgvZNiZAoBGfGeb9+85av1qwSN+Nnf tZp+tAXR01Z7sIMPpuVSo6zHGIjxUfR9tGBu8qYj3T28SJU8zmNfWjtfQkh2AT5C6YVOtwpJjcdJ AC3K2Z/JzoCqOqQihu1TUzAghOrpah+gXKpVphtpR5x9PXmxyVfjAPQCEjulRVoW5nmiOmHVYl5m F9A5chIDs2yt+te+9jXW1S6TUs25gXPkWniazgalPXmm7givFJ/tfYwp4hHaAB3f+rJnxl+fbzQM EnGZTyQvlFyYYoTemYIRoo6W1u313VQSfUBJttd4+zAsy0IYkQ7qZbRLdlhMbrL34GrtYnvOtIGM Gw8hx/o21IaPQn5ezYjgA0sZhJ+aGfyQvQrZnt/v/kN/mB/7wR8jxciv/uqv8vM///N87Wtf43K5 PNC6jlzazaHyabPLo7xtez0ecqYGf+F4mB4v7jhykvYZXR2XfAiUDqnB2tf7s0wgeLNVBp+Yguf9 D36fLVl650tf+tKhmmvk3AYzU6E729+PQ977YAQhNR4o3Sr66AOldoK3sUlvzfKcRjheHV9fYqSX YlT33m1ssxboBVkcTpQ5Ak1R7x5mvcdx3KY1P/I1t9djXVdLju1DeD9872BRQFIKJUbaqDIDIKqs Q9q2gZGPutxdVbAu1NDpt8ppPtOWTA2TrdcPCIJwOp0sL2fQRV4CD4434Va5bVXmVvpuP6TBTDMC LL0jdSXNnuVtNzo67/Lm+Y1JdNTiI+ZJ6d5BVvppLIkE5p6s1b0IIUxMcXpodY5OoW3Gd/QVH2lK nyZnehl//DJ0S9V4mF48SUyDhrflzlQmMwRoN+vfwL411BIlvafTTcEZHLUrOmacx4VCp0O1NyRg B7DrsOaCE8Gpp1V7SKck1LXhLzOv+sQ8P1m1UCt1bEPz27eU/Wa0WWeplXy9IimQaqWuha5wej4j s1XQqDDNE1NKmPpJqAKu261bSsXPnvY2o61QTwGvAd+aVY9jZs4L2dfx77fo2CPSrXej4ztvCPtb M9LN/vtWRScdoV7muHL0XSXgnIGhN3Rca41MvrvQiiHIgp+pvULZbABjjNDtoPoD3/md/PiP/3Gm aeb//j9+jZ/96b/A733p9wxG/eJZfxkPc+zSjomu28F4fB2Os9LjAnabtW7P6J5wIKbBbBgDQSTQ eiFET11W0nm20VFVvFfLRPfCq3ffZTol5um0zws3o8jerWlEvZoKwWFzYfH72EoOHVLEUb0QmsJJ 6M3TMQ6r3+aT4xmkVtahE01qiQSrcwTt+PGazCHgnKf3ZhfwweSSpomes4nlX3xWVZVeCnGe9/no rmoASmsU14nV4eZkPIQQaOMwb2rwF1VH9zBPpkTZUIFHSRirkMJk46sQTM+sE9IO2/ZdWDzakGPb sb2hR23b9uE/Oi82GYWGhl9gDcrZO1YNLM+F1u9OoQ/e/8Dyl2tlyQv6XGjiDS11cvhqM6vsOrEr yZ3wIRHCvVrdllrHUcJWcR5BDsefZfvetwp7+7Wjw+PID1VVW9RUqwx3MG0TQ+rh6K7j1eGipzWo rSASCH1s6UMz0EIwjVgKd8dTTGOwP1r26oZnWcZmsXUU4wZELPUvpUQvFQmRtRR+98v/mKfTifPl ggzpRVkWToNqztiyt2Yw63WxrkFRODWcnohx4tXplR0CI8agOZi9p6C2KHL2nnCyMYEUj0Rn29Pe mUKg5Uw8n+nXK3mMQrZZ9Abz3d6Tt2/fMqeZOBtHUou5RnzyD8kBpj6w16COWTqisHRWzaTZE9aE To6SCzgo3eyu91GBw/ViqDVx93GCwlIWvu3bvo1/5yd+gqenJ/7B3/8C/8lf/Gn+4e/8Q86n80P1 fDwIjwmrxwPx02acR57ndhCHw4Z5+1obhGLrqsQJcgoEIl1Nr9qruaOcCP5sioroE3JJTJeJp9MT 4oXXKeFdZM3Z+BSl8PA5nybc2tBuaQJeAj565hE0eNcxCohDYmJWg2f3RUjScdhnJquSpomlNSbv aVv8rwi3cYCmYcaQscjxIZBLxjl5cAHubInJRki5FOIA0MjG2n0RnXOcRZMz0hqdziklU8mI8Rey CHF0Oic3tNFiMsnjAb0tid2seImsz9myt1RpLj90iWEb8B4p3ylN+NECbD/c1rpsNsftJtMt6jN3 aldSsHlT6Q5xBomotVHGYHcPi4rmyS7nSr0V3GzyiyABJ8JpCMZljpziTO2Neb5Qx9fZvo9PkyC9 JCS9rKZfUnGOD3jvfddjihN6MAVAcIHaq7FOS0ecUFyB5tFejX8oyf79DatV1cLxilUOtY0lk96X CmUqUOyGly40b+28d3733NZQTPPZFiYSt7bQh01Mi21TxXtuujKFRKmVECPq7AAupbDcCj7cJWm3 acG7idjvF6c4ZzNRkb0Kds5xOp8MnpFtrhhieGivSq2kYI6kfnBq2aXkx7N094mrKss63GnTbBvh OYwQMPYlYO+dkssONhHnySVTWOgFSnfovOBKQG+NOnX62im1mN3VB0q3aO3SCk2tG1BVbm+v/P5v /xb+1H/wH/L+O+/whS98gf/oz/xpvvg7v8P5dNnB00cd4jFTa/sZXxK4XlKUjtbMYyz19s+337d9 prbLXVF8DejUCS1RfTai1QAaz27CiX0+n+aZV6eztdAO3t5uBF/o6I5ZdCPu5Pn52cZc759sv9AH wcoHi9bt96wfvMXwhQBlbagoSWxpuMsInePWO/PITd9GRLU1JucoIiQRi4Q2d6VVgAq3VrmkZNrg lAacxtP7ijRLIvUb1W3Tm36KfVXEZGw+BKTB6t2OvwzeU8sVbYKmO0TaaGdtn61v58HpdOK23Kzr ifrAmt26hAeR/H24b7RrkYD3gXXthgA7ZJ/P84l1XR6qOlRxyTOrZ1XzJ6+5UG+FNd/sB/OeshTW vjK5ieACp8uJtazIk6Crci1XREcUQxqLq27WxeDlwZFxzA06ygdeZrAf/9re8O3QPbI6z+ezPcw+ 4CZbWNVlVIOjynRq3vXeOxnL8Uaiya3U0Wq2ja6zAzKKQRAcww7n7/aZnV7kx2sYuGdC9XHYbJvn LdfdD6pO9NRcrHJrjQ/XN7wOT7Aqi78v8DQ3tN3lFVrvldL6vBLdlckHbsBaMu988B4zEecqofn7 EgAluURxFY1mFLDK4Z4wmMdrW2qlj02vPeiV1uSh8tke4GVd8Cna7X/40C4DGbY90NtYqEsdgvjK FCOtVJ7fGvJMgqfdKuqAkWfTxiGqwXz2k0usupLXzLf/S9/Ov/+nfpL3332PL37xi/z0T/80v/3b vz0Qg32vBLdLdZt3HsHax1noy7nlkU1wzNTaXoPt5ztu3o+vjXghzYmGgaa1dvyUiGL/bJ5nXr/7 2nKYpsSaM8tqFWZMJjJfl3V3rimKi453X787QLOyJ0Bsew4Rj/hOF48faZbBBXSpSDRmphM/Nv8m 55HtENuWYkAbVWCYZ6R365piRGJgqY0w3FvnAUO219QPh2IHEqHButxw3nM5nfYLfmNwHqN5RAQX I9I7PXmCRGouEBwlZ4qL+GABc/2wPN6WgJ8G/0khkak0Md35UQt6b9v9tE+BLKTM4LcmS6rUasFl 0zSPN/f+Yh/f+G0gPg8w6ers5gtOuOVs2ivBMkJcIfpo7EiJpCkRngJznVE3BKwovUNQ4VZuFpec HG4ZrbZ2NHeLTzj4jl/GIxwtcUcKznboppR2KHIII0JEO7lkwmQ6zO3gOgzMSN48vdU1tDqctxe8 1Y4kTyuNKUVqs8p1GzSHHvaDsnfTjRLNZdOk2SE1tJ3i/KHNVLQ582xXc9+UvpKyp1f4Svga0yXg 1RulqRqLtRxmdFv7uSkSnp+fqRRet/eYL2euH31MIRLnxBIar+KJ6PzemcTgjYzjmr0uQ/qyLef8 yHM9MgSONO5S6o6+2xYT2gs+TIi3man3noinBDFq0pJBOlUby5tMGXSn1dvYxdxaUG6r5TW5Ct3R bAJN8IE1r0i0TVFbG9/8L34zf+Infpz3f9/X8btf+Qo/8zN/gV//9V/nfD7v4untmdgWkdsI6yXE 5tjRHKEz2+zySGDaRNcb+f8lWOQ4x7ucL5AccnVGm0qWbzUNa+X5fGaeZuPgtht1UXR8yh2QV6tq a6ksdeESL7Te8JPJ3tgsvGePVFte0RrqA94JrTazVodC8x5XzdDhcfTDniHEaPEa3tPGgdnXFYbc qHlLT/UbJi54Wq2U4WG/a7EtX+hu8bZW/dXlwjRNTGPOuSzLLlzfEiSONlYb4HYk2IWsUQhrJ/dR vYqQa90hLdshui00ezaerIvm3mpFeV4XcGYdDeGuow0Xp7iu47C0w3HTvvU+gMfAuuZhim+oyidi fu3gioRgc7A5JeSW+ThVTnKG0m31P0TMpZYdgtt7x0+ey9PFPowx7A6e0gqXdCavHVcKLnSWTX/q BUonpbh/zzjTmPXWHw7345zkJRi5906aI61Aa/ahnOJkhHentNJ2Ab9TZwueOZCXFdcwsbI4SrP4 31Lq3fO8hbbVsgdudR2HWW12UI6KS5uS+wpRkDbyVkTGATq0tpjrK98KzkVusqJlZZYZ6ZHsDRhC uMeHHCEVD+wBtbnPLTyTVLiWQphmpsHBLDHQz80MAq1Dbya1cvZwhR54Xg2enJcFN49WNAn5lvdD ZVuy1NrtwNQh9ZkCk58R701TGybymo13qo312dQXvQvXt1daKXc4boeGVemtKuqV1jqh2/fmGjgM EuKjXWbP12e+8V/4Rn7y3/tJvv7rv56Pv/ox/9mf/nP8yv/1K7tm8RiZcczFOmoRX4Jkjofn8XU+ LpeOqQjbTP74+mwX/Eb9B5Du0CkQ1FQDU5w4X86888470DvLahzNUgvBR0TcA3ZxG7NdpguViu9m m3QK2hsxBbSahjmEgEbBrQ032eikq1I6nEQovoN4S/msY7cgpoYJG9R5Az33jksJt67mSjoAUFQV 8Z60V3tudLd9vG73vcp7777LZT7jBdTLvvg6Lnm3Iu4hArxUiiiygg9wG3wFPzCHx9FQjPFB9y3J Eh5QCGKxINM0cV2utF7R9tC2W/SAE0fvlpNzLF/vcqBOCBOlQAj+Ie3wLpyvxBj28Kk+T/hbQVq3 IfB4YNraaL4ZS7E3gtwPtXfeeWf/+434fLvdmJIjh24bZ2ee7evzyuWSqFWp1V4ImtqCxvdPbNjv 8pjHLd40zzbnE+XqqtkRx9wJHdlN3eJDeh+XwFKR5tGkFnbeQdSRe0aSoLmSuyOkRB5tp3OOjs3l qqvGVBIhrxmVkXDYBa9CdR2XTTwfXNj5AA5HfrZQOdUM3b7mm/wRLr4mhdniC67VFkibDe0FCGFb UuAgp8ytLyMUzOHUdKNVC/na7SIR2TWqkcgyZExePGvOBOdZ3txIIVBLf+AC3KEPfkBnhoOrVYv/ wO8Vv4jYNr1aZXpb38J1OEhkcFjXhjpFxfKHel0Jkuja0GQ+f+dstOCjh+bpOfPPf+M/x0/+uz/J N3zDN/D2+Zk/+2f/DL/yy3+X6XJ6qMyP0rUj1euoIT5m3BxjOLYP4stI6+0Dvu0QHj6wh5n8noU+ 5sTRR3yYOE2e10+vWccYpiwLH1+vBDXPeZ0KrtufdTlf9gtAxEhfXezPNsyaw4sbuWOOLqO46EqJ Izxt8AOSCGupBIFVMqEJiCeI22VKBrtxu2RJQiD1bgDaA0pyexZV1bKr1opL9kysax0OIN2XaqUU 9NzJ3VHW28BX9v3rPEaVCJ1CrpWkE6F3euoUVYJXnAq5lF2pcdSOPoDT3f1gdc5Sbp0E5JYtry0c tu21l5EqmMctMIg0h43n9sMb5cTv4uyj8v/+YCnTFHj7tiFz4j33imVaKOO2WteVFhuuGhAjl3x3 UYwHcHtgX7169WD3dFUIMpw8xcAA5VoQGUJ659BipCLvecDNPTiN1KQZqlaKJ50oFGqoSPGo2M28 TYuDDxanK3XksqhxILdturNq1Kv50cng8FQqmvMOANGutswY/+5WJfvgcYKxCVNEWx9xGp5eCz0I 2tve8sY+oaJ369haya3y9nrlnTj0rdfr/TZ25r6ouVroljuE29XGcl0ooTDVGZ4c7nRizZnartYa qnuYNTs/UlP3A9lRSgenlNbp0fEUJtaxUX7QzorBC44HVAsjTjp4Wm3UpVFKNjG7g5I6fWl3J1AU end4dbZsChO5N1sG5bsMLIZoX6+tfN0/+8/wJ//4v803fdM38dFHH/ML//lf4e/+7/8r02V+QA8e q88juONYfW4/y3FJlMdo6ljlH+OrjzbO7WtsY6NtxLGNk3Awy8Q0W+Z9igGS4+3tSm2NvBqOrWtn bZ0cHVIcKQW0mQbWe2+vnypNjJFQa+VyulgIXIwEVVyMBAw2XGpnDoYBLA4ju4/I54rgeyeghGEW kPH6pHQy9F8zvkEcX/eoPDhSpmrOFDWOaHrh1jou2k6np7Ff2TgThVL0IdXS2cNM653SlRQnam6E wQ0GuyhKrdShC621PrxXn3bRHTsQSwo1iOPjzLPYQbEs9cExcfS37qBfHTnHPlLyaiZ/J8B2K9+r my2rpTiL1GVZRqiXxRdr8oTo8eG0a8teZsJstjBj8124Xt/y5s0bu019R6sSNVO6bbhLKehpoLqc 0J08pGKuazYXkzicesQpPgYbKWD6tRgcLjturu6cRxRccvhmwvnmm23Nmxs6SYyZmIa2cIviGGME dfZr3fV9OWIOGbNzmie7EyaL3sB5XFWqFoIEa5NcwIk5ZnTSXYNn74kgXbgtV6Q45En4uD6T12zV Za2sqqjrSC6EFAbQSh9kLHnKrOvC5fWFOcycz2eWZSHnvAdmlVb3sciGp3ODjOXUst61j6yqQzu1 VW+bpu6IINwe1hQS13y15UQU6nOx6Iz+GKkr2EyzdbXoWFcth167JY22e4XdeuPr3v86fvxP/jjf /M3fTGkrv/DX/ip/6xd/kSmlHRLyEob94LTTTwYIHhNWt5noS+PIS7feUZbzgEhUSAeZUDpNNoY5 m+e/1Ua+dUpd97z1UgsIRInoc8NdIjyDPNkIJMZIXu8RMWZdNZuigY4TWhrO2Uyym/F/ROboSEKw 94zhr/fzDOOA0/E62Pu6wCHJdgScoYdW+sgo7ThmMVu2YrDtx/GG7V5qXRE5I1LG8+op5bZXhdtB d212caY+TC/J00sh+EBunVU7Akwi+MNlftyLqCrxIFsMIVjBNtB6dvnpsYEjiLQx27zjsLbWZDuR RYQkkeYw6k+tJIHuhFoazqV9NOfcWPQETylGSQmlUtVEuF0tJ7q2Zhk784nT6fSwuT0eonaIJ1Qb 3t/RUc/Pz/g6MV2suljH1219VCmDaL9RexjAiiB+6P3GhyQG+tRozyshWr5QPyk+B2ouO6fSYRlM zOC7+c7D0ONpV6pWpNk803uhquKaR/394IxqusXaqtk6mx3KjHyWVsH54acVR5Ro1PXQqUXxzTSj OqCxTt342nZYt9z48Pohodgsq3Wr1kobH55hr2nN4f1j2N1m0015+JtD5Hw+k1KyuXTrlmeTAvlN QXzk1kwdISJMMlFboeSVp8uFdc3M48N03Gpus9bj87bxTHs37/Me9SAB5wpIeeBu9lqR7tHQbSmk gvOR0u1QV7UDoqwFL54f/rEf5lu+5VtorfG5v/xX+R//1i+arOVT3EGfJnmTKNA6267raJ/8NBbs sYo5PtNb5Xl0HznnmE4Tich8uhBnQxh2UdZrpvVKqyt1HYLgo6EDT64rfvK43mC25zH6SKMZ2Ljd uQvG5LXK0DshJ8880HZLsl9v3VI0J2Ekqk57V9dhGBaOukiLQ7Fnqe/VOIcZ56eS2wh3V1iIDy19 jJ6UjIbU2o3ew4hcWXdk5tbx1pwRtbTOpitx/Pm5NYr3BDqn4JlPT6CQB8Zyy5XfRihmE7Y8p3V8 n6dp4o2rhMVx65VpJF8cZp4bVCJ+YoNob67YD1Lq/eEeqC9LutsOtU7O2427zYNGlE1KNkSmsGYj 8JymmYlAmNLuq99850d4R0qRlGZKed5lUzFG8+C6Z1TB+04v1r6vayG+M+OaMTPpZnXc3AtFV7ia /jJNyfRrvbLKitzs0M/NNJthlvHQKOVmEagy4BhODZiBM4qSq27H0YkTYm3oZHHNpkUW6kCjbfKk TQQuKuCxe1jdrnxozqorlwHNdEn0BkE7rgrVV8uFPxCvnHc24+p9B1nj1Np+ZcRqZEQCIpHeK70b cFjV7XHOl8tlH9tcr1eenp44tSdOyfJy1vVmFtKmxJNwW27MQ5HRRwLndcixjuaDrX07SoB26+YR /NuBW6W6xrpUfPPkvtoFZj4jvDNdoHRPaZab07TTEK5vb1xeTfzwj/4Y3/EvfwelNv7G3/gv+Jv/ 9X9D8N54kP+Ef9mH3+3CrZ3jcKgotwr0OOMNIexAGR3PrY9ieTjJKmgJnvPlzNnPIAaQ1g5rWSzD qW7jGR4S7m2sVvEpEsKMl9EFqhIm28prs2d824xvHFyXvF1up4jWjLqZaczynIpdQqqmXpjSjjWc Yty70/vPHkfhpFsiFcuy7PHD22ux63aLXYQiafwvD2Qzm42aKqOUGylFSllGhdsIQUlperD4TptG dpr3sysNx9t0eWKeN0VNh9vNFl2lsKrFbe/27oE13ODdtarF39SVECK9u8fKs7XhU+13CcvLrWHv DRcjk2ybMBv6l15IyW6F2+0uM7gzDDspbfbIim8zMtvDkFKEDtN8Mo9quKPVrH2xSNUQHLUWSpFB ub+X1e+8vrD2RlnH8qk10iXRciOrzcxKLoRob0zA0zVSfSamgczSxjR5zn4i98I1Z+MJPnda8gbd XRSdIq20cTiOm5Gd50yj0ZsdhB3bsvcyKD/YYqNVk4q41e0LAd89EoYO0gkinY61/9tIQJ1DCNZa qdKbIMnRV5Nk3OoNUcOONTfE/ksfsRn2fulIMnVqagnVvlebYNEd3jumad4jWre50HZQ5Fwo55NB hw9BffUNkNidXxvcgQEaPk2nB8bA1m5tlde2SNlGBCJCrpkSVlsQSqBhX/PEiSYGWynrajR7s3uY b75BK5l0SvzQ9/8x/uB3/UHo8D/89/8d/9V/+1/ineH99k/IP8Ff2vx4L2xru7Xi93meHhJP2739 FCNlhSnQa2UKJ5q33cIkE/EpcfLJvu+x4CxrHREjbQeCfOL7wS5MxEwNdAtK2+HSpbOykkLa57FH G7PNCaE0h7qAd4pXQWi4mpEpUnPm7BJ9HJzbxXYMo9sqt9b6fqj0rsSYaK08ENrboELdW/Pt98h+ +dx1tUfwULH5t7MKuRRYy1vrhHzYnUcG/4ZlKXvyaoiRaUqcThdqLfev3Ttxni3C+2C/3filTizA ME4Rl6Gp4Lq95g+V5zzP47CLqBrBZ8vptuooIDIfTlwdldHY3mWDVMxzHHq/RK03ahW8bwYZcA7v E7WulGKe694tK9lyhO7xt3ednFWUraWhO7Uba0Ou1WabNFdMDxZ8pxZvKCkvzGHm+fpMmpNZsYYd z3u/Rz+oqrV3rTG5E/H9CX8NNk/1FhuirZOmTvGe6grr2EJygPluG3wLwLMIYQVSiJaVo8ESHaNR vHvqVi02I+E0NUtYSIFcTXzfpBmmTwKtFooHqWKs6NQJeQj2tdNubXc83eMPtjYSi+Dd6Dt4OtU8 073schFolKL0vnI+z3sHsrU3W0fQW+VyeaLTmSWyasX5Tm0DBtKV8/lMp+OrQyTwVt8SxC4/cXLf KB8WMNtS8s2bt6wl02ms63000aQxyRB8i1LKarphAe1Asw6hLYVwDnzfv/l9/KE/8ocNLfeLf5O/ /tf+Oi2vpDSBC7jQoHRat4LpCKwWNe5oV7W8wr7iQ0TcIwtVFcTZOKSzzfYSbUjWfHAIERccXeyS DO7M9DQRUqSrxe+qbyy3jOsBkYp6cxDVnFHx9F52s4Jzpjd2SZgJVDXwRnQJFXPWrGVFqiBJ9i7i aMGOIdAnj7hKaJHcK8HDkgW3CnKBJyf05HdI9RHDC6dCFAAAIABJREFUZ6M0v1di1hHK+P7uXYwf HdZR+7rDx5zi/URrZVcybCjFbXl2dGU9Bu61sWu5z1JtNFGHV7/jx7jJDvq70We9rdReTVqHICPu uJaCjIDE2TluIuaYGzIuCUKX9kjPUlXO5wun07YtH2+WZlKa94NyEzzvaTQOWssjWydxuZzH7MCs k6U0ar2NF6eOSvLENPU9MdNmP1YaOxdG3EfBOU9rhXVtTFPHuTxcT/bC2cB+IXQhkKi9siC4XvFA iybpmS/zyKyxfG6TMg2956r7oeCdp5RMDAZaaDO0kGlAfbvCyROWBlFs+5vLg4vED52id978siMI bmvhDRIy8o68w3cDcbloVRLRFlFLXnFe0KK7PGrt2dqn3miuUUUsKylApSFFDJ68No58oZeuK5tL CdV3Zrbo3i3L2u8XmlX6dcfbbVVWzpkppWG/E+JsCgTfPKXZQe/EDpJNelVQdF3RrMRpNsdVc7RT xg+VnIyOI4TAl7/8ZZ6vzyiFdjVMTu/1jufzapEZ1eZv0Xta6RAbumk9e+OPfu/382987/cC8Lc/ /7f53C/8ZWqHy9MTvdrMrhWLSAmABu6KiJGgsLEray+E7mlqMR865EMoOA80saWjgqMSJZqgPdrh iZqeN4xdwpYF1rVT8s1iupsZIhxK6IFMQ32HJMjaiXNkqc3oRs4xzZONktz22em7nliCQbt99+Sa ef+D9x823SJCV2iDBfDcF84xUdeGC5AuI2rE+wes4HZZmE63U4qzz2DYnH+McMgwtOJpFED+QJWy PUiMdpCbbvOeVbZ9nrZO1XKE2k65278XmYgp7l9/286HMTZb12Ig8j1fvrIs64AOOTRbKOJzzcRm xPxNHdCcSbDmUqhjfnqrN7S7HU+5H542B7G8EDvBHbUKMZ6AOqpBt0NJnTMqs/eQUuCd16+YT2e8 3+RAnVfnxNvrgnNpbwmdE1QLvVuqpB3GFZFpXzRZK8c+gxOx7ZofzEwbC1i1e7lcWJeFHhQhItdK HqFmtVsKZPCB4CNLvREk0GtnXVbmaTaB9UFOourw2qkThCzQPNRiMQFuMCBdo9zKA8jA49HBHK3N Dp3Nd7/NDHPORBnzTSdWabYxa+mOtVbEO/w475oOirYLCEYP8sHmxtROjBNLLwRni6za6kNs8Lqu +ya31ob3kdZWnHiSmhPFSSLnG723kevi9vlSb348mPHRCCFCOs2EFInF4iC6U7wyKv44vp6NTLYx 4dQjvTayNqboaCS0NboaLGVzjnz88ce0qpS109ZCDzZD71PDV4sKdifTh6LQtFO0EGu0+WvvfO/3 fobv+x47OP/n/+Xv8LN/8XO00pnnBF1wUokq5ogZGuewdVPd27hFOu4GfbprayMWs7zWbqmoY1Tj nR9zN4+qR4Ij+mTwaRmtXlBenV6hzQ73Wit5yZSmtNCJNRhkO1rY3OSm3erqzo66VkL0RJ9ozxk5 W2TNRDBgSLT3gWZGtlY73ZnYfgMab0qHmjMrZnfuTUliqEKXEp5xCFs3/VAxmhwtk5LtN9a17EGL MaZRYAVas5GQc3ZA5VxRZTfVGLxbUa2jyw27/fYRMi2kFKjVGanV3807JmUU8/rvsB/GOeP2z8Cm Fto25TISZ3GwqsGx20DpnSajilkKbkBD4Pl6tU5n5DB17Y+57ZvtEoa8Ia/EmKi1j02ajhnZhv26 Wx6n6RVBhF5W8lKp3RGCoi0wz2f67ZlaEyLZHizZdH5bJKtJZqys1v1dMz3hNA5sQbWNg7mNwzeR 87Jv/QRnGSuq3JYFp0oQpfuAa410mswJpEq4hHt42ka8do50mZEGsSklmJf37Ycr58sZFmN09mtD XMAnMTbkJkmi47xDsrVJp/PJ7G1qwVs+WEXqqmMt66DRF+jK0h1OoK+2YYdOoeDV0519eGONFC0k Apwmqq74apnZmUJskSKF3szuuZFi5nlmXcv+YNdlRUNEghppaA+vs5HJ1ia54W7B94dcJ9P1Dar5 5O17bEJ3lckFVrXNqw92iGrryCSUEdWgIlQaU+l26XnZSVkfffyRtcmts9ApwSAeOLP0ttYMHl08 Tpv1693mYLmtiET+te/+bn7ws59FRPh7/9sv81d+9hfGQmpCgBWj+5uNsyMNvBvjhEnQZtjAXDLM 7PDrEGXIaoyy37QZfFitFcexR8ucz2dOpxPTJRF8xHWHVqX0Qs6Z23IbVb89264JdWok9bgiaBjJ nXJ3x80u0lWoveCfPL6Cem/gCmdLHkb8rx4qResAbct+5JLaPBoL7POJNIoZV2BRg5DPPlgXJY7L 5Ymcy3DyNVpz+wViOxJozeO9dalWDAnLUsYh6e+YQLXiSFWw/XSz+BW9i9OP8i4Rt1eqrdlmvtZC CLZAuo9KMqrOEhzGz7jZhC1Bs1GKSb3ystBatfdG7GeIKfHqnXf2lIqtmm3dMIcrK3OcH9v21iqt WRyX3Rp+tHyCaiLGxxbQMnOMIh6jkJvimn1w7Uexw9I7m4Ns9k5bn5p+y+YiQinbQ7K9qJ1pOhsT dAiyj3KSdW3kvH5C7qKjKvK9M48QqtqszVm18+QnsjfYby3VNqDeHurT6QTaeVssdjlMkb6YZztN iefrFVc6rdmcUj24JjzFMy3aTNCT6K0SonnLBdkp8RqUlNOgyzukC8F5Q72FSHfNPkyTBa1575n7 TA8dKaZnrclmsxQ3UHXgMRhJH5rRbTY4BYOuVFfJax4zz0YdyW5aFySebZQyZlUWsTK2pzFBCKwO pgHr2MXcYHlMKViejrLzJotmKFuaaNndGj0POVGY7SDygZIrrTnSiFRe15XlugDKTQziLAeNLQLO 20HWsLgQrQ0/gc+eRuVf/a7v5Ad/8N9CRPi1X/t1fu7nfpaP337N8n0AdWJjAzq9OXpoFjdCI7po F0/rVF0RL0ixRIO1rEhM0IqNXpxpgqsqMQaTPDlbmp7PFsn9+vVrG3vcVm75xlpXbtfbnhIgq6NE 8BGSn+ix09Sqq23TbNr0gKORp0ZsjsREdc3mlap0FbyAX8AHRaPbNan7cgi3+7cZoXyTeMNvbFCM ocvsUUh7ZIrjcj7trfHp5Ogdeg+j+6z7Rt2kiYzF82YS2Ew0cW+jWyt4b91NCDYGMHNBwPs0Rnl2 MPdu8O/WKrXaRQOVWhfAk3N5WC5vuuXtzNjA4Nu4YlMSrctCbg3F+A8ShWmeefXqHaZp4nlD+K0r JRdabyQSa81UHkFDweQDDec2r+e0J88NmPW+VdvAqSKblq2OUrliyNTNOlURsRd4Xct4ETdph+7V Z0qRWhu9r8Q4A3EEzqV7FMaWUXT4pjcd6lbC2xhg4OZiQDtIHVrBatWLTxEnnhOOcJoQSZY53Yu1 L+vELS+2MQ9CnBLrEP92sTZDo8cvDpmg0vE+cTphcRs9UopJPPoQMpMGwDXYFl6rIdhqryRNLH21 m7VFVJQW2t7aO+doU8er6TrLrQ9xezMVASOfZ9gz1SnRR2KIe5TzXXvoCdrI3cyV1AabGHrM+UKI hCDjcpQxNrH5mMg9KM75YPpd30ab69Bm0QyEe9Loi/Xw+FDbe9VaJ0bZ5Su1Vmqrw3ZoBH7FWrdS yshhV2pXIsEUBWKHwloy/8of+C4++0M/xDTN/OZv/iZ//j/9j/nwK1/mcnlNbtk6g7FoEO/p0ohM BqJAhxZXCc6C65r0fVadJOFqp6l1MkFMrje1YVEe39u7773H+x+8x7uv3sE1ZdW2Gzc2wHeuq33d yQ7g5IxFapPXjpIJQe458tlA4ds/d8Eqxl4cMSvuyapoF+8MBR3ym/V6JZxn1A3MnVoiK+JJRSnJ NshRPMV1nFacCyNdFKbJCh3Vti8VrUOpe/GzwWgt96yPCPMI2EjuLpD3o80Was37LDPGRCkOkUgZ lt6Upv1s2G5g54TWlnHRC310TaYpfYzRORZV+5JUhJxXWqlU3V5dh58802nifDoh0vn444/t/OrD 1umcgcFbpamN0T6xMLIw+GVY6W5D4a+ITIeb5zSqzUDvdciHbIap6ohRrQ1xOjD/C1awbjpQ2cW0 dxeGDXlrncfhZ4Qkyzgf6YLOcY4zrhZ6iA8AAO9lfO0tW6YQg0ckkrMMP37YZ2+qyuXddzmdZlRN FqRqraPyhpBsSaLdPm5LuRpMwHtScRRVaijoILyn3mgyMY326ZQm6lJ45maH3PiPOGGtK2k2YXwg UCQTxaHVWzRs7XiMQB99NHeRGphYtRM0PPAExRnDkGa4vMpgjW4jBGdZN1OyFnpdlNYc0xSoYgf+ neZj8yWRET1CJ+RMHxeO3fiDap4LfYxbJDTcApN4blr3XOuX9O8YAhLcyHZXo24N5NumKy2lsC7r Dk1hVEw6ZiMuCKxDlRADPXTqrfId3/rt/LEf/SEulwtf+I3f4Gf+3E/xex9+ifN0MYygdyhiekk1 vqgTh+umq/Xe04fUpTYlRIcrIJMlTLrZE5ozbaDajFS6yY8kOS7+xOWDV/xTH/zT+5x7LTbDq2IL pOfybHPRMKHqjFsgFb11JBhUJrlAdi+5tBUVD95B6LTFkTy4E0gSUEdMj0jGfc4nnuCENMddizqP ilNOcQAuOqVmWvT4AQHGd1TjWNA6nIsP7+UdE3gjRj+6RlsU9V5HVLnNy6GM58ENPbEbFaipBnov o1J0ONcQ8btgfs9xB2oto6LtD7NR0wn3wYu9J5YeEYFOHK1k+7x4R/dmrXbDcHBKp7HZz6YtVaXV SsSRRwG0fLySpoCEzrGKC0c02+aIcM4jcreieW9I+jQl6A2zubixob0NndRm7L97nbfFTwjzqG78 PsexLdkKI9PnDo9ItAGF6L2hTlhuC2me6KXuVew0TWP2EejdWp4QpsN4gYP7o7GubVRWjmUpO1pP xNqv169f729W7wYRDqd3eOOfWUZL73zHZ8uUTlPHVU8Mw/YmYkqAKfI0e5ZlHY4I3QEPW3zxFlam 3RQEtVUO2idKKLgy3EB16HBTp+ZqbXWGFZsNbZgxyXZDihP6zeAlMUZSayxrJkTPq3ShrAtuMTvr /fVhREfMlFbxrtOc5dqEo+MLpdNgKWQV/AwSTMs4+3kH7258BAfMJGt3nH24Ytg2pYPpeVvszy+W 2kjurNwP4r45qbK5wWqvuGKLg2/9/d/Kj/6JH+Wd1+/wW7/1W/zcX/pL/NZv/waXy2sTbPWKV6EF Uyv4OSFFUGdcAumCi2LzXQt5NEF6dIc8rEr3ls0oOBtZOPOgp5SYzyfeff8D5phQB29GDLI4GZI1 5fJ0IZdMXjOokoIAE+GDMDgMjl4aF3lliz8xUXlODl3VJEHRYjnEhCt4H0hT4tXpFc/lOkID7Vms uSBPiVSFEzPzPKFzouEM5YkjuALBFjYhQ5NE7pV5ULlsvCb7LuIlYMcgL1Cr25dA21niPdiUwHiu tu/YpIiCc22YanQcupZTdsxTz7nSmtKamV+8H2myojTtOL1jAa0StWHWlotlEJ5Gr4XcPUlM0XBp jmV0XXxK/LhrDQcsPRv0eTG//5u1DI/94fDclgRHics0eWrtxKjG0Ikz0TvWNaN1WOWcDdKdM7q7 bWVNSF1rBzLenwghIaI7bmpzkBgEIQ2SjZnuuyp5LQhK9dEWFCgSobVI0MY8n8jZ0FRpmgnqqM4W CMcfbLPF2dd3zLPfEV3e22LMdGGQ0vm+FBGG9jSxXJ/J3gjvOWTDd3XFiVBrx6WGd+PDFCID14Cr jjR5nDeRuba7+0RGzHIX27Rq7Y+tBiP6w0FD8TJgBUx49dSloknpeYAvaIb50/HvtQ3L5fYN+TxP 5Gy3tJsTvS1ou1fwm8h7XQutmSQpO+VSC25KuzNkk5wslxNznzi7J1xKhBQewBrruoyljKPOtsEN RfGnRBD3/9L17r+ybdld32c+16qqvc99tbGNZEwMRgo4gBCSo5iHFIGAYLBiZEMIjxj4LX8RUgTG NLQtlEgRURRQJEdGSkjkGCnYTWNhHALG/XC7771n76q15jM/jDFnrTqnOb/cvrf32XtX1VxjjjG+ r3lBlSKWg6ls1CK+pkYaFrq6oBuMcGSdgezURHnn9/7e/4Sf+Imf4JOPP+Eb3/gGf+tv/S3+5Ve+ wulyxlmDqZbkKj6BrWBjEGVYlPd2aQulF2quorQyFWckMjmYQLPiymOzF0aFvZvkhhB4fn7mcrnI 5V06L+3G5599RkoZaxzNSGpAMNKN9iw0rrhEfDDE5Yw1hugjpYnr0XIS9DqayGIWbunGVkWtk1MT qp6H4Dwffvgh5/MZHJzqwtuXFziL+MJdIL0W4vNCXBZc9Cy9g1f6US5k43C1E6Mj+0ahc3JxcoJq LbR2b3ZGNzhk20fPgsHKELcup9TEoShzysQxrKufUcClSMGUn9VnDpUkWUSgKGp/B4aMMZgmkkwX 10N8jjQ0peSphjKl0ayhFcfJWSpd6JC+QVJ0v3c+v914o7aYwwwm3W6yctkTtEYxYrYSfXhYH/oj AXXII6WKN3J2LIt0dXvL6hPp5MHDsMSF13ylVrF42vekBNnOsqw4FwnB6Jtzj8Q4qjDumUGoOWoV Q4/SBHhyK9YEcZP3HWMqMExUHb3s2G4VPTcPsRohBPa001qn6O5JaAt5tupy48lYFeKi/DCvI4TB 3zyfJ937vir1hI4pHnNtcB5FSyhENVa6b9gMzhvyVknlOrtKg2E3Cds6oUPV0auWOlcZw0KuZvFK ND5KjIAv1KLuM1ZIxc6KWXN9GGfukSpH523nDDmJjv59HmgXUxJkh7mEiDsYNozDNUejWEhknm8X zt/1kTiM5875fJLv5hokK4XMeFx02JPF9jC/h8S/Fh3N+4wWeS+Qb7ClbOW2J37X9/8O/sJf/K/5 whe+wDe/+Q3+5t/8m3zll7/C8/OzWNRpymkskXoqArypt0A3fTIZjDMiPDCIqstoEJ/VfJtuhTxv 9NlAPqvL5UIIYT4vn3/rW0JyXy17SUSzkNtOqGGyOszJsLSFN89v6LXfJxBvieiOu1dcEHu+4AJt bdirxRmnTUBjGaKW1bMGiwsrqXfexEi9bVRjaN6xukRYA+fThVLbTBm91YrvsHpHl205lp1QvLzP 3mD9XYJ51PDv+zb30HcPjDw/z2EpJ8IaoyydOoGlEASQLiXhvVEBjQRHyv69zz2lrADC4XvLA/Ra Omd/kscpqQlI6/fMA+2Mt9YI1hGc0LhKzlArFYkB6dbgOrScSZp75rznZdvEN2J0tb2qy719T5Hm h8TsOL6Phy5GOzXS0ppbNS11WJruLuq8IZbl9CDRVHnpg5P2+FnfzslGWv4IJEJYKMWp9MuoftYp kBWF1B4ciZVgRIEkO9q73K/WSjRBomudnfuKIVkbZgPbJrnhfH7FRK9BWFH3LHKTDQ/MUgq32w1r KhX1mfSWFhzOdmwCZwJbqxgLzjaC9UKGniO8l4c3G6yVf7beDgYSGqEaLDU18J2ihc05R8sFb5ex tabt7cCR6yrvyw8X1TSCvm3k9qiUaOq5jFKAxXlKN0wHW8JjrIRzju1lo4dOfBXnq2VZ6EUYE6UX jMnyAGHAWQLhwSRYLkDIycw1zbsyxGMaak2J7/2dv4O/8RN/he/9j347X//0N/i7P/V3+fIvfZk1 rgK2JdlTtd5wq8MU6SqXEKfclSq4mUtOHKqs/G/J7UEED2q5F84BFxzBBi6XJ87n09zTvX37ltYa L6+vcq42KzobI25YS1joqOF3EcPvWsW/1uFwQS7iEbNiMPeAPgOhBM5vzqpht9SMFp3IaVlITZsY Z8F7uhHJJs5izud5YUdnp8RycQ5UnYoXE5pqItl2Tl6/TnOfas0PxPWjbHIU16OwojUIoevUGrUu 2Olx8fp6wzlLzoUYBW3f94xzllrFk3cU61LaMQJ+/jkFr2IGILgHO7uj1d+i2UgoV7p5S8RTWiYu kVakdnnvKb1DzuylgALRZU5bfXr49nfaDT/g/hFSdTc3sIqW7zgXtCUG762qDIyGsdkJ/AhSf0dw jw/co3ON1RheyRQZnacsezfVZO84Z2ltn2HJ0tY3vK/EaLE2cHJNqQxRF8WFZYl3kmyHZTV4s5L2 MseQ6/UKvXO93SitcV4WSuucmmXb0nSG6n3hzZsPeX19y+UiTvchRmraeS1Xyk0OsMcRqif7Ak24 nb00dtuoATyO3O9ej4PY7qqTB7k5nHXUkrCadZTQTqQZmhvhdKKA2NMmu+niBZk+7HrHB/6uW37O majJhccOr5SMVVRWoe2H9Urn/c/x5eVFEiZj5fX2Ot10pHNv3G4Fe17kYVYndPGW7loUM2yVRFay rHlwHxrZTSH6SUv57t/2vfyNv/bX+d7v+z5eXl74B1/8Iv/s5/9vzqezxCc46FGyokIQ74RuwHmr KLJ0D81JfItdlFNsHOWpSufbYXXrvHBOpxNPT89E7wnR40Pg5e0LKReNgyhzWd268EDpnfPzhV4a 51UukhAD0UblBfd7llVSaS0ZZxxpS1gnO9Xz0xkwnM8njINWhRPsXaC3JoXwYKlmlzAjlQfL4a4M fFirqyevbgqNxYfRNYYZIz6kvcOgWPwRmpLTmZNcnlOd13Xc8DoVsFNkl8ffpc/z6L3IWZ0b6L4g 9eu6qpS7PxRQgzLs9AVa45Qvvk/tvOQ2tbl4tzgWb6l1J7aGjZHUC91IZFBTsMbUKsYgI7kzhMkZ rUWEN8fuU+WZ54e8FnkTDSlVJZe+AkFvjSYHn0xr99TJQXQVsEmWuHck7P7RyZsq4FJwnlRHR1eV LD84n4Ogf88gB+mAvRoeZAWQ5Otlfzk+rLnLsxVrFoLzWJPZtu3u3qNIsGmNnJKavKIBYLdJmRAd /zq1sj4EPvv0U07mQkY8J12z2NXBXiRl8xTgtVKqp5mKPxncq2cvO9128WE06oSuaxCLpTtBI2tP c2zEojnXDWc7vYELjlah1fwONajDgY92NOTwXn7+GMNGVxe8Y8sJ1x0GeTKMC5I2qWmfo4AOULH3 zp52nHeUUB7ioIX6IbEJpptJHk/7Tq2NbU/s+w3rDC2392zgSikSQ4yTJKLS+C2ffBc/8df/Br/r +76PvWS++MUv8n/8059nCSryOOnF3GRn3EPHBYs3ht4szdTpcWCaUu06hFMgFocLC60VonP0aAg+ 8ObNG2KMfPDhhwQsb9ON2/XKtu+q5baEKON8HWNuDES/YJyXScRbfPb3iNv+2EhYBTF9lm7WLe4h 2kPoRIFuVICSG92MkVIMWo65XWJBmB8C6oYT0n/IMeq4wxzS3NYOwN8hclzOkn/Pvk/I8kaLrpuy 35SKUo2SuBpxL6ICLG26InOk1BQfMQriGCXGuznaC3XSaDEOnE6SvV5KP+zw785d08u0VbCWEqN4 AXhHbk1kuMFLNPKI6mhNOvuc1UdDpNe15PeL5xhjxwjtVSEihW5n2zreN1rz73SUSUObnOpTq+44 eOhAx77CYHHWT3dz4zzeNFUfPAJKAj7VgylApbXKoqFX4wOVbtNolyo3Zq27ontW1g0+6wdjH4xo U6qE0LilXUKqrH0wPJXb0PDy8oK1jlKYMafLshBbJPsMJ6gNahnms9BM5eZ3UX/cCvsts0QnBGu9 cIwR16doI82K1NA2i6uG7ty0q5M9XlVaV8V0cWzqSp15t7MvpT7w3qaU1Dly3t+bCGakgR4e6WbE Falkgw/94WEbRg7WSrZR1kO2rishBqx3XJZlouW9FEoXi77+mwU7yHbdzHXRkX7io/KKF8e+73z4 yYf85b/8F/ndv+v7ya3xM3/np/knP/dPWNZFKGAx4rqMwFLThFnvXRRtOQVvFrq7B6SJHl0cr8wp sHSDeXL4p4WFlU8+/pCoE9mIV7bZ4jqcLxdKTmCagEM1Y58CvnriKRJdFK39qiOfdfNiIVWK79TS xZTCy5lzwc2O3x7XLM6z1UKshmupRO/wCBhnDmbM76LhISjd/WC68m6elaj7ysMZmF3swcviXZnm Papk5Mx3SRLAKro+sAxVtpWqdKXHmpBSVe64ZduUPVJlTRhjUN18mt13rRZjCjGeWNZF88Iy5/OZ l5eXmXF0zHS/3W7y3HeATDSRvWZyrXMq6Zn5vNgYydfrfHaaGq2/3V7EZelgzO3HTT8MU4UvWQ6k 2KDKo3RQC6HcLNGm32V+9qGwPY6OwuGyJLARYxI5ozdspdZNd5rHh5oHu/3eHbV2YpQOWJ5zuY1y rlNNAE5vzaoonNCUJJ+pAMJbjbHSWsE7yT0fSgzRAie97bIoj7ywDWaMbxd54eKWuWehOwl665Jn FFjY2Fjx+JMlt0xYIn1PD7tILHKzZcnmaUEjIJIgzcOtyeyGsHi5sIwYWgiV6dFAenyWo0scv3NV CyEZcw6pliVzClHkkSevr6MoRU1I+uawmz4+TMbeix5NPk8fPdFEzMWSbjc4B8om6GULMnb1q2jD j4bCogQS4Mg3z9Y2PvjoA/7SX/nL/P4/+AfI6cZ//z/8Q/7xz/4jQWp7ZwnLdJI6npuweFw37Lcd czaE0inG0nwjGI/rFndaWEKQgm8s62Xl6Xzhsl6wOnpu2yYXdO8Y53h6epJoZGtZTyconWtJOGtZ z1H2aa0JI6KIusotnoglGUG8bWsSheENJxeoFrH4q3o2vSerNZcPykJJmWWxNAOpNXxrmEMq7GgI ZM3mlWoon/XRz3NYv12vV/066RYHQGqMUz18VCvDpoqfNu3mStkIYZ179dExSh2xMyNoWVZS2nTV F9X3oM6LN4TAtu0PNWPwVIdj2+l0VkBazvLz80ecTmecMVMAMNIQRgc+MJuRrjk8IboJyu7I02Sl dYM3suNlRCa3RtMctnkRdFEkPnSew4h2FgRFOOXWcUo92FVjPviRlta8AjR97kfHixYRvgj6vZev Ed9Pcb92vdPMijE7pdSJJA7OpxRiRymvWOtvfYzMAAAgAElEQVSo1cx2fhiN9H43YB0djoz6g3KU prs1OF0hiJpBNPuIPhpDVBfzUfxlv+uBETXrpl3WWAkMj8Jjd+e9FwMBDzWrOe/nmXLu0DqxLmzb 7SEvftyKnS7RxV0cispephVWSYU1rmxsMiK2pObJnsVaCWPj7jlwLJr3CJKs+6th2uDYd9k3xhin vaVpXcEiK1n0NWO6xatg4hi8NS7HUahzzXg8i10UyYbz5Ym0JTqJGBZu+w1rvOZX7e9FG5guI3NK iecPnvmLf/7P84N/8AcprfEP/+H/xP/6j/4XbHTiG/BOmiV0KQjOTt28Py1Y18nKIXbOipzSWD54 unB5epL8cWs5ny9YDf4bnNVjV3cOgWoM5xDISVzz+2L4YLFY64nqE+GAl5pxXV6P957aDd72Od04 EnE9SdyFXnpriJoxZQjdsiyBkqusT5wXGbQzWtT65DOOzz3nxLqKaa84sdsHsvmIVB54gKiDvBad gS9Ixya68KCfjwgpBiYhzJk8C9cgwsteVJRhw6xD1ITiWrYsnn3nIQpcFFVyBqRbhhgXLaR+fr7e ey6XJ06n81yttaYOWYdGYHjCzn29xsSUXrHOkwt4xGhcKoNhcY7qDGVPYsaiqaB73ln8wqdvP1Wc Jj4agxwpKMeHQnYYXlFsp56bi3agg+TcH7pO2Q92/aUdITQ1EHHTpqq1BjWJQkVH6xgttS6zs5Wf Wwm6zxpSMHFmGu4pTULAnBQ7GUu9FnOA0ywW1hYt0vbgJ2hYjKVZS253CzaUnC2OT2NMuccHPD09 8emnn84P6nQ6cbvdOJ/P8pAF5JYMltvtyunDJ2pOlG3n1hqn05nWBAgqtcFWybYIfcXICOa6wwdP 7g1TMi5IV+Krl/hjZ/BVXMqrr/T9XtDGYR4H7l7koFJEnrhbXUkMRYjSPAzQgqp8Oq0aqqmiv26N Pmkb7j0vzhEY+Lq/cno+8+b8zO12ozXhO9KMFhxBcGsTsAHb1CbuDgikJGbV/9WP/QX+sx/6wwD8 bz/7s/zP/+M/ZjeZGKJGrPBgomvVYNtZRwVWt0AQdZK3jnUJPF+eOZ3PnM4nTutKCBFrzRzxRtd0 ZIPMJFk1eDa5Yl1nPZ0pXaztomrEU0rstbM0iwkRGzvkhg8Ompi59NbwyxsBAnu7R3ToaC+FR7rG GDt72mgWWvWsztF6oXWHBGA6LW5q2tK7Fjr7XizI+OdYRUhhM5O0nnPUDrBqUzJs4ZjaceEMN/15 zLQJMQzpOmrfjaKNkaIuTVglRofHymc12TadUhI5S/puKQJKGcP0kz2fL5rMK9NTpU+bud7FeGik X4wmZ1wUVrOL9pSIEXbj6HvDdVGd7bZjshWTI23eSi74xZO3zNPlwtuXF4zhUWFUDgHwo6sQ0X5D 8o0arYXpRO7cwogomZHioONBkNQ6RufqidFrULxRN2eVXNU0DVRFgaA+WLRDiuddYz0Og3yfohZq nloT3geMGQehEaPR3V4lxpOOG2N8l1vWOo9rGayX/WEbqwhRR8jhElRRPhRB4XtvLCfPtlWezmca Aoao5QSZzBKFonK2b6i2UK0jF0n/a71Ry8h0T5jV0Gqk9ULpCd+FdN/tiMcKFKORA0HGUO/En9RG S75mVruSuyyzj7nd+75Pu69aCrWDN7CuUWlpQd9jQVRLKTh/pzsti5tcPSnIPOyax1J+GNfGGIWv WguEQjQrt+tbss28vr7OCUcks0Zjk3ea6SzV0RfD9SYy4T/3o3+OP/xH/xAAP/uzP8tPf+lLZJtZ VEU2irb1VqhEzWCap1r5GTFb+lPH1sAaIk8fnXl+fsN6Wvng8swHbz7ALpLjXYp40A7DmeMeccaq BEdq6nJtLZ1CKwVnDbY0rrYTrRh1dNOwLERjuBlZA1mdchaNxRgUsWEGLM2HNhfY6fsgWIFjWb2q +BzWrvQ+wFg589I42MOKpgOFlPpDguUAosYOVAjtRilFhtYy27ZrNIp4V8QItY7L0mozdDcfCcHN SPLWRtOB+n8yTT+slfSHxXlyhxAD27YpiCv+oFJXqk6M/sGxHwr7bpTa1LSR87TmHlZJg0a177uI LGol1yxgUO70anTlbrC9kZIjtsZGnbWx01nMIkxYezdof6AqjfFz/IJ9JgVmtm1QhDKlWC2mHuf8 4QAPMMIo/YAJHIWwzPF931/JuVGrIK3y91YtmnmO2LU21ay7ByL9vTMuwI4xZ10PBI2aqOpO3Wkt aOGOYlrSva4g6gSieusUJZJ54ynsh0NdMcYrXcqrGiLMkfjkV3qs4u/4ehUtfm9CM1Hp35520c12 MVDxHzxhthu0znW/UraGNwvZ7sIXsx72Tl/F3afRxFy5iOLFBMPOLi5QBspWCDXQfBPCdb7fisYY brfbzLlJqRKsIToZ1Yz3GCBrBLFkqVeV6IoMzbmsD0JQ5DNO5sQxb3x0uUN3L8CToezisk4TIvqR +E43dL/jsqXvEXyiRfT9M/yZP/On+VN/8k8Chp/7uZ/jZ37mZ9i2jXVdH/au3jlZLfSGCRYToBfw iwffiWbh+YMzPi588uGHPH3wAW8+eMPldMbaTlLmSH7HzOQRIBECfd53rLfst0r0QgB3ViMbDKxK i3MZepAdqsWwGCcorrUsy4neq0bUVN3PtYfYm7F+GFaBkjJqFSxdxIMirnh/utPLdJ99dP2vdZ/6 8bvp9V3SOFZj4gjfdUUhX/P09CR0RCQ6xnuj2EOYJPiigoYYF3VJGgXMT7mmGPyUaQry/PwG7wPr acHpRXU+XyS0sTVqvQPSsq6rs3uUJuvMsiR9NoWsKxEdzOn57du3D2N8B/ZSRJBSoQePKxtHrzff GxmlHBpDoc9craIT0ojzec8YRKq9GAL0vtN7wJhFnHOMOzgye01d5D1UXvYg5Z04T8PtlrF2066t 60OdtbsdHoEi10rplZQqz88fPowcg1Td+5BgLuRc9UPf9DAO9ZC/m0p01KgVNT2p7HthWZqGO60Y 66ibOL3sRXXaK4r0e6VDuJkM6JwjG8dzlL2Pf3qitcbr66tSVTQrfhxQJx1FoXA6iS0bzlBMZtt3 rFnFpbwVLiGqXVal7poDFLXby0IAb1bC0da4suedYMVmz3jNLNdAreFnOIjoxrsHFQa9U0qn1Ix3 UTt8iT4OwQBB+X2o/K0/xAQfaSGDOzvTIYGeGlsXSzQ3ebpyMVXAXh3Zdvqa6Xtjy/Lg/vCf/mH+ 7J/9M2AM//s//b/46S99iev1yul0ui/vNVm0W1hw2KpadeM5LUGiMYLh448/5vl85s1HH/H8/MzT 05MagBReX17JGVLaKCXPM3YMIJxBhKaTOphNnMZqF8ZDcpbFuRm37ENgfX7i6R1zlLFH977Tmn9g FwyQU5ymwjuxFXeS+EDrl/XMicDpcpHUgbFSKJuuvuoM/hv8WGlI3PTrHaCOFFfRnmOaxnyfqXVj WVbKrZBdEb8DN7KC/INBiBRhkV3GOCbI4cRVDwm4QUf9zna7TS55aztrN6RuJuWxtbsN4t1FrRNC ofeFlMohm2msDpP6h97jOkYhfloCW804ILbOWz3/o5B1VStWa1gxxHUVoFHxgtfXV/zJY/b2EHzl JRdo0f0jGBNpzWBtmYbE41bpPatp8jMxrvSe6X2ddIfBqxpOzym9qDuLx3sxERBAqGv0Q1cg40ZK 48Z3emgfUUL5+fWA5MtYIjko4gAlJgLQ+22aGoz3aCDpspNBf7466yweqmN1TbviyOnUqHUoaxwh WLXu67pnlYiIoWR6fn7m6fmJ7XqT29l5bBSgyhtDcE+cvOMlbcSbGPuetJO7XTcwEvGxGIv1C3tX pJBOq4XiynT3bkU5eV6MQLrphBYm3Wkc1ruKxx6UG0XMYdXt27txIQbVMwvDQJIE7pZ2zokl4REc Ox7SwSecRdU2HIbSJZ9+jKO9G3orsCAy3x0hpxvDf/7H/zh/6od/GGM8X/7nv8jP/P0v8vb1hSUu GCeMBIOF0GhJLOR8lLhd15yg5tby4YcfYo3l+Y3sN8VVH263jdvtpjESdfKDh6567DfHe2eMdpwh 4FrHRId1BY9kKTljOC1iaeacm9lMYHCpcm03ShW6jTxXwsH178Ue97kyuD/0VTmN6/TJ7Mrr9DFg XccFTy1V0WZR9InOvD2k395djZpiBmPUF+lu8CfO8cLytAoBvwec8yQSngWz3e5eBDnh/Xr3HDVN myGnjdb9cpWI63uRPTqipZRnY2SswQeRxfZmFNAM+rtKg1Xr8Dot0xNjTM3SkBVVQpppEGSHE1YB UywtWtK+YTGUGSgE1Vn8Gnhj5HPP6Z7MKRzSArXLs2j7Y/SwvKnuMFoNU+NBzq7a/ksYnEjEwLmT 7k0koH4UtpQ2dZSWIrwsp7mIHg+xgAxZ6QtOl75mpvE51yYQcf+9zBxBxEvU4VzRCN2Kc8O1Jc6v lWW0hHhF9cOUMR5F9NMk5ctt75Xg/zjKiU1fUZpPVo/Co0qnTOllBYoqQHJrdDIevTSM4fLBBXdz M1fdB4+tjas6X99ut5lcSemIaEV2ljRRyNCZphO2iUIF8Yud49n5fJ6/17ipp36+9blTHg9srY1F 41tr3fF+7E/rJEYfu47BHR0UkxijaPEPBPzPP/+ct2/f6l40S9cYPPutYqPHlAy984f/6B/hR37k RzgvC1/5ylf4yb/3t/nWZ99iUX9HmsZm9EbMHrdaeeBaw0RLeFp4Ey74KKogq6h2TonPcyHGhXUV ZRwYUso4Z9i2jaen5/cML1BPx3VZaNYSHKTWCe6Z6MReD2ANC+uyEM/rwzqDk+GN/5hSGtt2VcrT rhNQmeO2INhZstO3XbEGq+CKGAgb4+d7viwLJjhhQ+x55twPMx7vT+qZaydlzXsxspF9qJnNxFhH rdHydDrTdOcvz4DIdHu7J6KO31v+uUwhiezFUV/dkecu4JEYm7sZSTwoSmM9BoaqfgQS613na5bO VIAhAbDEIu963RXorNO3YXCbjTGcTqc5fdG6pCwEj035bkIyTNR752QCpjZyLxLRTT+ophyXpyc+ /Y3fhPiotvODoC62cXXuHnuvpFRwTvOOlfc5OJtCGco67ve5/5TLcxBwBz/sOtv+Qby9m6VKYqeY MWctoEVJt376/B07W/nAxGjAWjk0I+HTmKzjJwdqjdqtTbeXNk1e5XcojEtk/F5jTDqSj2Nc9OeH mSI4jJkvl4va9rcRkcdtu+GqoXVRMOzpRggST+C8E3PVDplEM5YP6wVy5rSuXG83iWNIidueZ7eM 6ZLRlKEaWQs4KzHQrTb1ADdz5DkmDI7RehysuyjCT+L7AOVkXz08AMwYxufFN2lt6ih1frpwXk7E NVJXi9kbe8lclXCcUuJ1+wxvFrx3rNaTboWXnvgjf+w/5S/9lz/Kcj7zL7/8FX7y7/wkv/bvvsr5 dMGGIUutxJOjFoP1SHSzdolPT08sYeXNm2eW0yrvad7ZSya/3VmfTtgCLy/75LgOuWCMK/u+kdJj ymOIEQtyGaga7cPLWZI3TVNTEE/wjdP5jHF+dosDABKeMaJtn5nl987sfv6sdmJuemFKRyxnXsx5 PCFI3lOrAmL0LlJMUQd6UvJcr9vM6zma7gga3hRsKbrOsixLZFk8LWg8yWHd0Frndi1zIhkJlwJs lUl9GsCTAD1WaURZM8zMQ2zx+L7edyXQo11jmc3OALNaM4SwktLO6STiE9ndylptcNRHozDO8DBK H8AyzUg0zwj8GysmTUjFNWrztJ6nk9cs8h1e0ytmtSwhEg5cdL8si94W7ZBQ1yYYI7KqrjdBmy8w paLdh9EXVal11y7V6e2HRjyohZvp2ukN5+eOMWHuVpfF0loSe7rWsbZq7tE9pmOEQ0kXe3edlyWx VQ/Awj2Y22JtnCFno8BLuNxGrWGaqQqifwfBvp0S5+j2M0YR+bAtzldiDdTWqEYMIfY9s+8F2xGb O7bHbG9jJPY4BrAyJvZ9l7A1a2k54xcD+0ImUZ0kcVpviTaSSPQshP3hSnSkjw3i9FHAcMxiH4ft 3mEf87jrfK3HBMPZNbVO953z6czT6cTTF96w2hVXLM2IM/coGgB/4o/9F+y3jV/4hZ/nJd3Ybjd+ 6If+EH/+R/8Sy/nCr/6/v8rf+e/+Nr/21V/jdD6JcCFn6fqtIKWL8bISsB5D5/n5mY8++og3zxec j5LAWhqLF/f1RMRbP3dhwgYZoKbVC7XNC2S8dz6IjclwuAreY2zXvfchAlfNimU8FilzSv3Bt7b3 e2T2eM9Hvs54bwVdL3phj58T8F5c3Zfloj+jz0jo8VnK5JjVE6IeLr3BR5Y1mUxefe4JnVPXKrwC Q06fLQGfhlXhmCRG5zv2skP+O4pozlXNgJqu08pDwzNsH8VNy+Hcrr//MWBu1Xz2fPhv4W6Wo02Y hMeZ2QnHGCe3OWseu7ynnafLhWAsuRZCq+z5FXvztJSo1rJ1w1oru+2iWkp5Xj4v2wuuO6ITloSx 5tEYpLXxJhi9PcxB92pUsN8Prs5tdikDdRuorhQe6QTvEknpJsWq3+rhEKckayuluGloIZSjhnMF 59ZZAEf2shw4N3c4kFSZJBIx2cPeCVmyp5Md5UAvZZToGHPCuaLAV9KUP2gt3verqhJhWsVJYuXg Bo5iUutOKQYfFyivSuAVutOyeGpwrDnTXyqbkZs2l8zT6cLqAi4ETKuE85lG56k3riUR7Ep/MYRz wenD4W4S/tW7uGInEmYzxDVii4w+rrkH3fGRUmStZVFhwOiEtm1Tc+g7Ijtu36Mkd3wOIUjkR4iB 5fmJ0+VC6JIwuW07t6uckz0nbrcbf+A//r38+I//OP/uq7/OL/2LL/ON3/gWP/iDP8iP/9iP8Xy+ 8NWvfY2f+smf4t/95q+zPK3SBaXMGgObKcTiCKvQ0YJZuFxOXJ7f8OEHH7DEiA8DgRUeXTeOxZ2E Z8ljLMNYwwgSbBR4rBMIPb4P8sAHvcwlErt3qy7q4nlAh9qGMcUIQjMPXNtxkV2HWfKBJ3t0jpK9 cWddzyI7dU5XRsN8vM01k/x7ofcIVN1J5jk9DHlxjGKoA0IPMrRpESJ7RIkOLsUpe6VQ602FMShY E+YoO2hKo6DKa5SzMRIsay3TBEi666wTbNH3PpHSUAeWQ+BdlefIB73UVkqplJK127cPabvAbBBG cyDfK3K5XIhx4XI5YxEg8OV2Zd8Xbv2VV2Qfao3E6ixNbPqGfd/1euX0dKLkQn5J7K2RW3uXJN8x ZsfaOB15RK3kGV9r7QhhapqrXuctPSgxY7yXPCIZW+TDFsd2uXUz3q/zZq7V6JvecC5j7UkX5E4D p6ryEO3ktQ0lifDkOrDrzhZ98zWoyzkdfxzGZHIWxdTY5YkZq6CCxkS8t4RwnrK0UgptS+wt0brD B4NNHX+y4rGprvnbtim9KlJ7IdeIIU99fwiepllO6JrDOYd1jtIquSZysziVTq3rQnCWcFu49ivm 0rm+Vnxf8QF6rGz7RtkLASG194vQSpxxpP3uUzCzunXhP372QMnHvnbI4ubvdhgtj7LHASL2Lq7l p/VEdF60xn6RB3hP3LYX9nKFErANfvvv/n4AXl9eeHn7wu/5gR/gx/7cj/HxJ5/w1W98nb/3xS/y r37lV1jPi9zuHZz3kuGTLf5NEONp6zmtJz784JlwuRBiVBQ5z8I+2PbdQVBLwWG4l1rCW6/SOybv V4jd6OqIubK5FwujRjhlho615knpvgsfVJ3W9gmMjlH5SLcbBWcomAat5l4sxSvidDrN9300B9IZ 3nQt1nXKy3MneZdExykgsXYRc+7WidZhQtSvrVr0Cil5tZu8zYu2lK5GO/uDT+7xXNxXPcJeGVjG YGcMExnvTwcZeNJnVbyCS6ms62V6WkBD6nLGGAE/R7GWNUE/qJsavfsHIxDnFpbF8/HHH3M+n7le r+KeVgrBe1EPBcfFLexbpuRKi1YsJFsgus5NvRoA0p5w3hONIR6APj/adJFYZowJhDAkYGDtyF5v umjvLMtGzva+8NU95pHhL8WqK2JWsLbojnBV15WqmtoRIud1XL8nhgkZ32hBdrNLknWFIJByCML0 HZW9Z51jvny9uGKLSgodAxLGJLxfKMU8RFIYw7S38ueFloSkb13C2Yhxwu+rfae1cFDcNEyX7hf1 IJXmXlMx15Wyi4Sxuobv0CyY6PG9q6JIDJeX5UJwmWIKLTVOVZbbrVb2Aos/Y11iv12JRhQjt3qj 2soSF3LJDwd9HHaJLykPVKMjEnpEzN+l2wy60RjlRz7Runi2lw1zkW5r2zfIBW6GvmZMhu//nb8T gF/55V/mO7/zO/lr/81f5Tu/+7v4+je/yRd/6u/y//z8L7BcTpopZrC6T4bOelkn0Pj0/IanywXb Gy5lXlPmasRDtRr1HnWORX+/fhi9e2nYLlFrzo69sFqYKcKds1ycaRcGBAquOCeUtzG2ylqqK7Hb cT672ZkfOdOPHOX+YCh9DzFrD56r67pqtzuMb+5TkzQDcqbHpPX4PY02OFU7ybGrtpzOq7hcOY1A 2ZoWqhGNMbxd7QShhlfvSLXsPSgX2DysGmSnuStzZ9FO8VHZNHLKhneEc51aOyGctb5UnRSb1gGn NSdpOFw8TEBmZiwNt6bBlFiWlQ8+eMO6rlP8MDr+Usp0s3dmAVOx0eG8xddO6U3C3jQ0bx/rjy5Z kvVdP0+5nYIWJ1n6ivqEh1wiicvo7Hub2tIho5LbYRgNCHAj+xWDMXlqzns3eiNXjCkYsxCC6Ogl y4TDWCJpi/dEPaFFCXE9T1R+3+tcxo8RSSzyhPYwUGXhkDktZot2zNtkDYzDO63agnyQIQz0z1Nd v+vATZzrgVG8ha/n5WJwnegMrXkpnEXQPBavzkiyZ0pUttcbPVhOBFIXnufr7Sb8werxZ6ECXV9f WYzh88/f4k3EO8i3Shvk61LoCqiMh+96varjTOdoBDNu6tH9DG7j4LO+S0WSzkAmj5wzz+cztTWy uky9vn3L+VmQ6x4sbWtsnye+8F1f4Ds++YI43cSVv/pXpXC+fvYb/MyXfpqf/4Wf54P1gls9rYD1 Th5aPMsSOC2RDz7+UBb5zqqjuSG9vGK71TA0WJcongLLQlMJIkArhVoKyVpOSr72Kuc9jo2326bn plNSk9rpnGZvWTXFyKynlZL3mfjYWuOm3MURqSv0rz7BlrGHG/vm8c9BXh/0KDlzldaSFrKgYOb4 XvVQLLI+m3aqxu6OncPUI85EzY4h113yyg+rrX0fXr3MnyXF6Z4LNM6Gcygjox1wCgF3xQi5zIZp 2IgO/uayCEAk5ylOya80QuMZukqyrR2ULTN18iOsUiaFPNH4sc+utXI+n/mO7/gCl8uFzz//nJeX l7mqen19Vf6z8stNxwdpFnJr9NZwIZA2ef6rmo0EF0hun1P5gSRf50Ml3aN/cBgfIfZjlJXiOEbo qg+aqCCm56QTQn0Ig7KAqgJQt5dhXOB0n+p0h+H0F6zkPIwBhuXdCWu7HtiuhTGQUgX2hwiO8fA7 V2ntpDf+TWNBwjtE3vCehf+x85KVRry79RyKjhRqeY2Dg7auQTvoJPktwbC4QFG08XQ+s6xnbtdX dqvpmnsmLgtYMWftrxufXq+0UmkKPJVcxIvyFDC7jPY9d5wVWz95oMRIRdB26UQ+++yz+YHnnObq ZfAKBz9zXBzHzvOotrmvaTrWCkiWWyNo1zMur6xo7Lc+/ZYY+FL5vt/xvbx5fgPAD/2hH2JdVz79 9DP+wZf+Pl/+pX/J7/s9P8BvfPYpbz97EU5stpiLJ/rIB28+IAaPdTJ+3243TTuFPW2EJcLbTnyK vN7q5HoSAjSJ5LXBs5WCL4Vk2yTcb9vGsgQVRJjDXrFjfZjabWkMwiwiphmCXzHKdJC1U33wrSzF q1tYe0CFj0DcMWvrXbu/63VXzmJ/oJlJs5N0rK1qPm3UVemE942cHxFza8VTNaWsYEx9mCwkq2zY wQkzRfwirHIm+zwb45mQAm+0gHeVRQd1k/fzohjBktZG5aImnRSrjuHilyGk+HUai6S0awLn0Te0 aYM2ut+7ZR7AejrxhY/e8HQ+s6k0eexpj92+AGsZ5xbs8NMQmFyocM5SU55Jmq01KoZgxJV/Fk8h uHrd/fhp+DFUD8PoQzz7pGAti4TMr6tklx+97+47nbG4vUcSC3DUFDCKjwauueqo0e+qBwohXJTK NLJ43KRBiev8cezqUyM89j6j8MNlqjaMGbSSR8XAI7ezz9H9uNwfI+4wSpDxaXSqix6oOndmtSPr goyOeY7WEqfLgtsjt9e3OANhPbGXQu6Z4qTzz1RMFYuwVqVIlVwxHk7LSo4Flx3d7pA7z89PpL3S bWXfdl5fbrpsL/ranOZmyy7scjnp2LU8jOj33ZGb4/IRwT+uAQZdq7bGehKNfVUf1twatTV+63f+ VqEW6XK/lsJXfvlX+O7f9tv5b3/oT/A9v/Ujfulf/Wu+9MW/h4uOJQhyuiwr58uJUiqvtyslF6xG RTsnhPleDGjxokBUat1nb99yOkeM9fS9SO6nk/XInhIuBIJhIuDCVbxb+kn9Dfr6RxNhsc5wsYHm DF7Hz1L69MMtxerUlOcOb4y2o+O/d2PuYZQf04/s0P0cWY9GxsNXYpDFh5GN90EzvlZay+S8zQhx YRW0yX4Zk9h4XpfFTSWSgKV9nonjHnl0tkKE9/q9o+5jh0YfUtq1ifKzyxx84d6dBATq751SVt70 irXCBpDxe1ERTDjo5AcWkeYqYsSZSwZaoNvIbd8nn3Oc2WFteeSNDzpYL41SC4sz7F2sC0u9h86V VjB7pjtPq/3YeVpCWHCuMSZ6KQBN95157hjEVs5Ni7ne1eLLukMMaDsUo6b/f9c3pj7QgAbqJimW J1JqhzEbQlgwJlCK09HeT2K6kPSf9BzwkhIAACAASURBVEaWN1NuYWao1F1a2hWxRxVCUIo9FMnH vZ4UhVW/752qMYrnKLJHmd34XuOGEwBAOpbenHJRRwaUcBSd66zKT2utEa2jUUlNTHDbutKvWTxC 1ZQZA71ZYi70CKsN2POJkgr7tuOCYT8oJI5/xMTBq+ejVUnd8mDw8u6u884VPHAglarkjSGGgA8S C5FTJq6RW0rS8W2Z5+XMF777tz18P+scv+/3/wCn+Afmf/voG98kLnLpffTxx5I7rmmnKSdqquIs Ffwcb0M1dCfZ5701DJa3t7dcwoVIpKWK7XCjEr2lV+GeNh3PNi3mo+v2PlJKerg07vlbXo14z3TX 6U1YBUKX83jftNtKXK8iyBA2iXu4oN81Lf527/dgr0ghefw7siNEedltdq/DVk4UQMKblosenCvU apUSZGce2Wg0rI30vhOjpFyW8kopvHd+hlDlvtIxEx8YayCxf8wsyzqztIbL0xBKCEC0cL3eWFeP 9ydCMMqfPR1crfzh+RR+tVAf6+SS3ymPwlDIOSm7JqvlXiDnooh8EvplS7QkgZalGZpJVBy5Wnwt dNlDzudyVd61OXSvMwDOe8vpdNbMogqUqdCQEXzQHrgHwGlRGgT24yEYBdSYou7zO7C8Z9o7ACcZ cwvONaxt5Oy14DYFqzb19HRT4y77oDLfTPl7He+F1DtQ4REPctfcqyTMBF0ZlEeUdt7w+T1TkmPH MNDqAUqNMWWg1Ofz+fAejMMTcC6rc/Y9liCEKLexAUMgukJqmWgCdjWwQ9XI47SLocZuCv0GxaZp zdZao+9ViMepkPNGSvsDcDR+b3nA3kfUj0F9R6L16J6OyaTdGPaUCKoBX9eVzz97y9uXz2XMNo1P Pr7wvd/zW94rxidn+OrXfoOv/vt/wy//6q/yL/75L/H09CQJmHo+Xl5e5k6w9opx5gGgwBtW7ym5 iz9py5zjiVag2co1Vby19NLY9nv0ih2dR78rcUZHJQmP9w70ztUUCbDs8+wBwLHq+1qmc9jptCi7 ZLA75Bk60paOQJ50pAvW1ndDMiZ9aiDuInOWfaeIRNz8HrLjvHtsis1iUr+HpjvYPmWPd4R6m4kQ tSZ6XzBm04mNbyu2OH6Wo6sb8R2D2zqoYINCdm9kRI66rosyXqxeNHH6Yzw2NkZXCJ2c7dyTDlBZ nmsrpikhKtpfKWVXsc0odgjnGsPWO61UCJa1OqoR2XBRoGdMWOO5pnVaNI/yzBCCdhLSiofQqNWq lVU/FB6mflWS8e6qnGlXr/uQQbKXwtKAMN/Ao3muoG/ogfVqQTUKDrovytrxdi3mdkYZD67bthVF DDO1Ov1Auo49VT94p69lEOXvfLjWNpWeHvefVf9ddkx3pL89SDaPeUFHwwxxtg7qUDT0vMcYgwEo tIc9M7nSV+G6dgVvTDDcXnfO8Ywzlm3fMHrzp9Kwe+NmdnJKmNK5pp3teqVp0uV4zwdSPA6G/F79 vYTCb5dxcwSYxppkT5nldI82/vrXv3433q2QcuF7vvt7+O4PvwDAb37zm/z7r32NX//61/i3/+Zf 85tf/yavr4lM5mldOZ2EVjJu/OPKYNFYj2PK64iFcF5MUC6XC21vbDnRrMPQufUuE0SV9jpGz1ba BCFmKuPppIamfqqPpAsNh1WFXNDOHc9BmQh1rZ1lOeOcAKFe7f2MWZVuZ+ZFfZRyvnnzRt+3MOWy IyjtMe92mHXvih0scy0wY5rnpNCmou7eBDAtH4/EdxmvRe4sZh6P3O7/0J975McxDVdAPhmvRcE0 iPRTFLJEpYkJTVD+ftCz2JR+ZA7Fu6syrCmoFQ8JE/eJb9t2/VwqxixAxHtZJQhg6ubXllLwWHIq XEEEKaNB0ov1bgxyJS4aMFnfsaS72+ALDUIssPLBPUm+SQiykDYmqsIoqht8eSBRDwWQ3GRoHPFd ojVQNNHWIn56UbrTO5JYSGkhhKJegV5NCPqBYtP0gS5icuGX6dwzwCvvj0gdOoofAZGmeyrDspQp lxNeX1H01E0GwF3RMagqZsZ8yNdk7W6TtvyR1nZFdIPGgmTtmJlUr0H07YBNhYihravQJfbCeV0o vnLdXiWqIsl+uNhd8uI3Q2+wlcR1F0nkTT00jz6OQ6fsJhXIamFM32Z0rA/a/dGljcMXl4itQmtJ e6K2Qq+FsJw0psRgfOCf/J//jH/7//0KX/vqr/PZ27cKflkMnRoLT/ZMcHECQefz+Q4CrHfN+FFv fL8A7FTKeO9prrG8NrCduldaF6Nl2zu9Vq4eonPsaSe4gF00v8uL9NW75WCC/JgDJe9jp1anJsR1 8pTF9BsFlvpEra0dz4N5eKYAKfata/KsoOy1DgemMY56/R0K+57m+mwYrcgecSjwjIYrNnUE2xS4 0sSxJPEaQ20n4FGZoJasvAzeVy2kj3/eLdIywQ1E/3G0l2ZsOQBDdx/T+758TGT+YMDcqdUfMz4P Ypzy0PVLrejKFzXTaEi+/1UBrKxCHzPDH5NmuGM7pnexxPMe1yXiBNMp2gRIYyCTYoxu7u4B/NG2 foxj9+6kqT2dhsI7C4zWHnpP97b2MOaJT6BR2aVRbqB/cEIZGd1iemBw7jSReuGHGqzdaW2ZiZ7G 1Ek3GhSQ8T28t3qo+jT5kA/avDcKDd7c2O8KTWsnZymG5/NKrfbgJsVE/Y6xB5D1MN40MlWMNfa9 KiroFIUfy+t9au7H+ynI3z3uoRtoxpJqFkKztZiwYKokhy7rQtsbac+SkmidBMrpQfPO8xSfuO23 6T/4qrnid8f/OF/D8I8s5dtxOs1DCuP4HiEEYoh004UTZzy5Z3rpBN11WetxPvDlX/7n/OIv/SIG uDw98XQ+463h5XalmQafVzZfufSEw3JaL/f4hAf9N1PRtW23aSRxXDWMdEq/epqt5E3R1WYw1mIX h02dYsWRqdtGNoVoAj0VuvXknliXRS+4R2BHXr+YX8hoeB8hQ4gHZdHYUSZKMUqvM4RQydmqgYZ4 HIiQJGgx6zP2Qs7nPZXhmCx7j8mpWsjH+HpXT+WcJkZwnBjuYYojtM3odDgKHvS+aAEVqfW4DEb3 eHTavwe7HYHWenjO7GQ3HI1l7u9pU3qco/dNVwzlgUo1Onx5b8da0Bw4qFXxcgGjhmvVmIhqFcP3 O+skT59PI5QgymgwOpScJ0dTViJJvW0fmSj+mMUz9L1DJSCFrc9WN6WrgjAV51alTJQHOstA7oUW tFJLEn9KtZSqNas6aNfb2ekHNUaFrJp2q3ZcowuQonrPO+rvGXjIoWjKE+v/QX36GjzGBbb9pgR8 w+trnSCP7H+66vTrw8G5E36tumtXel/0Nhw7zDY5aILCukmGkIMo8r6poz7EJKTWoBnOp1VCqiyk g9GxtRIFbIPD1AK5YazHuErPkhfvrae6Ktnxh3TU8frHoXp3dyWX33C2KlOmeMynmt9Hnbb9Ipdi y00y5jVqGNNxDdpu8DHyyccf8ubNGz777DNuKVFL4fOXt8QlsAbLfoOn8xMlZ9Z1mQVxgENHTf3T m5XUPIxOXUndRws+ZzzuSQAnE9w0fOi+YwZvuQnS2r0+/HqWJHo6EcL6wMkcD/t9c3M37pbn5ZH3 K8/KuJgMrUWszZMvO/7u2ONLV9UVvS8HF7B6AK2E2ynFRgrhElWVRZsSybvJz9DxGw1lcxOnkO7W HaTM/ZBb5GYUxxinH6Wi/T3T6LFaECpT13SJuwXd0a5OPitR/wm33E2wSb5fO+AP7bDzHTveNlH/ 0aXKKsDPiVQ+K8O23Q45Z2LcM0xlSiks60qrndQrwck5SKVoxDTz7L/7x4sMbJ17t4FwDmt+KR6N Wod6qFHr2BM+Jjd6LznKwQdOTwudBWcTZYfbtusYMTiDcdrfSetelO8pu6JRXMZ4O8wT7mOofwBv pHOWojd4nN9uZ+O9p9s4DZlFgwsxOnL2k14xdqxHXfTdGs/pyJSVhjXcmLr+Xp6UXqdI4NsBUkeq z+j0dQlNKIWcinAYTWcJga7GBrMDauBD1DiITLNtZqx00zkvZ7HiOoS0HU0cHhHcOrmxsgtrSivr h8ji/PA7S3y0FNG97BL9Wzp2sRJdQMOFyBJXlvNdITSK0Z4SwQdatvS3sHyHFkzvHlznn56eHj9H A6Z7ovf484lcKq3WaUN2dEzP+87T5UI3htv1qiIFvVTpkuNeO6j3AH3Hmgu1NmI8TWs4GSXrjPO9 XzjM1zWKt4gpjO5CG86tugO9r7LuRsGQs1WVXT2wIqqa6HSVXop72PB1kGlPPBNOp5XL5c1hrXFj 3yV+Q4q+0cLUp0fmXWFoFaQau34/i5Ts4lEMwSng4zXD6l6I9n2fzdegVA2p79ilyvqiT4XR8CcN 4aKqwIK1TZ8X3qkrTG63YBhtNiqCkwzrS6MrEq+vSc6x9yKuEY6zNHEtBM7Lwr5tXM5ncq2YYFla 49Y6pYkSbXgR3EHFbxPD8fz0AYZG7YaUNgUWPDlvh+V5PYy9onUX+daj9O90XjldnnDB0frO9vmK czvnc+R2yzPiQpDzekCrZSckt9VR4WIf5GfjAXw0k2WOGLJ/yoSwvJf0eF+m7/qArNOezvuTmtaa ebvdR9j+MJqMzve4Nz3K62R3ZafAYDxoo2PzzmNzo9j7XnFwAK/bRrWOsFhayRQtfrsphOi5mAvX 61VMY22nRbDFUPb7OHnM3sFZQhSifc55RjWMdcvIrxpEd7lh6zR5PjpJjS5wPOjXdKXZJrlFvRGW QKoJZx2mGapxdGcJ1vKkaqRRfJdlpZmGs5bYA7VV0elPSaI8hLdtIzrHNSVR2ZjOxThcDFIUemdR 9dZgOIzXti4Lt21j3/dpC7e3HTbIJrO4RdRrvXJixdKprap6zOtZLfpwPtJzhhov56LAqtEV0AgR vGdqDZ6z+EWs9J5wzqrPbFY1j598ybs7epkc07HjdC6yrokQTjy/+ZA3H7/B0sA09tdCKRfevv18 +rPeLzum9Pl4cVobtQGpmlnUZ9FqzRECCpoVjRF5JPQfKYpHPrRMoMIMCCFOYv6QckOltV3XFl4N feyM3bivju4XiXN37wqhIXVdJYYDh7zN1yqvu3E6LdrpS4qn0fNlvJdCaYzwf53D1Ep0EiBIb5Nh cL1dcd49Koxaa7xer5yXBR+DolSWfX+riolBrr6Rc1A+qJ0RwKOYyR5sZVk9aWuEVmnV4lzC+A7V EOMTOb8qhSA9+GEO16NRfIQs3x5Q7He5pMfkRvnfV9XImym5G7vcUaRiXFQW6ublIGT6plpc87Cf GTJR6djCQY3V36PzDKee3jPO3QnN9w5bzClqbRSglrt9luQSZWgNZ8Z/h1wKcVnwwpYQc9bLhdbe CncvNerSMaVSU30YoUYWfYgBl51kssMsntfrlWVZ5mEdHemIfj2OZqNj/Mb5zC14asr4y0X4H4uE aXVr8evK93/jG6zeE3yAFqjR0pyhJem8Pv74Yz797DOWGCe4MD7DlBKtNy6Xy6Qq0cVN3zhPL509 WlqV1Mrz6UTTEUx0zbIj37aNpGqdkU3vnGMpC8mkabLce+cUV1z01NYJVoxjct4UhPCEIOFoY+Uk ETBMx6IyAv16nrG/g/sooKOdo6d0UKue/awgqlONfH+PHjQApSH4EI33Ex98+AlPHz5jTSXf0BDF hvedN2+eZwERY3KjUueK94syUOocqWU/euRN5hkfbG2Yxh73/b+ZY/zxIp4rgGlXV9QAJevlMOiO md5PU7YtXeOFlHZS2t9ZAzhidOr5mRXgvKf3GhOVrN90/9umteTY1Q4h0L6L8bapld2CrWqKZA3F ORZltdfecd5OR/7temWJkdQbvfXHDKNaM5VIL7s+8E33d0Y/hKI3cdM3qU/YX/iCqsSZTu6Nmgp1 B7tI0pixlt63BwWL3OzyoQ2da85djXj7wy15lLYJ+lZVBlYUiTPKp3SKruWJiAuFZDmM4yMvmpkB DXe10dF9XcakpB6mqBmBOZgh3NUfIyhNUMs8Cfly2dx/1r7vUydca59dfe+dVBOpVHG0HuNzzuIw VCtpy5quGNk/vWIXaFdL6wVrDNF4dlfoRQ7FYu/mubVXllUiJIaLz3Fl8C5gdDQAycbwa9/xHbw6 IaT3Dka8DB+5gDHyTe/5LWTJfFnE9qtlUXEMh5wvfPwxRZkLWTXEo1tuGmHMZilkrJPIDiHCG/om ERilNT6rlaId8Riv7uRvSy2F9XzGXG+yF3SwthO9aNaPUw8DxG/VmNH9NU1RHfu3oEF5aRZCeWDt BGLGeyYWbn4+fFJsEs6dNd7Ga7cZ9EyJykvid9vDZzDer/vl79S7skLZSKmRq8f2V8DR7b2zL+Wm e/k+FXeDSjisH4ezmSD0fTo1ybNS8V4ELJL6MMbX4ePQ1fBZQdcutC0X7iuaoQAcuUMDXBXptVOe aKW12zvA06NAY9Cg7n4ZTFN1CZsUi0BZUeR38qPGLlytwoOnbzu9NpKzRHF/oUmOCSYE6rZjigFv cKfI7Zs7tPrAlvCDK1dr0m5vEK6ZZgFCBO4q/B/7ExQFHI4vYnjccqVRaanJWFlknOlmJ6U+DQ6k O5R44yPnUQ7fpuoi+6Axl9vZ69fWaU7Q2q4E5kbON6xt6ic6FBHLpGGNG3JqfpUWdUcy4XJ5mqNL bQVS15Fqo/d1gmNHnfIdNMsTTTemUIrRAjV2UkmLrnBTh1vUNI4oldI7popLeKsdbBOttiqrxOU/ UU9GeIc0yQOKltSraNuXiC3Qg1w0rTW6Hjzr7AOKfQSFrsZQQ+AlJfZScOczqTVe1pXSOz1nmth/ S3F9Z5HecuY3Q+CTl43raadXy7lWPvv0U07nE7f9Bh2idzTzCCDMFUtq7Em7w9rZaiIQcP6AwhuJ lHXmcboQvfqi8k7hhn7r7VuWIDlIsQfqnrktgafV4Kw5yE+zNg9HbbikRr6+vj74VjaNqpZspKTF AOUhZ2VSNEXbm5p+D4rTsE80mhvv2fcrEJQKyAG8aw9AmKjEVnqDfRPpc2+v5F3SCLxGGwsNyGm3 6pXVwRSFCEI/9tpjmjTa0NxVeiFI5yd0O6c7yG16fUqyLjhvsVULlAkPe/2UbmqqsuP9RS+jNo1Z YoTbzWknel8pTIlzlUk0Rqc+GSMPq7Mo/3JgMSNP7fiM3lkj7W6aUhvGWU5LxCiI5J3DlkKnk5zD mcJrbnArlJYIccE69zi2iznwnTgrt1zQXKKgWT9VM9JX3fHctaWtSVErJfN6lZAq6zwUSYLsOGqv 7PumawCrOtqkxdpOdHDsl+TrvBpvjOLmZsyoHCqLtVm5dUPJhI4CXRfzbbrP9J4mOldKPVjojQ8r sAZPXE84b2hV9k67W8l5P6gZzIMw4Ni5iaxOuJz7nqUAdnGAKrkKFal3nF4MYiDdyCmBMSR1gLle b/8/Xe+y5MaSbduN5Y+IAJDJvevUaVyT2W3ITA019P+fI6mh1j2vIjOBiPCnGmu5A+CuU2ZlxaIx mUwA4b4ec45J3BaWqPEL1drXOVJAdYtr8uyhEF3U2tk2mrVUKibnCdBTfyGRPyNEBlcypURpjf/7 f/5P6uNBud8R7+m1Us8TVyt9SNJCQP7J9lHF8ZX75UL6+ZObCPnI/EN+sq2bxpJ4z/XjymE/T/Qa q+xOc3S4gnhh6QspJ6iwRq2WnzNsy2AKTmeUtil/Hbccx8GyLFwuF023lM55JPbjoALX6JEjE9fI WdQh5ZA583sNgxu/HkqDbQvk3Mi5sa6LWQufrhh9wIUQFquMlM+5rqtpUqNpCEewWgNWRNJEv0GY 0rahaR4XTK2J+5fjevGIK5QzU1ykt5NAIOdOStngIc0cgjrDHFHggy4fY7Xf99YWvy5XhZwxEI9i HI/jRGSh1oe9Vqa/LpWCw0nDtUa1+a3aNIMtetZpehmF1xPHJ5TyrLDHDmF0Rp+fl7kj0fmnPvs6 S22GnXRzHv2UKenMVDWykxHIEj21d0iJsizE0eHGSNkPFl/58g7fHEdragwS4XX1G0bW8XCgDIiE ymm6CW+THTzRZnfyhr6CRecJZHrbkKBE6I4CRJBMq+MH14jU3k8r47Gh/BAjZ5uNbIiU+aEZWLxX y9bIFVcf7uPl7+jW9vOWHqi3aae1/OYGetrgCt1daOXUDOlWTTd6/gUe/EphH3CJ54LlyYQ8LA87 OkfJldIbznvFprVmkI5O9Z5yHHoIANfLRveOy7rSELr3lJSeizOEGBbOy4FPDgmCy40uwx3ldHbT PW2v+C0gzSO+Il0mzOQVhIwILkbaEDOXoq2y6NhFnEN+2zqOA5XeiX/8oa9mjNxj4FYTF3fh8fXg 19cvbtuN2+3G/bgT/MriAo1GaAJr4DxONlmoXj/s23XlaMo/baHhmyflRAyeLGqzXMOmn4gZKqhL MCUTPSYVCQPBKHHKcRy7xexWpDpKP6F2JMQ3S+DvZgERMeKRt84sGnR4bIGDLSvV6bKuwbCLkW1b pktKdaIX9v1us9XDZqdiiQt3nMOWKeC9Fgs5Z/ZdpTd7MjlU0AGnXoQqzxnFjgJ2htunmb0xz0qs Vs0QUzZof3smRouf0v7b0rb+xWEnItQCtTtCKLOCHBCQUWWqjhtK2ecy5pnq+f46q9X1SrQCQouu bBHDelieZ5oa1aeVtU+EnsKc25vNNRcbL4jQgs46fYwUI40tS+R7L4TaOWngdH+QrIN7UpX6c6Oc LS/GuTqdNSInrTnNOJdoQvXwm49d/+E5q+A1BZkElLEBH5ZNtUypxWpsxLQC7RN+q4NsRyne5oHj TforsGKgwHQmW+wD7E17qTIGTflzdhBmg44sU2yszM6F3oWcHzSvFWTOD6PaPONin0F3z1bx91TJ x+NOzpnv729yrbr0EUdpFe8c67KgH6lOwbP1QqiVPMn5ji4aRZBLhZeD/nfZTmDBhU7tp11aNiPq TanZrbH9WGhJ8NIhRFzthI8Vafog7btu4H+lRB+qBO/pYyvp/duh6ZZFf885ZSCOwC6bf972nb8l dXwVUYHykQ6Ox07JmT/WT9Kt4y8XHcCL5kity0ZtHRcaq6w4AhfvaaUrLalVwnWh50qoDidBpU29 c43RPgeRlI63g/SpT8T+G1lb5cyF2I3b2QMElYoNPm2My9tI4KmBrmybN9WH2OfD20XdKOXkcrla p+LMBOJxEvE9sz9Oai8E70zdUEzfWG2+Hl/ib6rtX5bpfa/1ZN+DdWvhaZfuKq2qdec47lOrrVro ZbrxnvI7ZUIcx2s+2bucbixdh1TnNebjFWyiDpwwQx3fn9U2KWatKW4uRj+VHk+Zl8xn8mJxzn/8 8TezZ8vUtV4ulfv9zv3ebbcx9gpP5Jx2szI1qiHEabPetk3fy9ZwIeB6p5wn1YqBXAq5VjwdFwOy BPqZuW3a4j8dRs0RPJav7u2WuL0gq5a5NVYlf3jjOz4XIU9ng84eFyApQNgG52OG8RQ/O/twjiWL m2+sovrrhDDLf2e+ppuIOMwKSu1eiVIqKVUeuw57u8kVtu1mgv1ils5CSm0KhFNqU0yeUn4R/Xqb H2I6vfe5YWuN3cDD+6EZ4cXkP4/7jl/1NdhTwuXMZVFK/3dpcyN/Hol127TGLoUeAh5mO/8GZujg glBzQw6HrAHJBa4OdwgsDnkEGoFwrdAcDnXWqBhYTDqjLqRrDPxxv/MzRvrlQt13nPdajeaMt1gI GdHDlwuvWiyJEdca/9v/8//SvVqvfdOU0ForXz/vKp2KkUu7UrJCuJFGb4mPjw97oNbnnPvM+E3w eJprbBI58knYPF0a4oU1BiU78ewqNJ+9v3m4p8mhNXp0uJypzpFq47LoaClMWr7MA+HVaz8kZYNs Pqg7rwF5o4rS9yoan/ZQXFspOvHrnZL7xNYNCpg+c8mQi/kNjzjgJTpCOG226klp/81Gqe21Jsq2 WSFqt/E+lihFzNEzKPK8Lb9eYTCjilegcJpz2PH6jkhi3X7zptUcdsqByRuv4+vf8zSgaHzwx8fH /L2R+KrjhqFLdqQ03iuNA386B5Np1NWvrxI95V5oDLRZsXPWQiZG+nmqv9051lKoXT9/oQiPVuip v888P/tBYCHESE6nmfXdfFMHxirGbnEafurHft+I9UEzr6e9YKu1Nk/81at+8ok4C3+BxI5DVK1s 4U379Rsky6QVnhDidMEo2LXyeJyk86Cb5jL4Rinf3G5Xo9ePLOuRnVJewB1YJf5E0elSSf5ycI4P wddxsD8etKTBZ6UUTdPslbQne9Ng2TaOnJHaKJYjfZ6nzj1TYtu0rad3qtnJWq2kM01qOUDJiV6h LZ3gOm5xtB5wFw2x4gO8tfng6aGrBndXD2/vIF6XSNvZ+d//89/Za+ffLxd+fX5yAC7GWXn6y4We M27boHdc73z2TrjfWY6Dy/3B5xJYl5XVr8Qt4qJwlJW2ddKe+Ol/0dCN9BDaa6RDnjMrzZVXq+Xi ok7OpZJSY71GzuPkcr3hQ6evnseZua6RUtUZklMiHwddYD/0Nb/dNrbtMtvDsK2kPXHbHD1X4rq8 OMPadJmNFIBnhs5o16MJyN/jmIepYKRQbts2o3F7y7QutK6dx/Bjq6j7bpIjmeOnJyFpVF7OZEKO lIq14PWF1zB2AWFeJFp1Hnao9Zeigzcnz3sMDbPben3GR9LAXxNlmUm3A9rx6sYbz8rrc/zE/fm3 9FJ1ILbJ7DyPffI1dffQjQ/cbfFcbenl5/co5RUuVFlXz3mWt7Z7OsGco9dKdI4aAr53SggU+zky BfdP3FTh9B4Jnd4ay8JLzO9gAwbzqgYulz8NpstLBvoTnjAEt7X6N5TXsxosbzONV7LMuIme2k5w 7l0CMlqoV2ixvnkL23YxPWqZc5T7/a4xFOkBreDiFWpDfKUUbRX15xhwh/rb3GcAZD0pHRxHsWC5 cRE4G1eo+DznTDkOes5aKZrU5EyuMAAAIABJREFU5DXaN+es/lk6LgssjZY7NSVcCJRa1TduyilJ iS6OVjv/8Y//ILc8H9LatAqORcjBaQsi4G2LKoPg5AMheiKB3DLShZMTJwb1SEkXW6Fx6ReiFG57 Yv/1/3EXx/6v/8p/fX5S7NaVGJEYWXvn//yv/+IPkxrJtpGCQzKs24pfAuLUBvn3v0X2i1blj/tD Yc33Ox8fV+Li+SWbbXYXvPO4Rfi4XOnVk+oBS4AUWVY1SGxXB14I8cJVAm1RkGvNWXmiKXGaR3m0 vvuu+ewjWI37Ax8iZ9Mt800EJx7xzNyuMd8PIUwXk7bJbZohVN3xNEm85kLpTiLjXFKro0SYGT2V lA5ylpmDrn51XSQO6tVYag5lyFiwjkterZ1MTmeMK9u2crk8c9NzDjz2jJNzOon0+yVbtIh5839H N/6VqvU6839uxoP9rMlkgG4emqO4mFnob67EMHcGQz43YD6lqDW110rNmdyqFQF9Pm9juTyobcOe qRXucEkpmGXbtrdR2wtWnmVd6d6zqMeT75FWcJy4LSBn/H1qSMCtdPFWHd6sRc+0dpi39zUPqNvs 8x2V9TqvUOnBhVLON/H4f4ezGiX7K618DKNHJfp6CA+L2/MGGRvRalAB5gHarTIruUFuuHKnro4g F87zfNHn9Zf5KTYbddMamtLdNH6VGGVq73I+qVVnqmNjfZ6nVpqtIu4JTXhrIbvDn4kCnF+ZRYRc GlIqy0Ur58t2wQVHc8K9nvSvAyEglOlUki6IE9LScTh60/x28Y4lLuTQ8KnhWCmS9OAcVR2Q68F5 dqg8OZOr4Jsnt0w7GmuH9G//xv/49Q/O2x98//mDnzESz5P/6/ubH8vCcrup7vQ42bjQU6GItomh aFUcY8R5/XPf929yzXzfv3X5AWCRFp+fn9yuV+JlweOQ7klSuWZP7pn4ETW6xDkCEGKwbCLHkbMG x9XKI2e6+uaoUqZ7aWzMY4ywrvhWCVm4XFccUGrC46frZrTto2Vf18Bx7JMkNGR3GhAnL0T2PjXB vSe+vioxagc31B+6IGrWJeW3xaZqbBcbDQxThjcITpmtvIYXNmJUc8MwUVwuVy4/PvG+c95P7j93 ov+mtG3mbSkk2avUyEdzDT5NIK/Ot9cC4NWtN+zKw+EzKElPa6/OYccz81oEDY3vOFCHYUbPixHF oXPbatCXlJNBgZJdGtle60jOaR7SYzyoqMKPOceutSpU3H6OnDNh27iXws3YEuU4cLqFxgdP2TO9 Ns0ofj08lz62c8VuOr35FMrxfHHUdXIYnxJivFkOTn2T76gMKP12ULZJcnlWqe5t0zvenH8G59Wb peP9GDqLvdgLy9Ls6z2976YO0Iek5ExBiE44pWtrttyIzun99UJuGY6MUtqMExiVrD5sQ5OoMqec y4xQVVnVk7Jezp0SGpLMDvYCX9Fh+MZxnNC00djLiVsjLkNuqm+87/cp9CZV4mXl8euLTTZOOam9 goNIpB6V8Cm07Ahh0TFI7aw9Ih6lL50NiX5W7hyVR044L3hUVuMd9CDkM+PxfIQPkqSJhbumkz// 1//i/9g2lQF9XLitNz5+fHD/vvPn3/7kH//4BymAnEL3kOi0UhTg0Tzx4vgQoabEGRq5HORcSPs+ lwffP//B5x//Sj4qzsMSFtJFL4pa6jOLvnfamVm3lWPP5HJy1ESTzhpX9mPXvKGuW90zn7P6GByB KtCk0I7O5XZ9g+C+Sp6mXz6PVIQyHUBKPK/2DCndR6u4YKOhEayocjmFeRf7mvzSgck8eHTGqDIj ddU0+0zGNwD5sjyNDCqeX/j8/MF2sxjx88DHyO3zwuNRqccxD2so5OwNszdULnqA6qxUZjc45p7j e6nsyr8ldqoLUV4UJ90WYH4+H+MiGv8ZWtzXqOzWhH3/MqG/pk2oSaVQymlGk25UtzLHia/YxWE1 /vz85Hq9cr1e56H948cPHo+d7+8vSs40e+1ojV6KUpVe3YvaJNCk0V44FQEp9H7Q+8ckuOgt4qdU YwyoB7xUX9w+rYq/H361pqmPe7WZPZ1FbbYjY0zwJDo5i8nQF0TnJ/pBzBnb3heb31RqXa29Pm1B NLKmk9r6UuJMieA93QdcrrhVQDrnqRWE2ue6bVSLsTwrMSqkZEQ0KA+w8Xjc54d1zGjeslHOxuIW si2oxiUx5kXHoeFUANuqGffOC1IqHCuH05nncRzzQ/fz/s22rmTR13kxICwOgnNQ3MyP2bYVvOlh XUc6uM/I8etQV3GtJH/iqgbQyS0QC4QmZNdZSycvQBCWsswmwweH4Lher/zxxx/c/rjRz05OKnM7 j5Nl22gFynGomL45YvEUZweLdJaw4LaVa2ucp9pDTzs4a63srZL/69/4+hX5uHwQP6LCTi5X9n2f edoiQoie2grZJ9LjBK/aUrc4tsvGsR8038hH1kjmnN9GM5ftQvSB4DvnftjPGd4oTkOmowwAnRW+ jpnGfDPaxn9slfViTm8oRCW798lQGN9jiOZ1DFRfvPTjYo9GOcPygzAqfJtCeNWdqlrmfDQNL8uV 2pN66OkTgaicS2fJC8102v2dw/Di6BsLozGDHf9VSEifozrnikHJB11JxxqjQBvd3qgCRwDhE/lX gUTOgft9f1lslRdnl9iOoRqHYZtwn8HhGPlT//Iv/8Kff/45z6h//OMnPni20OnrFW5CzonzODlV VEurlYddmiLCmU6aNxPHS+8eNN3yat7TATi2BLxS8bbV0q35aCmem8VXRufQbY1b6nVWMuYdT0mP m6X+qP7Gh7OUkRmdXyAC3cTEbQKLIdG7DsbPsxvr8a5VZ+/UrLdId0LqHd8b/rba7RStZcoKFZ6g V2Fdo/0bwwwHO446MVqtweUSbc7zdLis64oTR7/pi69YvDg396NtGR+aVitVGtFHzl+7sjpFXTNj ProsC602LtcLvXZij8QlUvvTr18/1dHlnef6ccMjVJt5arUG7Sja4udCqZm1ROSmh0SrHWmFGtV7 369aJeJ1fNJ6YwmRpXr+/B9/53a7IV7ouWvGUEkW5xuorRG7p18j4WgUMtk1utcW3O3gQye1SvSe 5abkpRJPjn7yeBzUpCOQjM5jL+XCuZ/cbqoTDTHaZegptfAohdA6R0r02pVjajO9TsfjKVJIJeHE vW2Mg/e44FWOFxxZOqE10svIaLxf+77bgzrSI92UQA2whx5mMouLv9pehwD8ldilFDHtCgYIpL9p F1VKlBDZbO7pLf9LjFivypbj2Nm2iBdHPk/OfNJ6sSp4CO6zdV3NxnTODr3xZ/yUNL0ufp77B+bM VnXZI16k2uWxGVVqbOHFqGjLLCTGQfpXO6ajd5VevUZgPzf6g7OqoPFBf+p97E2WSZ+6Xm+WKqGp q7rAzdzvO/SK854uhWXxnKd76lhjZL1cwJ7psAZ+/vyp4xzx7/bM7bKyLgshfKrmDYfzkWaebp37 nQY39i9AZHkbKL+276+luFaw8tuW3b9IMJ4zx5TO6QXWdqfTWrQMk2O22iKrzWn6vEFzVk1hb439 OIBMC56tolvmHljXbVryaoVaD4tLVVyXinH9JOHUGqxV363dGXKPOAHNw5KZa9Xky+2KGK08ndq2 jyXFGMKHEGh0XHTUnLncrpMX2aPTll68ag9b4LJeSDWxriuP+wOaksgFIZFwlkm0RI/vC4sXJcE4 z9nVcSLJhOXrqgkOok4desfdViiVcmTEOz1UcqNtHcfK5+1D25/blUShfO183e8zwwZAVsGJY/Ub qSQFLjwqjYa0xhIc1TWKh4DjPAuxeNy1sX1eiHnj8/LBz/s3566Q7iMdnOnEB8/j8VABvA9c1sUc WQmpje+vb9y6aLvl+pQFjwd2VE0DozZ9+6IqBhcECZ2bi3TnWOzAfHWSafs+As9Wa98HzTwjcp3y GHXGDS2lm9G+A1xRSmNdxWK4V/Ns98n5bBPEWwlBubfjQtXipb6MmtLMAFMpTib69HTmGYRm5AkN V5PqrMUOQ2fjAewwihP+MQqhcZjqr09ELtTqzUV1AssLpPz9cpidwkuO02uGvf6eN7KTRuCsq5/f bxQgr5laI6NM2auqjdVfe9N7a1U9ZqHame60lvj6zgQPl8tqCgum7fcaAmcpalwphfzIXOKF/LsD K8bIGiOff/zB520F7+k4nHTO1En3B8fxsDYiTB3ZeGFeyUi/v0DPtiNMoOtzWZTfgB+q5RothPqJ B79zBDqJbCZJaDZ4D1OS8ASsNs7jUMG2gyDQ1wU8XMLKammRT2BAMPWADt3VWTG2rdUOhzLz6p/B YM2G0zJhBU6ESOEgs60rNWeKiLInl2U6Xqa0yQckOfyyASpbWi83uj3Mi1+IPhJWlfRctwutdbbL NkQplFK5lUhdK6ssiBeaE3qqSBDSnvSA8QIBvIALTkHAqpdBFqGkqhrMi6feBYkHsm1I7Xx+3vjb 3/9O8J6SMz9//QPMEPEq32it0aXT107Mka+f3zTD9WERIdIhslJFNZWskHojdP0cxCVwu15Zl8D3 tx7+pZZJgXIiXD6vhHvksqlS4agHLTbELiqPV1G9VMgQvSLvvJaIqorIBbcu3M8HHkdcIh2HdMcJ rC9LyaHpHKFm1+uFlLRDUtIWMznTe6Uw6ZxegcbHkc004gx/qLbHEbqmhUK3YkEv9Zwf6mHvz4gc rQyfIW7qcir2eVVe6EAOtnixjKtjqi5aa1M+V0p9UbQ0k0jxMnusMzf9OUsU+7pods8y7dJqRTWX 4ZuN+mkeGcXDWECNxc5IoVWmhRYl2+bfnukngLxamJ5n34/ZHZyn/no1udkgVGlBppSy8zw4z0ZK IOjSbt+bjV/qNIikWlXbbId6XAJ119lnfU3PFBGunz/48XHjFle0+y20mvER4iXS+0Lrh1mh/nlI 2HjRX1MkdQs32vjRirxv6J+2r/ay5QvTTaCi1/DSRnTbdIodmgHnNELjfj+eKDVEt9EC0dlCJAZ7 08WCqlS7qpo+/b1SVGzbmref16jUvSs01Tb+w70yrGDq6ulU1wjd0XEs2wYi6qd+oRi11iYb0Huh 02iiHumSKuvF49YIWaud7jtSAR/4iBH59OyPXXWAPhFuKzLnSI3j2HmUk2M/9OB0YsvaMbw0wUfV w7P3TqPik6dlBbrQF7qHH7cP/v4v/0L3nlwK//iP/6S3RgvGC5X3aOOPD4WqnOlUR8eYe2u8Ok4E J51SG9EHzpqVNr8pNT+XwhIWlnXRvO8Oj8djVk0fH5+EVWUjP3/9wonDB4+rnu4tHbR79rxzvV6p UumPRowrbfXk72TLjkAtieiiEqtsPodkQoMjqWtozLXHrFQLhTHrV/i21g2eWs9Jc3fOsW0q9t+2 Qa9SOpP30QqQYnHBzmaedYYWam666pBLeY32lRd3Tzadppt7hZwzj8eB9w/jf2rchhYKzzTIdV3e BPiDGaqHdZwa5yGhUv5onwvTUTA8ebRjJOEn8eg1IO61mBqV/yvBbLgcx2unRps29bUj3UCVDX0u Z3NW6dkzi95NZ+FxJK7Xj7m0HdxdZYd2m5Pqlr4Udde1WpURMSrsBqnoglZ+c/iFZXFcb45aHL/c g1YE6XYLSqWVivMReLwQSp6svaE3e3W/jBngsni7vdRqOFpykWfUQzOt4vCvDw7mQLmpiB07NJ2F xNVJ61Y4wUgmtFTC4PHd4XujxqDhXDHgQ8C5QAhi4toTkWBMRt18KiDhCS0pJVmloGL23hrST/ZH maLhZVns8Aq4JsiyIi8xso1OlkrMgo9epUJN2JYNWRylNq4s+jWbxrdGWQhXZRc2GutF++wYAjjR lr2DdKgeemukI3FmdTY9Hg9yyhbP8FRAuzXQxBFzpXsxSk7CeUeVSrP8GO8dN7/x5+efiHc8fv1i P3aa6QzrqQzSEaw1OpDxYNSe6Y4n3b53wqIjn9Nm2WcHjyeuRrQKgjSPWqob23oBOtfr1aoOjb2O qfOdfk2qehBPW4QtRCR7smTwkFPGNUcPnc1HahH4I9DOk3ZW4rZqVdsrrjmCwM8j4VulKTPCeKjL XPZ57zmOY8ryjiNNOY5e8tk21ZFlaVPvOA5hNXAUnFNx/LaFGcurrWmyhaUeJEo06lalylue1quZ 5FU6dBy7jQDCTPccB+fvMsPf3Xq16sJ2WEO1MGr2rGcToo8LIrwE5PUJ3NGDjLkMUri5amJzPk1i 9QwUHG34GKUMc8ET+SgWNDeQk2nmwCvuLrGu21T0jDNqLLy0yKpzZzL0sa2NwLhKK4XWO2drROc4 SlFGrsm39nSw+kh8WYKH3j3H4fFhxxcPrah/PXjdbtucT+c1TGybLnvcvA1G1fmad6MtKvNr9de8 xH92u60Xiwbu9K6wD9V/PvNLnIsTZqExrnEOjlvTiNF1tdzo7ulOB8LVBtPOe8OGydzoe3/hPA9i 9C+QAuWVHkezf4u29F060hukylcuSK0kq0a+vr7UWpgywQcCRR/c6mgYFei+E7wjSca7oNk/rRJa ZA2CXzR+WZzg3cISVXJ0psQa9MIoOVPjoj5qc/4cKeNK4ef9m/xIfKUvfPMTsPxbi0DPOr9KAu5s 5JYpDiQX3daKowdYQ+SPv/1JXCP3X7+47ztdGi4IrjlqVzgzohyEkUcz5WZFKKmYBtEwfrlNhqN4 HdhJHAxYwTWmgD8kRwsZCe9JmfSmDAATZk9XTNHcJHyDJATnqb6yrRuhB2opdA9rCZRF2++xtIgh crtelenpAjUXqgoyOPaD4zioIlzX1WJpmUtP7zv7rhHFte4vbWPlPJ+RJ6/Ouqe8x3EcxyT5j1zz 88wTpDzgyBqn0c1mqf+rM9gwITi/26VzPq2g0BZ7WVRMrwd5/yc+djcr3NeQtkFnGnle4wB+Nas8 ZYVtSvpUcTPGOpsteLtR0J5t/Dgrxv8fG/6R/+5cIcaLFWLNwCl9SpKUw9Esjyy8sX9//fo58X5K bmL+HAo6f3CWSskVrOoVINTCmStnPWlHRrqnve3aDYbca1HVktvJ5phI+wJy4lAPrhHErGSOxu88 58H5GnGrLTkzB0kP64z3uoVLabfYDf2+IQzMlAI9RIq1I5nWwswIGnHAKoavM0NmAGtFND/pOA9q q7owMGuctEa2eFPvm0FAMuGlfY4xcJ7PvOsBI9DSCWrOHOnE10ZKhVMyK5bJcxyUWtWXnhOX7apR vE0/dHGLxODxLeihUzvLuqgbKIhuvJ3Di+C8J6yBchZ6qZypkGqh9Uo7d6I3XmItHAUomTOf0AU5 O5X0T8GyCLQC0huldZoUxHdcatQshBvUUw/7H3/8wXpdKamQSwEPfRfcGkhy4rBBfhYqT9uiF0/N lf04lBtatdpalxWJwpI72WnekbdW02kwkdoNnWEDnaf0hq+NzEnJwroorV5EoD9tgJnMIhGxz15p iYZXsT9ZiUwoyCT6QKgC10hH+Pj4MAkK0DQaogk6AxZ1/CxhRbrO0msuXG4rrkNvZdLXFd8os73X 2I8+7YGDJj90juMwHZKaQQ9T/uyT6q4QknXOKVtN5Ca0qjrjy+Vq2/q/Hoi6tBpZXYP4hEGPn9Xq azT1OBCfEqU2l0B6GPa5lX+9FHQc1S2N4fXZj1YpZqtq16mRHZXm7yYS7TKGi8kRrZBwLryI4PNL dpG86GqfcBF9P4pdviqr2vfDDv5MaYWUKlISYd1oOeF6V097bfjFs6WFfBP6P7GHh9oq7TwgBPbS lCISncIJjNL+OO4vbUE0oKqbJJPRqo/bc2g8a032pg0c/oPei73QzNt3pOyN7GgdSnuDGCcbXosN gAXvi4ViYXRsrXpi1IN4WZe32I2SM0twOAK1MOc2OkcNk44zNo7btuK9ckIf97uRh3aO+072Sk8/ UsG1TgvmhgrQszI7nRO+v39NAfB5nnq4iMN5fdWWuOC8R4LQcqZ6XTgtTnjkxnnuHLnCWXmkx5Rr dOlE4rwDxQTntXUIQpNOb/xVAmKhcbVVHBnXhOK7YurWjqRKaBvZHazLyo8fP8hJyVDJBvpCIXmd a7mugV30Qrg4ejWFRXAc6dCtsfManTH4o6lzSidunno2vHhS83SBmDQ/u3fR0ay3KIRU6T7go8eV RqrqLHAxTEmXE/0MfX19KS/0etWYjktAgrCwQIRAUK2j84QYWU1UPuNcWrVG1/KhDNBd7jvL4mBd qV3f/7MLi48z8vn3REm1ccYZsa0VVZ+ymVeboiYbPMPNlIxUrRsbwWr673ukRKuZ6Dc7jBUcruOj +Hag6bz18sKI6BNi/Ff9anuDEL8mPiiZfrXlWEZk5TzVbTUuC8VZNrxXAv/1Gk3ylO3CuNBaso36 aUunMLvQ13/PSB7VMEe1m9aaqfVueu9uGWHdFDfDSKBxzq+XyBj3qKvLGeinkY6Dsxc4O+660Utj cZG9FRywbhvneejoqT9tpW8zT0E4UqZ5FTV48bTckX5ylsJpvlMMtaWxusHmhc8bahyczw3a4Gee 1noMj/cIalMz/0Drj/ZeN3je5hTnvL30UB1uIibkYN9PliVMQMMYnj9lJgXnG1U2pClEQdt9b0P5 Mm9YbYUG6aWT0p1cE4/jQToTOWWOnPBmOW1bJx2VGITz6yA6T23Z8mJUFxhinKLuMfuqXdtXbxEI +Sj46CimsHHiOH6dlFrY8wnS5xjAe89ZT9bLOrWjOEdvdlM7lZh16b8xDDMhe/pSaDnQpOCzQ0JX ov3NtLrhwm27GdFdq7CRJuyXSDs6pWaLydZIg1q0elRAMay3hct5VWq8tXmyaChcr42alNx90thq oKyNRjNijeANdCLZ4bwjtkCrifMqLCnq58nxhkZ7PB7TRTJb0dY11ymYPM4J0fJvRpuoYYcGrY4r 6cyIZYRTOqFH+to4c+ESoVP53mH7WOcC4gnk6HMOp4VAnHSwnJuBKspckmzbxTSG2RYw3jowNaNo AaGf1eO4k0ulnMpGEAMuC89FynHUt4z71Zixz+tzRHKM8dkTHPwU68vbATrUIYMcVUow3Wux8QEz u0skk7NeP+cpxjktFjeiVKOU8iStaeCjexHINwt2i1Z5P2VJukxThcOY3Y48pTGmGD//axT6mMe/ Lqlaa5w5gQR8bETpuHWht8ImC/lM9qyus1PIKU/Vx7PyrI0mjWpzjXIeFvq+UMq3HVjerFABkWo6 KjeTDocbYvzeaAW0lfFmRzunuH3cQHoT9pkMqFBkHe5qYFNnWUbYVLTvc9ptB70H1pUXonuxJD1n oI+F47jbDfdMQNQ3S/2xY3YztoL7vtNb40wP45Nm9mNXxNciLM2RhmVrh7B0pHfEdbrTrJ1mG/p1 WdhiVGCHPVROhKNWKIWGUPJJk87x2JEBUEC3zqkkEFj8orrP1VNyobSCZJkUmhE94ZvjtM1ia43a QWpTedLiQLypCmSi0XxA9Zwi+Aa3P65cP66cZ+JIKnIXJ+NUx0kFL3RjNjb7+6ETl4WeGx/bDfen J+6RWruScDLEpZOcIARiF1Lr1A1ootrMai2XAWpcE1oQqpyIX+h7hauOT3rxilI8hb7p1x3HwbIu T1/zI+EujrQn1rg+nVJG8RkzvWVZdVHjGssaOe95Hh4j3UCisO9J4cbXwLZElhAU2eeiKiVK4XK5 vuQWZVIa23P3ks4abBbaOY5q6o7+4l7KJprvluN+6AGbn4i6tO8k4Ng2Fkk0AYeblfdrAumTvfu8 THWf8JQhvRKQXi/6v8oOR/UVLaixmJqmW+RIModgo5REjM/Mdl3elBk/PLSqqmXFDCViG/VBZVPO RmurLXmSRQxHWyprx6gVfp95WKP9v1yuxg99sg2cCOvtg7IfEECCKFHJBTWWxE62n2tS1hbBH/5N dhVElCHJ6s13Owa/u80LAq0J63qx6rBqRRXCi5tISSreL6R0vgjBLybryfamab2hA2Nn4Vfjxo7m 41X/rtqu3Mw6UVG9zlUUPJJtq+/Mrlbt1u4vm8Nx8GerZNtLKmQzbWeY20uN9G3cc6aknf3rQRUo ZyaGyJ5PfBOtknC4zdHOSiuiDM0WcDTiZUNao4XA9eNj5umMg26z8LL7cfD99TV1n+OWTDmxxEUj KNaV2iq5ZFpvVK+e9uNx4IN/axP1ti0KSa4BesFFj1TVp3UntKx6znXZqGejtowQkVbh5rndrrjg qKdeZCEZxabq5lecIE2td2MBl1Nm2VZqyvhLIAv8+PgBInx/fbGsK8UnGhAOR/GQQmYJC60LPsMZ KttNKElL3XY2ZG2Us9JrI0b1uddaaBkNGwRdwHWN0OgdrSyd6EFy8/jsaaLCeB88NNO5muhdW9tN x0JZv95dLhxGo292UTrnWBfNzLmuG0uMM1N+WTaWJcwqrZTdoNQDDqyytlH9DGSd5vAocnFchKNj G4SlUlRfPIyBpTVazjhLK5X7N81FsjSWbeX2wox4lQQ+ZUmv6Dk3DRyja3wVrv++hNKFcJv5X8Ma Omy171lB1UhP0fYXfgrtR9jiwP8pdLraAegmnlAvDl0I67Y+245ELKY42OvVZnrCs62WmbAZY5z6 VxHhOA9C7/Tg8CwgYQi29MJBPzMpZXLNlK4sz/fXEkI6FaqqcGD34g4K3G5/ELy+2aWeHEcmBDcl HE/HULBbo705jIaW6kld6bbsESDb70V6P184hc+AJ71VxGJfywvmajAE+wx0GwAFrZSxG/wwt4a3 sl8P05Q0j2hdo10QWCBbRWiU45tSNDgu9YMogSoVd1Rwgb6CT2ZiaYK/eOgFfKNXp2L5dWOJWmH8 +PFjXijbtvH19cXX40FOaXJA931XFF3vXJcrpRdcdHw/vmelcu4nIQZKLUZsam+e+lFVgc4+vXeU WnSzXzqhFKIPlFb15wFa9wgqnfr444Ntu5ByItcM0gnbYm2dfTa8N8dKYpUAHuK60M5EDp2YOn6p pHZyWRba7UY6T3IXSu2wXH2yAAAgAElEQVQsF8dSHQ5HykAo9Cv4E8pdHWW9VghO19qu4xs4A1a0 qgYOaiMhyi9tCm24LJuSpaKjnEWF+fmgUvHNc+aTsAQ44dquU3P7ypH1RhfvAiXposy3Ri6dy7Lw +eMTzKU1Fi29Vx6Pb46jTRBOjAshbDa3rKYpXCwEsJhCQd5cZ8oz1VmyLkgXatERTCoH5VQ97nPB pd8v18TmI9RKDoVVLm8UpFF9jsNEn6Nn6uWrh/2dbPYEeTwPTutQS7Z/Jy+WaSY9f1hOx1J54CgH Q3QI/sfyRxc/3gqrYQw4bddRbfmmVtTLVZ112j3kmerwyipVzXayg9W/XCbgxFNo9AZh9YhRsS6X SEqZo+20LlQnuO6oj0pOWQ0grzPPJiN/xdmLCdfrhXW5sl0dXVZCqJTzgsjXy7C7v0iH3KStjxtM t2JYNMYydWC6MQ9GWqnTCqYCXKHWMLdnKqovqPtvCOjjtFZCRCRR64Fzq/19i7UEQ9LEi0VMIw/0 Q1xtPOBNf6qZzynpTCmdhx7EtVA7mIycJTpI4NaAJJDVkgOPiF88sjpwcLl6luVmAl4V9J7nyf7Y Oc6TX79+0mtj3zVrPoZFKybvKK7Qj67sTvoUCjvvnmkk8q7te6sSOlTf6I8OvtN1eQ21U3qm42il ImuA3OkR/vj8k2tQMnwbHMxUOUjPiOLoyVTc2czt1Fgk0lzBLatGBBdoXZdBOPjx+cl/pMQSI0tU Xay4Sm1izhfd9EdRUHN3QvdC7ZW+B4LznFH5BHQdieTW8MHhvzv95qb7RUSISyR9WxUeKiXrAVhb VbrSqcDo7+9v1ttK+2rkTau+6/WqvuvWaNK5SdAFghcuXcX4iOhCUdy0fqaU+P4+OM/DqqnG7fbJ tmnLr4mYuth8xlo/nTU6Z69msXyOvqaapQvNbXR2XOv0l7le16kH3xRiC8jR+Pf0iz9vFzvAw1/g 4QrTX+xQ4iV8MdH7oh2GuDcr5LBOjyA5rayLLVp/lzwphS2Ed/OMfnDbzF7XDbm3KjPO5dGIG1HM nNg4znO5RJYFbtcP02kfduhGtm3lPO9qhmjVFDsymbva6aaprMm52xhYa3r9u9epFW9Grm/eEbdF l6C/8zyLc6h3/jJhyMtyZVmjJSXqG6QvSnjJcmfGtYqsf7mtximvyXxDhuQtbrVTymmV44gMHS9Y twiCoeVq9gLowalwkvbC9FSiS86VEDrq52/WHo2hfrCNvUbBtlaI0Rl8RMXtKeXp4y91zLoKXZhE 67CYCN8JtYGL5vcoglsVoLG5gF8vxOXK7XqdnvbjUL3g189f/Mf3T3qr5FIVi5Yry3rh7IcCig8F FquC52Up5+yS+281zmpVjMXRJdBCZ10WagGHp4ZGQGi5QVANrDuFGtRJtl6vtKSJhNI6uRX85skl 48RTU1ata1y0Ko2BbV1JyemGOitmryfHt3vwcfuBF6Uw7fuulV4H5wWXwUdPLY3gxFJFxQp4B0uh BZ2v+uZxxlP0OFr34DpsQljB7w3ETceX98r+dLtDutBL1zl0qNSjqgpAhHpUylKQrtrV8zxn23qN KxI6lxps1ot1Y1e8E27LBeKTXD6erBAWSkmktNN75Xq9WXWlmU5adSmEWz973ojwbs7/fxfAO4FV Ol+t2NARBcGs2gVI73i/cnMdFwWx0DddTrkX/aPYPFI1o8syZEIDaxeIMVgi6HOTPi4I/TucgUXy SyX5PDjXNXC9fkzH0LIsRgdzE3iiWuqASLKl52Kvy2vszyiQqs3pnWWPXQiiistHqbhJdBPz1p/m 0kpW3T95uoOYtu871Zi2rRSWbTPpZbHnS/C9E3rn20IQXylb8/C8YC9a0HlDx+F6giaU7ulHIzh9 c4U+7Y0D3x9MxDwyj36XOmzbM7pVQ7IGYHWdZn2lszzfgOFC0JbGmbZMD7N1DTbnjNR6mv60mqNh NRtcsEPa2RtRZrKhSJ0Z8aOF0u+jD01umZorNVe27aKRF04rvhGbsK4rtagCAQPyhjWoy8gHbttK CCs+LJSiAWvf39/c73d+/vpJ6J4eV+iFXit9bbRe6WfntPjks5wDmaIC7yEHsZY9SKDTJnVBeRQd XwMlVCiZ6FTL6KTT6HgHJI8T6E6Q7PBXz7Ys3PwN16GiGtCSK8tm1tCm7ctZlJyki76mF4PlwG/R 8ajqIsql4gr41GlLnxEURzrZmqdUQa66bFKLXUEcuN7x1v3IuVCdCvnbWAo2aBdHPBolCxIb9RR6 rESnr79UYbdMnxEaNzbtuWf81SNZq956qbjsSD1x8ZeJDdzWlZ4ThKCgHBkHw2azfU+8bTbXj1Zp 3uboyrk4F1KjVRibY42p6XaYqINO287yT5w/L2kAzuNDsOel49fn4mJdFq7XC2HVTKVoS64YN3su iyWKeuv6mm2roxUlgneeH7eFsP6d5epwXbuwlE7u98rtdjNUXrVD0P9FVxpCUPCwc6wectWo3m3b DEAsJnEUWwIFQug27xxM0wEfeuCccmO1Jc9Gt0/cu7r/6E9E3KgqB5XtVfg/ijkRXV4tYSHvCVnV 7TccZGM2OnCW9WVR9p4wMXietVLOhA+q//I4zlw58q4Z0uKo4nVZ0doU/iqmLv6TedvT3z62mb9T l5RwYweypMkxHDbNd8vZk+GnQuNqS6BzwgxU79Ve/l0D+YX68lsxdH+a4n29TetLy2LYqwbOq0Rm sh/tYzLIPIrqE+2FayCuUUXvN8+63JCgc8SfP/9BSiePx+P5mtjGv7RGdo32SPioD3btlWZVn1ut 4js1cM3HTjp1/uWap0un+cJ8tZyjFwgVZAlKRRoDdKtgRScdIB5p4C467/n7v/xJ/NyQ2vj56yAG h/eqwysp033nTEozkpc0xXFZjigFHzyEoEg6afSg1amIENbIj8sPzv/cwTVKVR+xvzhC1ouwLUJ3 6n/vpRHE4deoxoTgoYDkSraZdz88YQNJAa4qTSrdqoeOtv7SFRxdILYIDUovXK9XHvsDFx2C0KRx 7DtxWXjsO8F7LsuCMy3oMx6ic70uU0Pp/UJcIudxsCwnOSerHoc/vZu0DrMFa1a67he0E7peFRoz bMhDDypkSldThbRqXvnBYvBvAW3b9VONI+FVpldNLlRnVXueDz4/P4jx6USK1kFc/7zhvKfkTi2R 6CstRG63my0knQXaNaPOl7eDcwCJW6s0VjrFJFzJxlbpJRNK+Zu1iikLztmd6h4ivhHh9VAsFl0s L4Dmk1KadbD1L/E/r+wN5xxxWag5kXujirAGIZ0KyX4F9+z7TrZZ9Njgj/n4c9u+BIJVhyrhiLSe jNyyUIAQMq0HWj3eEgJfZ5xjpT++uXJFM62drOvne+qjzXxCyEaKHpzBIdoNM3FvsEOf2s9RbGnb McjxramDQP9eb3PXQs7HW8RGKXneLnoAyJtIdzAwl3Xhfr9zuV4ouU4N2uVyweEovZm3W9ssv610 F3GivuRUz5mj9CoAHgue4+uh7E+nFJeWOv2slE0XXpI6PqKWyCjUpumDLoJzjRwrrgfNZMIjpVKW Dlsg4HHdvb3eE7Y7l666mFouF9aPG6E19iNxuWhEye2y0XNG1khNldWvlFW3juMiHLNQsc3mZbtS 90yJFc/IgtcH628//iA/EvdPx9f9W4EcEnF7ol2gV3Ot3EEuGsrlRDjPgneellE5mDRaiWy90y4C zdnc3JwuNdOrtul4T3D2ZxxzaxoXdaEtYSXlxBY3jscBHtZa8WbxayIs3iNJ8W7qRlqo1bFtUdtb L0R3wYl2Vuc5qs+Gcws5FzsYn37rcSio/104T4hxtYPhtPm/xXPTkVwhqplgc451fc8B0nayzAP1 +T369MiPPcDlsk4OhBLv9XDycUVqoJwVcYlaCkfp5FLNT44tm5ItdQ4b1+X52i9LmMVPLumt5R/L MU2k6KxrZFmCAUWey7RRCYcQp3tIWQubjSF2nFtnQmlK3kw7T8H/sN0OnedmyQfaeTbu9286nZzr 5PEme49HxPQ4iEMIb2aX1xly2JsjhmC3qjLwShmUai3TUxJq3S1CtZhPdOjE+jxIn8TnbjMXDYVT 3p9MWIBWYaP0H1R4mbguLaEF5xabb652SIWJ4HLOc54N57LFGwyN52rAjmxbzpN9VxqMRgnrDapv Yn1zVcyNpEXDxhiR1umxs4hHvJuC223diFEILpKdYwmOuASk67b4TInDZnDjYkq2XQ8hIF50o931 ta6u4qIO8EPp0B3FORYv5AKS9eHsopCRsEeSZJ3FBY3l9az40+viJozGr0EzYK/dwOI9bhVWNn7c blzWKy1XWleS+u1208PDOVYfyS4TWlBqfMvELU6Nr4goeMNtSnDaPL00pDsSCd89l3DR6m3biOfK etnYf/1iLzvidO7Zm+BDJXws1FygCoecWtznQA8J1wJSPBIzzUdqE9boyKf++ZbbWz5WrRnfImyK mwOdV48Dn02ovlIOXcblpdO+77jrwuY0iC5/feEuF3yMfH19cbvd2HcxNwvI9oF4z+32QSmJddUD UBMrk/nF26S1q875nMqQ3j0h6HOinRfEqHEz5XFoZnn0FHSk0Xqww/C5LHyNsxmV2tD6DvK7Xv4j UE6m3x0MyZgSX63g/IKIglFKTbR5DjCF/iOraHSB3rc5gkgpmQ17WD+TIeqeOWdDoaMH6iiqvNHw CyE8lzyvmlB9XzdSOuZr5dzw/zsul2hjucsECn18fHC73Uxx8GSSeh943B+U2olRTLwvk106fP4D SD6ylt6kShuneq2RGeOpJ3FGZDfJULPbp03vqAJYK7UuE+X/HulZZwui23wVrevt8tSMhVAoxdsW 3tniBkQUsBCCN28uOJdpTV5888WAxgpH1vlJ4jhG5Ghj33UoPQ7KkcnUWrV2s5iAORO8JxtrUGq1 2ILAxUVkew7wr9erWvw2z2W9sg0uppV43+dJ2vcpNB7g1kEkv9/vliopdFcoreIS5KAHXVuFmDu9 dEpQXWkoUM2p4l3glFMtkWtASkXWjeA8rRQqVeeZzVGj7laQjhcHLuAXuLkP1m3V3B46eJmc0FFZ 1taoe4LQOWtSVJxf8NFPV0qMkYTqtrZtUwmU6OJn5YKrOv64fXywOsd1u+Ddl+onD8dj33E+4JZK r5FMQwI0V/HZ0yv40OhHwF095ALeIVkIF09LHTES16vPOsbAkiPlBiFXuoDbZFpXBehZSTps0KUT HnCWSsyFozb65rjIwvfjgVs8H9uNx/2BOHg8ijE5PR8fG05G+sDOslwnET3nk+NQaZAeHBjSLZDS 3biwxYTyJzGOPPITWQ3N6GDxESeOUmFZuiW6nkax9/Oh1tjq7UWa5GZ8TmvZipYhzaq2gK04lzRR NhRaPaxwGTE8lfMsEwuYUjUX09BZGlOgjC19tcO0Uoo3Z1CxUZoupUrRynUodfb9MPjJSQiXabcc Kh6tBJ+ORZ0VY3ZtPxNt9ec7EIlmKR0aa0fOx3wWnXOEuIAc5FxnZPkYgzx10/UtFv3VwRYmQbmP 6tDN7ZVqHbFcZJnV37BQjihUVbY8bZH6Dby1BvnFZnVSSiCE024dobVoc5H2QpUebb0KjTXkST2z ag91c3Qw2nytHMU+IFrZ7rtG3abjQY0Q/ZXVOUKotCYcx/nGIu1AFOFjXXHrqi6c3sBGCMOlEKN+ kBkuFOd0O53VjZR7nxzLUY3f73eF+Q7sFp3UD/jWTX31OpeV3mino0alx/RTiTotGqqvC9LURhuX qDKkoL7zXipsnt5EDycnOKOa9w7de5w5iVhgu6nYW62vfW4TX+fTv8IDlxf8sXOUU6VCObNtG641 pUax0hbRbOsCbfEUSaScuG033bKfme1TIzQGOPrLeUrKVKv0yZ3YoWwOKR0fhNZ1vkrs1N4oAqsa 1emlULHc7azv05hXl1KVVJVVmlJFITM9Q1h0VJRbJfh1Mk+j4f+oUKn0x8nuFQdYazf3maILv5eN 66afMa1EN5xbDfSBzd4dIp513XTxSMe5zTbZX2Y4uZtYPpqrLhuU29gR0tjWyLLcTDOKabKzsR/a 9MKPKJxh2x1hgwrzblYB9klgr9VPuPJxNLzPL6OlbAeyCtOf8imdvY4Yk6H1VJNKnaDwITvSZ7lO nNzgoUK0qriTUrOdh5hh4DB+aACCjTG8HfROI1OiWGdbX/Ll61TQjF3GWDiVkmyE8mVFYp7z6YG+ 01lsmUXOQE4OGMmTqD+pSticwVHKYVIejISkm3h1ATXjDvbJ+NPTGLtx+qSz6xtUJuVEhfXVto6Z nP0kWQ/t51M8HCZ9PmdBJJFSN6Sd2AHaZ4WqMgx94XJ2c3b6/X3ncXzTayeXRsodF3ba9UrOfcKX VZMWp9A2xJXFPOpxXf8Cfc6l4IHUKqE0jl7omsGhbwadILplxFiX9/v9CX1GrV8kFYpLaApdlk7r jVWi2jZrRVKjuErLNvDOnRLV2SNBA9tKEXoUqia74XKjVxDnkajRyzEsBOeQ2nCXBbc6Pn98sm1X 1vUKNG63ZbYpr/T02+2mon6B2huttklQ2q4XfNRDtC9wHkrwudcHgudii5BtXTmOkxo8t97Yto3z 8cBfF7Z8oafO93HHraYt7A2/BbWgnonqGjWbsLobm7IVolfadxCPW4wjW1RjKqso6KN6monu5Wi0 WJGHw10Drmur6S1bqNSiMSM1EXuk5EbNJ3FZWESoNf//fJ3ZgiPHkWWP+RYBILOKRamnpf//uumZ bqkqE4jw1ebBPAJIUhrqQWStmUDA3ZZ7z+WBASRaqdw/fyKIVc/i+e33b/zlL3/ldrlOrWQ4yfBH t9R7ppRsVK5sjjkbgQ1y7rNCssLBYoYDztmi6rh8bZHZz/bTnDhPQvsxtkhppbVM7weQ2Hi1T8tm IwQ/cXp1LrCOkV2ZYXMyLwI9C4dayzm7t+24VYDH5/kJPQ9Th30c0pWcOWNJTERfT0AxLNP/X2eU yaG0GSepLYSEyI6qmyCgNKteXnilzy7RImIMBLTvPxnDzZ1HPl2Ihx31KJBet+tnQTeeS7rz8Kxh ZfSN3HUOZfMcbPvZSjBPeE9rAecKY5jP3G7KMTNW8tR+6nQUHYFynTEiMXZqNar1Mew9+ITmMpIv ZOnH43G2H0clalv1lZzvgMzBuU7rV5+5SkrOO7VmXDMBMd4Taz1xZq+508em+BCzP6VNy4SlPs7W obVGFwN5tGVQcqZ1Pdt13BR+TxX7GIP7552uE1k3FEal5wFu/pk6cFNp4F0ka7HWshqUOi3JoCS1 sq4zHnUMlrJQlwFqNjg/nM2No0NjJaiHDdxim3+NHkmBVYVLuHBZzFK4LHHmfN9orfDz58/TVbKu 60u2PScR6FxULHbR3DusAyRG8hCuOVLkoH6bsDyPSi+fpPhO3xS/JPTzkxhXy0q/eKg6D78pQ3EK qxKKw/lAG42YHH0YE7WNxiWtbDnb78kGPhYE6d7E+KpIxLSkrhtaL5j32nMsoZxFnzhn4n41v7M4 RxxCfjx4jMayXLnFRKEROuRhvNt7vvPP//7Jf/1X5G9//8Xf/vNvvL+/n12N94ZVO1xv9/s2uymb v1sRoqeVOMb1TICMMSBTw7pt+3THjbnE8NN+GF7GFfFkZJod1EZopchpdX5qUp8b7YPFaosXi/ke Y5ndo5Hnj+r2WX3Z+AD0Bcyj58FqQXWCSD+XlmaJPtI1j++vT85mm8FvF7wv1KqTFPVcKOWcz4gP i+SZgO28nwWW/Z06FT+v+Dw3i6bxJ43q66H5CmUewy77//P4IPrE63AyLLrTepodaDvjhg/Opd1W 64wT7sT4fc4FmDdjm3NGndlD/qzq7EbyE4Lq6F3IuU46UzhtXKVYSZ1SPH3zh+buNVWvd2VZ9vnw 3Cb8I75gqPT0sl7WlV0CWSu+CiHGU0r1+kLVWs8Dwh50s2od2UXeX9i2/VQC9FLotVEzliA5rBqk 9DNSVCQaaalkdt0Zj4428ySPAc4Pilp7iEAfQquFlAx/Zf50G6L2PR9OXepQUlzQZuLutht8BNFT 79ZpJCKUAasjirOlUVd8c8S3C7dv79zev/Hbjzfebm+s6xWnyq+Za/6aSeSc43a7fZGkGOnKTwiv cJuC+4hHe6a+raxz03n4xz1Qi1JcY1nskrkuC0UK99q46o26FkJVeuu0I8pFE2NpaBNc8Ljk0Hu3 1kgGfTSSd4wOPUwHiwSkNDSC+g7dEzpwcbhm75m2Sl8cWh1pBRm2pd7z/sxRF8HFiOvYtrt2Pn59 4KJjDSsheVrvvIUbvBsyrlUb0RzAjJTSjEdpZ9yMkef/aCnsM7U1zG7KZo7eOz4+Psllp/fKtuXJ ZahzTpfPv+NoUZ8kImupDRZsy53DJm0LWj3n/yI6M+mZn4HlPHgsPnmc4XnH13wcxE/C/YGxG2cx 9EwRlZMIX6ufdt8+vw4xFm8cs53eKCWQ0jhxk2PUM/yu1n5u4W1pnOcuZsxu+XmIl/KJSJqjDjmj Sl69+HGeDc/vy3+RYakq6/VCveev9kyv/kvpf+C0np7fAxYcSOnC5ZLOOF2jhAu1unm4uPMvt2Gx zK07qB56xzYdABnF0ccgnFKn8SXl0L3MDe3n7AU38e/xQjGrXiXndh6AIXkWFFeUmjzxpJHbA/3K MjwOhVdd6hiDWjIK1D4om9kqe++Gpiqd0ipBoUg3Z4xzdqBODFvejZhkobGFIYb1V5EJGujnRtE5 aC+Q2Fd2oHN2AC7e0+ogXTxSPbdrMuiws4WbqDexvSpEnbNO43telohPgdv7jR8/fuevf/kLv//+ O4gFafX6oLZ6zolOAXZMpxnAnFtyfmgsckFmNSCmUPCeKEqViLhyXigqgusdN7eraUn4b99tPhcj v/75C98Dww1GVNzoRovHYCSFQShi1XsIjFYIPpDVXGhU8937GiAIbWlQHe6IAfGdXhWtFpznhwGZ Y+kUGab3HA4vztijqvQGyQndDdiUGiutdKQKzTfcLiyXFXXKt9++IVW5XC/29U6U433fcaq83a6k ZSWlK96XP/E/7SIv3G7LbJNtaZHzsDiNrtw/HhZSJ7bYbe3xfG4xHqrM7u1YIvU5w0vJz2dpOfOX oM6FzjjhPbCckJOTIasr9/v2Zen65Fro2ananJRJLzsidGTChSwT6jDE2EHdJwM0zGfVzYNeZtX+ 5Oz2vp84S+fkNLYcbbpVo+7lwOacVa6rUkqmTk5u751WCvmY3b+QpA5J0lHJn1SpfRBDQF5nnjRA CqoLyxK+5BC98v0sNEsm8cTArjaveWorx4gTGCDTcqkn7aQUnTInpbZCG4XFrey9cV2Ws0w+qs6n duwZmnYg7bw3p8Ez3bLPVtuR0no+XN57SJ7VORBL3TsejKPFOQ6pY2F1vOilFErOlNbItTJqoXfT bR7RCeedvHeqtqe230FIyaIodNBp5L3joqAdnApj2tWs9TGrnp+0H5mr+1Gf8g4fAwGzmVLMLVRa w3dH8IkmxYLuhjdW58TYOcDdEmm9cbmt/Od//if/8df/YEmJsj8oMzrFfNQ20I8xsiwr0Xu8c3SE 3NrZFnk/4068AVtCsLx2UbsANNqFsFwu9Jyp0/am3iNe8NEqrMtlJS0F523Ble8PHsU89NSOjme7 F1dHQ4lD2bXhl2AKDG1oNxAKOmDBmKo4kvfgBlqVTCd0o+cQFXJnFBhrgKxoHbirgBtEnrrnOpGL nUbN9ny22hhiCyq922ckrdPSKErZN7PpziwcHwL//Lzzm7hnbg/yRfbyXNqucyQWzw91KR+0LgaF aY2hVqxYvtGwgLzoeAsXGx0500nWagF8tVfqVrmkt3M2akVHmBQyNzvOOGVCx6yvTbhxns6m8QeX jZwQIfvxY99xLJD9+bky00UHXvWcTLegmwvkRkrreem/slJtRhrnPPVrZWjA9X/tWB5Dud+3Z8Ws jT0/dxPHFv34uw4p5SuPwi54u8zcK5LuHj1e4hej1TELPFl2L19ZKceJfGQQHSX7/OBPMKrFlLZp yM9zDiFnyNVAGP1Od46NzrJcLIM8Z7t9gBj8KS042IK2WMpzsWFhUHZ7PXPfj3GAuUHWE4NlYlt/ Rh/YuKCe2+VDB3qAOB6Ph30PqtwfG7WW84A9EFetNfwtwG5AjuN1zP94WDXQqx1iCjSHVyMAjWb6 O/vQ25vfaz9dH/oyxHbO0auS1ym+TomiHRkQ1kCn4tUztkq4JhqR0ZUYPCF43q/fCD7yH3/5D/7y 43dUlV8fv9j3JwTXrLTWMq7r2+misTyidr4uMS5TK/jqYnFcVouDyIvJRaRVvMAWPMtM2VRnW/BV zGxghHLBue+UUmm9ExmEAjkExm7PEU3R0vFXg5DEPeCrkN1gdON+2mZeLRakGYg305A+bHHknZFy RsZVTw/m929FcaL4ZCFuTgMkxelg1PFljjj6oEc70PMjs6bI3jf81VPuBUmeuHtiWNDgwfuTzZrw fOgHuWbWtLBlw5313hG1YL8w4yYul5WU1tkmbywpsqVK0oWGQ0olJf+latXS+cx3RvTExS6EpoM+ lLI/jFnKA+TC9fps32s1tq4dTjrnlMdm2xPjldYerOtCKftZFcIghE6tX5MlTKc5L7y4nImfNgq4 TBegTq6FHYylVEKwxdThYz+KuGM8dLksxHiZXIBKzp9zCbT/24PzCKbb9+0ch/RuxH07gxshRhvj zGLN/jw5gw2P0YqiUw//IpK/CPgQ5uaLE1D6egof8iPnmNo0KEVOT6qZ8Y/o02Og6190Ug7VQvCO +8Ngy06Eatcf4iKt2yIkpcSjbizOs8828Tg4jwPruEWerYaeZOycD2FyYlks6kLnbQVKmBEhxzz1 qGj3baPUSumVsj2ZpLVW7o+dMbNojqH5K0pM7x2q0kKnTYCFSGcEk9fg7LUSHQQN7ChOHckFsjSL AJ4zJLNT2trpIJHW6tcAACAASURBVAUdYW4yOsElA3YMh5NAkw5d6NLxVzuM/QwmCymyrCuX5cL3 377x/v6dPRe27cH9vqPaZojYYRqw4bgdopyb3X/84x/kbNbDlJanr28Sy4/2LiXPMhZTQqyJ+92W fnXb53sNaU3n/Nh+r3C5ON7f3093xzblYSkla+N3YFVGa6acSZ4y7HXzQWE31CCiU8rl0KUydsfq LKy+1c7qB3RPU0fww/B1zsYsfSjBB3RvVGm07vAznbO1ZiL+pPQxifkIJc+N872aznOvDBdoqdLS jFkRIcXIPgqt7oSSCOMn6gWGJQTEECit8RbiaSQ5LqeDw/A+HLtY1d8ks/d6zjaHbTnpAj5b5lQN hRVlb6bcCK5Dsq324zEm9cjNFvsA7Bw/xqnTtIIjzgC5dWbTL3jf5md8zOWXe1HojAkx91Nu2OeB ecwTzVVl89LDZONfRoTPHDTvPe/v388KWRignvsWeDw+TpXOn2JnXgTvy7Ken3fvF0IoaK7k0U29 E+JpJz867qP7POegQ3ApUl7tmSm4CXW1jKFX8IcqX/KibXjLuak6HAw23+RU8Ncq5Lydg3Dz1VY+ N4uzUFX2+c3EZAmQodnyo2YbiN/peOl0F3ibUpIYLE3ycPmE4PFO2PbCXneTrLiDjO3N6TDsIBoI Cdu65ulZtwOh0lsjj0bb7KYZYqL3nDN5zwQZFkHa+eKSeOa+wFCLJRAxi2FflLJVQgqW5pmtOn6Q kSoQhPvYcTxtlA7/BEI4wUWL+VhkAdeheQgDCdEkSa6hzRO9bboNXmLvXZoBZClG1uvK27uBe+/3 O/f7p8ml5kOyLMt5Of348eP09u67AU2Oy2pZVrN1SqC4RhvuzPCxfBuhjwbOJEOK6VI3HPEaCUNI aeVys9b0GeFrlWhvbc7uftKqgUOqVoNPO4+ovTdqWFX83dFcpYdA8IoWCE2ol0HLEKNjU6s0xQld zMnlh+Krtc49DiNYdeNialC8BDgBE7Z9RqFLQNTcZWcukxZ6E1zMVC/oXrjFG/f73ezO3rM9HjaX nB9yCQFRSOvCUCsafEpWdHQ3Qb9xwsX3GSH8ixDg837HBYfU8EXAfQj/u2D626rsqnQnJOfYskmu Kgdn80g77TM8jll1Wvt+Vlxz+2zgnECMh27Sv2zcn1ZQ02HH6YE/Ypj9pL0fQBI/nUFhjh+OLgZC cC8uHzHgSRCGWrx2awNGOR1L8m/KzmO/cRRbrzI8VFEvNAIHXZhZKB3F0cG1OEaWZUCdJKant33O dkxDKcBlygX89KT22YrPwC+OhYrpL40/CNu2v0gTmOJfzvYAoOVGb0aiPw6gx8ed2/VG126cRmCv zd7w0RA6uQs1bqiLxHM8cHjaxWIpEOIwOY792Q5xymUO37cZ05GLpQ7mfafMWerW9xm21mh1UDRb FMc9I+vUCXpBy0BiOKuto8QnTo1ZUcRBdg2aIurpZVj1GezD5sQ94bMDNKopugSGa0wGHjpAiyAK Ixq6zg37cdc7jYDrDd8GVQRXK8EtNjsQB0vkKoH3t3d+/PjBsizc75/c77YYQoUOXEOg1Eqc+fOP x8bj8cnn5wf73k7Kvs2hhRgxDapEgnCqJfR0MQmjQ5pxz9v9wff3G4hxJEOIM5bBnSRz7zsiC+/v jqqNbdtotRFiYJSBWxytNoPTXjxyr2j0xgEgEYMguyIL1KhQ7XVTVZYRcVOaNJzYPFWtUnfBESTQ q1X2tVYCfi71Br4pujqkKCwNvTvGWindE116IaJj2tqBodIm5OOY4R/Lm5Sixbkw0K6U3S6G9bpy 9Z68bdy9n7IfA4/EuLCuArzRe2FJl6lIsb3A9Xo9wTOnc2pi6hTw3Wy2bkmM1o0UJWPuLg5VjZ5g HhGLz7G0yTDHYjJVNG2iIh3O5ZMBfOwiLB8sTPRkn224PzWbhwzqGVJnDkNrtuKp0jlkVMYsEHPN DahtmwvncKoWrtcLn59HasT4wiF9tRAfB+LZDffOAta2f2FAyBea/jkDjY44lPCq83xCPg79ZZlz h0BKxzLGYj5L+Zyt+ZhDXiilzRnhkbtSZrvJn9LmlmQRquu6nnzHkFaKVBa3UEth+ICMRh7W5inC r/KJv3hEG7drwI+A4J6xwF0RFfYIl/kXXy4XbtcbQyu1OTyD2gw6e3980lWpW6HXzGN0qJXa7OE4 YMBjqM3bMqCVtK528x9vvjra6JR9Y8z61mG8xVY74geJYL7xZTITx0DnxlEQNCtDxjnXFMwrLllw wcGk5SM2L3VO6NmB7DjvGVgrL1go3+G28Lvy29++c3274py3FMxiOd65FMLMu/nsncvcMh6XgqHI nq3QoVA4JGPDWZt4bNkPqrrzHo9wuUBuFe+s9U3Jz7AwnTKd/Zkoik69n21pb+sb9c22tK1WWrXl UO02qmDAuHkkd9xwcIX2aW2hDwY7Dh7CKux5EARyrxZW1zpoQHsnLpG6dxpTcO4cMUS0dVQatTTE BXppeBFahRgqvSqeTg1G9ZeZuUPXmcwpZ7TH61jIojca3Q+LMdUBwWKmH/fH2QXUWvm433Ex8pYS 79++vSxRbca/LIkxCiL2ntze3mx7vO/0SdHquRucWyx0L3klXtLMlQ+05lhXN8XtOnFxppg5jC6t 5VOEbtSjdUoX29lx2WKq4X0hpXfLgvLMP9PcQEaT0rkHORJ2w6Q9HQGPMlUwesocx4B9/2SEBZVD vO/P791spZ7b7Wa/brg5Yhjn635UzseS90xeCAEtxQqjF/oSqnMOOqaX3eF95+O/PwjO2a8/HUYI 2huPrU1fe3+BCDOdRDrnGeZ0COEAahzczcL1esH7jvdv85uTKR/KZ3nd1CQU27bZB0eNmKxFGHHQ vTK0IV249w3ZukXXOuUWbiyjUp2n+MEtuXM5I94Tp+/+sq58+/aNt7c3K717Qkeh98a2Ffb9F5+P DcUydRiB/njwed8t8sF7Sq0G17h62j+3kzY9csaLQY9zKZZnpJ3SG9I98aLU3E87JwptdCRNC6hz NrNjoum8Qre0TIezfKJhoFuJYn5rSTjr52jB4WZCpc+OEQZusZvTB0+UiCC8fXvn++3GNd14f/uG 6mDfbY6bczbAMgqqRJFzEG4auzrdYG46yuyhtirENHxh3sqvLdOyLMQQKc1meInlzGXqXae9150g 6oOfYDHVBtROaeF2g1oLrVQ+WiEkW8rFSyR/WJsf1FOdgh+MrCQcfR1IGQTfKR0kK6Ep2Q10WEpo bw43OksIlD5zxoenhemN752uDYcjxURumUCiR2HUxq6DldUKDYT6yKgLuOBwfeAVdLWW/JixhRCm XXRmn6dEfRSCC2SXERw+RGqxpV/18xIvhf+bM++//cbf//53m987x+WSyHknxisxmpzQAhthhECa 7/EB5x46uMTljHg5HEbWeh/CdDcXIXq2z6aq8PMcMEuzwYL7aYZhivBsbu6/OAQNWXccwoc7J0wI eT7jeSwllOl776dP/pAqWlKqWX9xkdrKnM+28+u1GCGdEq+neuY8d6Z067BXnzPVND9br7pmEUof 9NxozhaONpYQkxh+yW3vjZyLXYb6bNHNHxvP5Ujvg3VdTi+oUYqs/A9hnZrOOq2OwuPxlBMcg9eI xy2e9digT9eCotwfD3wMNG1Ugb61maBYucaFx+OO3K4E7VwI6GxRSinGroyRt9uN3378OGEcOduG eNt2Wit83j/I9UH5GLTRwQmt3I2NOVsdm+GqHValWm6zHMCJjvr54115zHRLrDAkP9qXOYwORYMY 6Bej/xxZLk0aXi2q4ulKsjGUDx5fLJbiOWQRUvaUWEjdg1caDpeLZQgNoy59e/tGXCPffv/B+/v3 GWNSTbJSCm5Ad0ZtTzJ1jC/b9FesoC0u0oyHfQZsPZ8B+RoFIsK6pClBserLAAt1EoVssmtWQLtL 9v0xEw4ryxJs9tkHNWdar3y4Hd8afWsscaVNBJp3Hsqg4eiL4nWh+A03AjGYPRh1MDOtRjF6OcGx S7P/Do7s2ykJO+UtfVB6sZloq+Y66jbXrVrQDnF0GA53aejDITcoTjjeslfWadsNQKIi5PtOXCMq HVccRIsXIVlFr02RBD5GZMIuzCkUJg/THEhH+F4MkW3feDwyvu64FE9jwjE7vF5vpGWl1f08QFJy 0+rsbfTV6mkntX2HOx2A9tIc8cLGuzjsmCJ9LoyvE9RjoBFjVhytfJwUpExrZWpN+6xcD8qRReOY C8q/6LstPyjFNNm/7dzJHAtdI6gdLsh+PpvnMu0l4eI4RA9C0vHztVYejwcDhWGXgAy7fKqOP4TL HVKlpuwlm5VSFefX89A7tqJH+uTh7bQD1QHLhBUv0yd7nUzDQ+0PpRaGKq1WvIdSjLrDXEoc7h6T bChNOlLsUFEUgifXZmX+ZN23qMRWKfL0ml4uF96/fTtzuO+fn3w+7my5QmuUWng8Nj7zjmsTzxUN ALHfdy6XlT1XK9sd7F2hWAYQ6lA6LQz6r8FwyhD7taMfAt16fgDN/1tPidpQRSlfcr5HHQb4/ZIu 486QQ3cxLZ94Uys4HxjeOJnDzk6kCJIc4oJVkW8R9cq392+8395PjNieM3ufVsUw6dlqmUx9FLwu 7NsG04Fi77PJvJwL9L7Re5y6VL5AZ/2XKlTnJEimAPvQFB6gC9i2ei4gW7NF4iG2H+PADQ6ub9/J tVDK4N4qsgb6MNIUs1gY0SrxrmpWx90x0sApjOIYyZxdPnrSiIxoTFSThImpHPRf5EC9ZETNUS4L gaqWMLCkhdobMsXzTjxtT3hpuKtH5uJPZkSHE29fryopxDM50/m5vHk0/O4pwWyqcdi8L15u+MXG WQfsxtw8O95fuF5W2yPGxG2FEiGlKzlvZ5vqvWddEyEs6HIcGJVabZGTc5kWy8G6HojIcJpgzGZt 0R0xWoDjMZaztjkxhkN1mwJ2NyN16omNs8OwzbGgB/a5G3Fzfinz4Dxs2xnnDkegie3FGyTbRhWm Ey2lWKTG6ap66sEP/eZBRzrGUm9vb+eY6ZiH7num1kaMiVIeODfYykBqY8hzT3HuOJ4xHJnRh+GZ /vDkHMAQe6H1PFSfMwWdW6k6S/gLtVrM6seHzdhqr2Zh7IMQwbVBU+Xz83Pm35RJg0k4L0jxJ5ml tz5LZTGwxVBkQH4U83CLcL2trIu1fAD/8z//w+fnJ4/Hg1zuKAHaoI5G2xtaKxocQxXZBy4bYehR tvnBVLoIkjsqlhI48AQ/6D8H4j1Ks/A3EcQd4s5XLWz5qjU79Z/y/LHBn6QVrzdbbxZ5673HZ8/w Rl4KxTLUq1dShNASGiCFSOyR2/vtbJ0MRGuvf9oLG4qTzjLElkxl8OhCCjtdAxcfzxblgE8btiyc h1trfX74ZS4L+9PDPlGEx3f7xKIx52y2GTtGOcfPf35+TL1pn0msnpR0xqDshKjoCNR9ewbfgQnz xfKHmipxtSyk5rrNppotC2XALg03HKN/TSr4V3lQfvG2RJpVZK2dHuR8z0qdndRk1ZIGnUIg8fjc iEuCYTNrccpwA+keBEovZ/xxrw3qwAVP7RWH43F/ELzj8u1GaMp2vxOm6wm1yIjLxbHtG61txHg1 TOIiLO5qUqpJaDJ3zXq+B7Y0aVOe1F4g4XKaS4yjG04Zkmk+79NWucwIljpdbWlWgXn+nZHW7ufB aJWjAyo59xnDo9N9JJOcVPE+TYfjY3Ymbs7C61kcmWzpGTZ3PIeHpOnYf5xd3yQiHVrst7c31nXl +/fvqCofHx8zzaIDjcvlYrIndVQikUa6XfmoBebBfrlcvtozezcxskZ/3sLHkNUGxWWW327OGtzp 0bWZViclmZzCjZJNL/nID6Nzq0F4RZW9Woph3jaic+Rte4F1mFYyXCK9dQIW+fC2XOg6EDdv8yhc R0RTxAPBW45zrZWPj48zK0jVbgzvOlkr9193ZArpW21EiehiURja1FpsN4XFrSN0miqjDcaoZBxe FPWDnq0dGjoIEo6i6s9ly8uPHbnQwxD7DJTaK1Jt3nt8v1+qIFX6UNzKDF8Thh8EsUyhRjccn3P4 SzC+aEy8vb2dci5U2eeBlpwnDwtcq125TburVGclQuAEsdiMU05qv0Gq69y8Cttm6agpLVP/W+Z2 9ciNynh/nd1LQMRslAcJqJRM3jZk6hkvqvz82bhebyyLCeiv1yu/fv3i9vbGz58fpGDtaO4Zpltn 7KZfdB6KFkZ90vJb78QF2q4I3ninoTO0I/iztX6Vtngf6ANicF+qE1H5U5U6hs6q3z69LXU7QGoz dUG2g1NFcVLBBeSwmcoguGDSq9Fx4sgfO+F9RYay/e/C2/uNEB27yvOR2h98fgYe9cHnP+445/n+ /Rt//esPfv/9f52z0WVZzy3/8fmq9Y5qmDsJP5c3cUqClnMpaBfhweKtqMZz2WNzxeU0oXjfaS2Y ZKuXiaocU1HhESm0ZsaYnA/2qJ+OJjfNGYee9gjGkwlBdy+pvm4+e3zJJTpuwN5NY55S/LIlP1yK IQTe398B+Pnzp7my5KiSHd43UgzkIqzeqFzDOdYWGKiZDHI+UZNGVfIWl6tDvzA1TfMEYMPpJ5uv TTYelJLZ90IpBoxso3CvmdiF2iqjW6zFZ97OjZcTYdt3lmX58oWM0XE+UkYnTa3m5XYBhUUi6s2/ jQhyjTg1jubHxwc/P20MINVI1oKFkvXeDUSijSDBHB2tk2KijgrZ2meb4wmjNCQM26iqErpjdxPx JlC1I1kMNjzkeU6649bzM0O+zO2l4r1tZL1CCyb+Hl4Iu5pcJjmk258ZXPhyBosIdEed5gGcOUaa YnOx4WcVPZDSWd5W4suW99Burs6RZ6StDkW9I3ToUmlDbb4mNqNNiy2HbGPaJ8XfqpEQrni/8fm5 TeeN535vXC7LbBMXvH9St1or88M3ZpVybJ/duZEu1sud/IQjNE1EuFwu/PjxG//4509LGV0b+SOb llWfoWod036qiqV8dlugpGG5ThJmK68DxeEjcBQBM2TtuREvJA30+EoH0qfrpenLgdTO8L2kHpLS utj4RQatN5zEuYX38BiMK9QkNtxwFrx2VlDBGXx6vn/RBx6+E32k10ZYI1EiH+WD7mDfMx+fH/z6 /GXgahf46/fv5zzv+Lqfm/FvEyg+zlC1y8Wzrrez8gRjRNih0um9zsSHYyzTZogcs4UulGLxymMc 2WTFrKHzkCwlgwo+eB6Px5xrh6kN5gXO0ybi8gCGjMnP0Kk/9V/y0F4jgEJwX7ijJ3f3ZVZ5xHIc l2bO2/la9e4R5wjeTymeh2682O6HpSO4gXvpGMOKnabPFutZ/Vgpvc7blxOmerwZzkVSqmx7po9G eezU3mjAnpttZ0WtPZmHcx0mtm1VYbV88mOWKk6IVYhLNJG4ONbLSgqRpkf64+DXY8f19myP5wup 3WASOvQ8vHvrJ9B4eMsdut/vhOlxLzMqYchgBBtOIzK/Tocrg+FAh21hu3Yohizz3mIxROWMKD7a 2LMVH2b9G80OruMZbL7NIbgY4GLCCNAZ96wKTlixJRqi9Cy4YMYCqsMleyPEOQvumjKLy7raY94a t9s7pVi7W3d7r3trrCHRdJC8M0D0knAh8P72NlF1tzNEzjSBjp1PnNvng8iciQ3GSDOg64Hqyhj5 jIo4Ilpa26i1GyrQmbNJnCP0fvqFD6aBqTsCThrLuuDXlVvOfG6DJZnl7/64G1Dl6tG9QRZ487gi eBdp3lQOukNKjj5JP6k58g5dBgwlrlP/qPZ6uegYXWd7z5dlw78VZQsmwN8HawpI7bQwRwtacd1m by4I0hxxOGroDDrRpZNl8EVv6Gy8oSju4tABfatkV4jJE6vw27d31gnqWdMKo/Pz50/WdWWMPg+k NOVkCecSraVJKGvEaJjDlAz2XMp9VontTMd96rQfqNpzYEuiZxiac8r9noGdfVLA7LNQTms0gAy7 6Pb8gAH7bjlQy7Kw7xsxLrM9V0o5oCMWLf407uhLtPkhe4qTX5rO1zD+wUl47CGO37/v+0u3YWzV +/1uTsIQKN06POYStW6dgTON9FOqZIsh03/Jl02qzajG6WkXsXwSAwgXWguW2d0KtRRaHzgcuWdK y4Yom1noToSRmGScQYjeYnCXGUs8kxnF26woLemcT/TeqfnBaPbBr7tZPD/v97PViM7mmF1NN1nz XOA4S448cmtab6zX9WQDOmfpibLPSnk4A78sjjo6iUB3gzoGA7sMJJmMyGEbaRXFd6Nsdze+NO3K oE7K+etiSOb/xnwIj+/jrHKAVpScKj4Eas8kf0FUGV0JMk66lbVakcvlahpAFfb9cVbUR2BY8JE4 33wB1gmo8MHavBgTb2+3Oc+Cdb0QvJt20cLQxONxBIw9oQwWeAYiy5l06FygtTztezZjOuZTh7A6 xUibHIXTWSWOWjPrOthzozfhtiT0fSG1QRmZ3e12gShmXHAgN+gPheTADQIestB8xTVrwbwzP7z4 jldlND837Zw23tYaBIdW/dNM+v/3T58E+lyyXfzD2YU62QAuOrpTwlB2V6BZ2mSpFYnmHnsF4shs VWu3LTACUewZ12KJnZfbld+WHyxpMevv/PnH48G+7Vyub4RwuHQWvLcqzjk7BI3xYKyCUh48HgcT 1yq0ZblOjzqz2jQ50XQQnxdka0bUL8V847UbqPr4NSKmJqk5M9TTtCNBWSc56oirsXgQT++BEB5z EcWkMT0VDK/MzdfPjVGcTAX0+uvGGGzbxu12O3kVB6/Alpj5XFi1XOlBuKRIqbZkRWFg8359GdGF Oiyl8FXQ/prZ0dqYswqZswdF5JAh2DwohYS2QRPT9TFA90EJs1ocg9oG4m1+YT2WWe5GHaZzjO6s QIdAWuR0JIxhVUKeINiybfZGLYm82Y89vJLCld6KbTRnPnMbDY+nj864W5M2gt1YHotUHrM0P3KI tCt9fiizq4xsByfNQZpbP57aMD1KLPmX+wc7lF+rFgEXEr3arMt59/WD2I74ZCMV9a7EuqDXPp06 Zu+k65kZvqwrtxSppbBv+YR3pCVNP3+cCyQ50XvLsiCiLMuVZXmNjrXkxzYqzq8mr/IJNzLX680q v/v9SzTs9Xo783mWJTBGpndr08qk2ORWSc6fleYhsD/oNWb3NVfbvj/jIqQ6klutbS8VT6TrTG1M Yv/dLcRNDnfWYs4UvJjgvXl6tJGM8zrfu8ZKZCRDyKU1IsVNgvYf38T56E5toaJIs1YbzFdvuVTW +YgXm513Aac4DWhtFuQmHhVbYCYJVBziOlIE36DMHPqP/mGHkNqfW52lyMYQ6dqovTDu7ZQj9TEM i+gcbQwej1/EcJmzapsnm253nS4mTomabejvEx9ZpwbzuW3/IyDoSLfd983chcPAGS23k3MbU5zz yQLqiGFBVNlaw0li6KCV9sUxaIfiOFkU9ox+jRA+KsaTbFbKbOmfuU3PYDlOydbHx8f53zk/dc9W sZo800VH0kEfxbpPEe77fjI+g38BgzRxIG1aM78envb/40TOGRDgmWfunNGQaqnUyXM8xPAuORDP 3jZ8BxcdDEdtxbh4WJV5WY3gHuf8Q1SRGBG/nlSmWitVTaC67zsdpY5B/vWL5Exs75On9R0vns/t 0+DBzWyDdfqH7UCx8v1yubBvu6VRtooEYRQ3pb/FZAt1P98EwUF0RkBy50tlB6MThreZmvBnQMEh 2TnnL4pRhyZ+JkxpyHGwSuust5XS65SPdboT/AQ21DrwGhD0HIbf3q+ElObMacYDO2H1iSiRvoJ7 aWEMuWaYsBhXvK9zFnkM4E2EXDSbzpPOGiK6WBzF0coaqtB/+UDZw5uo9U5rg71nRpuAk+jOFutw 4RyRtL0fmDE/UXe2VLheLKROc6N9G/Bz0KNY8Fw5+1zkYlCUVpXxS+2yaYHogkWbbIX1srLXHSbc oyU94Rcm2D4yuJ6LP5W5UJzMA/o8REVmOqltwr3zqFOTQI356+L8ADfLnleApsRg8Jx2a1A9Dsco g7Z2dDhyqYxmi6Y65552maglKXgY2vFNaG7gvCkvUgi2kOvNnFCjWiZWb+x7nq9743JZz3nfa26P SZXSGZR4LIBsgTimSD7MarVM8wMMaTR1dCdcU8S/pHimtEzzSaeU3ZaMyItv3ghmR2CbSadgWeJU BugXRcpRZB3n0JFIarg6OSVUtZY5P7f5+1HsbNt2FjNHB2oOKCsGuo/4R0VRWrfxx+fnfZKsXhxG 721m6qiblipO1b7lOw9SWlnXy+kY6r1NNqeb8y1lSdC2eZMkxaud1AuJEYfZ7Ly3aA0xCnsKCe2N ZV3PVm5dV5YUTXV+3HiqSCnUZjeI1kFP4EcgRIuu7XsnOLPiHR5fELrr6L0TVqPrHLqh+/1uWtJ7 pwfQ3s4DcWkBvQ6CXxlijMpWGuJkflD4s9RFp9j90LXL11ztUop9uMaUroiYikAEGcZg9DNvXrtR yRHLIlqao4SB4tG9sywmI9IJhb3dbixpOUEt8kI8csGzXlYajVoOS6ScNCVrtU2z+2ydZW7cbSHQ u8U0aA/oMPnH9Xo9W66jBXq96bdtxkbsD7R21HvCfLiXdeF2fbNW34HrA3WRFtz0pAu9u3MWaPPA lV4a22YpBKii1dQI4s0WO7pDtw6rwy2Vro6QBz14NFacOPrUCOKjdVOHukIcZR+IlJN6/nyLTRMs w5JMJRyYwE6rncUb/anWamMncaizTKpAMK2FmPwMZ2SfporETtsHaXgaA+eVXjrSFJaBT8HaSWUm uU7O6wzaa63TvUFnHmy83TytQp2QnXsTUu10HdzbJ6VU1vU6dbVPJ06MiTFMiG8HJmeahNlmLzg3 KGVFZJ/zTutG9/14360be18XYrJLz5ZQ40zBTXXQ1wX64HO7n4fh0Y4f+enrukwQkU5urP+SKfQa xmYz0Tb/RsOA1wAAIABJREFU3U/zQDxdU7VaXtSxmDouioMK5uaC3PvwFM3Xxu4LucyolvmCdHGM V53n3Su1tOk/DefpbMWEHXYxprk1rTM8rc9clMK2fdo3k4fJR6JBHIIEmpsxn2J2N7DqbE0rEq09 XN+vXFNEZD1BrDQDYA5MD9pKo7tBqTt7yWgVli7sQ6fI9yDcTBsVNleFzsiKxkEXw8FRBs3bmxRS oMVKzQ0386tVoPiBb4KUTvUDhoXYRQLbKH8WIqnBPRQlJG8So/p0Bx10dp3SJ794y2lvDrfOSIsA sjvk4lA3kCKEZKi+5geoI4hFD3RV25Yn2zwe+Uv7ttGOLeMYDFVcNNBFzWVGO1jop0WNVHpvtCbT IufnZtyfGDIL8bLuY2ieRZaeHy7vw/kgH62NKTUqrVrlP2QwOiyXi8EcLrfpc5/AX+8RMmUbE1BT zgtnDQmdm3cRYQjUfc5tN8cahTKaVR2ijDcY94J4j3eecav4YgCZqop0JV48elcDN8ts73T827nm KA2iQ5rg8ZNNqrjouPiVTseLJ/hgM+wxw9mC/5MrxQVH0w7Nlo5OPDoXIUUb2mDF04YjzwhlJ2Kp 803o0nDFRhDBB7R1fBWG8+x1sCSbc/d7JTpHccLVBfYxcNrI+YNS4tk6Hd1QSjecG3hv3VZK16nL ZBoaCjEO4DoVN/sJRbFf4bmkhbe32/TEr7y/3xBpc2Q0SMmqRrbO7f2NMeWOByjoAFBbBannku5Q B5gULrxE/BwGnjBBKhHvjUaf8zZZwo3XakemHVPnsmvMgu34J7dGAUQjq2/WtSp4hwUGdn1Nz7Qb ezj7gpYlTgnB5fzC9z1Pw77dWIft8YgCBeg+MKSwhAW8kB8TGnGZvMfaTpFpCAFRx/UWIS2sKXG5 WNjUnjOPvNP3Sh+wl0zdCtvY5ybVkZdM34QokTKsHHdikR6tVlxWyqJ4gRgC3Xl6Na+qdrU5q3fU XCi1s4wEi5JbJmrECxTfzY2jShyeED21dXywiuOPURkIRjWaToo//uPE0WhotA9rcIERx5TJ2M8T Hb6Z7rM6RzCJv9kMncz44A4+oVH4dnvj9n7FL5HeZvs4VcQhJb5/+8ZlvUxPsiUBxDgBJhIQidPu 584McBuwN6ITxHmLZhr9pN6bkNrP9tY+VPrSUlkVYJEqA6UCi4ugJh9b13XS/C1+9pit3e/jjFU4 JDO2FHqSggBCtKr3n//8J5e3C3XfZwvokNDp24RuB6sUvSyoFEgOdxfisHgNCd3ssYDvUOM444tV +CK2Pjfh6eguTGFxVMaep1PsiD7m5ZJ5nXWPYmCYlJJ1ac4usrp3Ayd6YZMCWaxNHJ3mBW02Lhq5 ESNoU0aryOrJm+mp922DRUg+4V0w84h3tORZos3YW4SL83z8+kUuhcu6crlcuF6vk+N6e/G4j+kg KnO+aAez5QYxtZVPO+Tlkkg43r7/xSzDvXG/V1TL/NwbZ7evnqA2CgwhcLvdvrTRZsLRM9H2qGx7 HzPxwGI8QjgC9phSOj/lZv2MST6enNcRRa0VFyNpWb5wGmouaOsE05HRR0BLpafBUIvBjiG+BMCJ 3cDrZZklr5tb3DEpzPv8Yiq1yjnQf4IPPK1WrilZ5ELfrVpIipuD7pAC67J+yW1ZrwtpXbndvrEs pkfM+84jZz5LgUdmz4VCZmRs+B+MdcgudO1nOzRUzcg/4chy9bghaBsU39A2CM2RtZpDSCulwtUn mnaKFDR34mozjaaC6+b5lgg9Nlq3s8mpm8i+8NI6zOWRVrTov3Su6AQga1HGYoemC24enAFpSpMB wdrj4OyD6IcyxBGdOWrSZYWheGcV5/f33/AD7q0gzfzafm6yD3ve4eIymnZgCYstNyQQY5hMz+tL ++OoA5KHGA7LXDirDO/TnI8Zqq7sD9RHY3kS6b2w7w0BohMqHlHlPSVuN4tZiPFt+qhtNBRjmPhD mfKYMaOM/Tn3NnlNJAQj6dzrHcYK+4YLg9IFl8C7ZDvJrtQEGhxxF1iq7X1GpIva2KYqsgjShbSs jNLYR2GJTwufj9Ekamr5Rwen1PkwPdp/vi1f5U2vW3Q7b58BbdpgH/mcsZplVGdGlOIi9OIZreNT g+RoG8iqtvndC0kjORTjgnZPk0ZMyTJ6vi8smyVWig8Mp1A7Qwy1mPedMh1fdrGtM9PogPuU2Y0s 00k2zvHQES53vC8pLazXK8tiHZPpgcsJ5mjNtJgGQFZUM6X0icKz5eFt2or3fePz8/Ok06u+XtBl dkZ+ApbDOXc/NuitDb7O155V9qETLTlTX86k++OT0SBFoSiE0vHOWZjiQcOvr7ntuBnhGU6yyhNy eniZ6x80oHr6Q/c9nygn0xzaQXG5XAy/NnFxr2LkdV25zOAlkXHaKbf5RjqBj32jt0LJhbBYWd2m W8PPbWijwdbp3iJnvTpcCAy1POkh9gESmbd59TZM9omeCxvZKrph2ou6d8s7P/KFZG7d5Zk0iHAC L/4IxXgOPJ9ZRotERu1WySKwzAN4vh46zFyQQgTXcRmaF5KYNrQGe0C0KynYvFKS49uPd358+0GK iXbfzXvvhEuMxJm3fiQAWMWYiXEhpZUUrE23utaiImzuZCQlceEkrFsVuQB5tvqBGGUiwWyB4C8r rUNtg9YWxqgsi/FeZShLdHNBkaaAPk6BuzsPjSOW4zA2HNWCYfT6jKy2McW6XNBiH2DLLGpo7wT6 fG6tJe6tkppHvYe3iq+J0SpdGjdvAv2xZhxmwGi1QwTf/WlBPd/7FxuZiBAvjpb/vXTpmHW/Yule n5HzMD2Xj/L86M3oZau07Ek36Y+jbIMlNEazRYkKsA6kdmL36GrP1bY9cDjaaNz74O3tjcuSGNXR geQ9DwSip82oEJHOur6dvIkDEmTvRWZdL/O9c3Ps0tm28qKaCKyXt/PAdZNSdkTcLMsyz5IwxfNh Aro/Z759w3vldvudlAYhZIPaiEGLDPQhtJZZFliWhPdjzmbTCQKxw/bFHSbyB8v0EVZpi7Qj9C2X Cs7hukF3Jg+FfM9mTd6KFThPnueYs6cnuske1kzvefL23KnRW5Y0c4wa3geWpZNzO79wCRGnghtQ Z6QAyknpSSmdt/HlcuHj44Nfv34Zy7N32ozk3foDT0BCoObdhuTVEVyg8eRtDn9UAh4NoNVac8Eh UWilMVTAC4sITYSyF/PYtkl9eH4qTJfmBak2R/XRn06pI/PZbtCX3zPGKdB/zThhQKXhFnMRoZhb hG5aTzWeo3gMwNsEUjC3RlPwlgAKEVnm/TQG364/+G35Roq2jMgyCESW1Z9b/cPPnHOdSLj1lBJ5 H0ACXpXSGjihN8uvWZaF6JLZBpX5oAtOVqJXfEwTDHH8vM0sA0Lsjt7vxOimVi8gKdGmG8lCzSrr +jZlbzIrEnsg13Wd8IU6o17yGa1i860pZPced7vw5pSPz09DrI1OQI7j04wRUYhOICj7JsZITeZR H3QkKq4FwwSKw0+x/Ijz+xoeHe1JvHo5GFse82L6w+X5L6Igjhz1USsEk15JNKWGU4eEWVwMax1J ih8J0gwDxOakrQ57fnxBhyd0G1WUBxbDLJ2+wRLsPVKnuMkZNTyjQXniuprpRAyL6Cb0wjlPzj9f OK7pS2WnCimVl9mjvYeXy/UMgrOKVb+g36zrieeIz15Do5ftezuxeMbFUFLaZytuMqfeBzCopdJH JkY74NfV4f1lLpf6GUo55gz86A6PavOgu6W02LLtxUFmi1ZwQ8nFEgI2UapaGkT+aVK68fIshGfu jz81VdZSgOoFkXp6fsfI8xZKp7fXtl+DEMAli3MNURASCxYvUHohujBlT+7cyH5+fvLx8WHEehkU 7Wg2a2hs0bbScEqgmMRrh90krZs203mLf3BZGWkgHqjW9qXV27yoCGVptNyfciL5+oE40HCqtuRC n9tWPQ7ZGT9yDOIs2ndKocT9WTytFomAmmtEUXxIxjHVgauWPRMejvAWTI+aB6sEiJ7RGjFYe5um keG6XEjXC3hHaQXRTgiO0jsx2JLPe8e+b3MuvZ43sPeHCLvTpnCgtwEyTk85099uB0BFdSElCGHF eXfOAZ0zFOAoRh7Pe8U5I+231nl7G5TSJjza2IzLss72yc2vRc44CItg7ido+/jwhRCpbUcY5FZI 3LgET1tXQ4b9/Ml1vfLZH1AVnSBncZ5CQ/O8dNcKPuH2ie7fO3JJjJYRZ7nvXTtuxHlgjhngcrBj 9Yuv/fUB6nsmLMlsktP0cEhxjn+3Z2xK2qZddIzByLbk667hklCrMtxOHIstIuN8fhSqFqjgo0Nd p+VBGAIXpbZOnKJ3yxbrL3N5gdktlj5I31Z0r1w08WgfdOe5Xi7QrOW3ueJuOmkXcK7Rx+B2vZyp nTEeqbd9wlzCqQ//08x/7lSOOGFYJ0B5RyRRSjvz5e3A1WnT7JaU24YtvRgsM8HVfPqHwqOdGe8y i6CjPT8q0OMAFTHXWYxXcs5fBPSl1tMTpV0JNZDJ1FbP0cBT59n2SUt+Dk5t7ukmct8IO/bhuxiJ PNd5G5lgvvVB/oA1XcDbosaJx0c/fb0rSzKx9fHiPh4P9n1nf+yos211FcsnAdBVKfdyVq2H9rSP brTvqnSxALBRbBvdXadO73GISsBR8xS/B4XmcKJ/qiQOaO3A8my0KXkaAHqdW+s57xKxxcdow3zJ rTwXRsl9oSWZe8ebxzmILYlm8u3wgmdBk9GT3G9Cf1j8wzrRYd47BgF/jaS4QB2Wu/77N9b1Sm0V p1C9NawueFJapmZyTCgHxNhmPILMBQ3TTgmqZR5U6UxA7WJ55+b2EMuGCjayONocbfa16qEHHg2n dtmFGHDOIBmPR55c0DgTEsNLuJ6bljvramrdUU2klCnFtKC9d4IPPGrlcc8sMwFxuAUfI2/hinq4 f+5cHhGckKOcMirbjguIEolQlLEEmlNkF8ZeyVRc8/hgtP6+d5bVGQJREql7iiq178+Ld9jz4MS6 MhfDuTg7pDVfNfYWXCYi+MXRd5OiDbE5ZWnFuLB+jsewxQeu48qgD09YkikuxHYAWSbYJCjSD8da Q1M4FS9HBXiIwm1OvZD/66cthrUbrSxG6r4TvCfkjJvz8qjWQY7hKJ8feIHe04R2yCS7GyV+2z5Y lve5TOov6btMuZvOjb6Nn2zOvkwFz53W4v9j7d2aKzeSbM3PPS7A3mSmMkul7uo5Z+bM//9lY9an LpkkN4C4+Tx4ACSl6pp+GJmVSSopqdwkEOGXtb6FaptBj2cK78r9vtBaZcXnqKdzqZ2R1rOgeY8R Hlerfl5etdarOnY1gVfCp23TWQ0Zq46ezJr9fKo729gIMc4i7sOZkeJtfqDwyerkpbJ9ehDOGyXn ZQqgncO3LivlKL5RyXL9u2dTc1/zjCnu17br9fXVy/kYPNuIAaV5QrMo9fWY1c1ngko9KpqUGiqR SDv6fNGd/RkwYgkzXsEfzlwDIwU0GePofwAguXwnouBiWuF6Sd7HuUans7DQ6T6rFLfdqShShV79 89jwdt+R/nHmKSl9VJ7CjS5GysGrJPGso2GNmNS3jF0IcxZ7v98ZClkCy9c7+b7y9PTsD8RL8SAx VYoZ9xg+4MfGBZs9tZiuojhlIH3KkGS203ZBcKMoKn3OPhMhPhg9zZAer55acwGx0Bi4LtV1wTCm sPjHj8c1xjDrxHibcJA2OxbofQNOx9pAJM5ZozMg/cfUWFTpAi1E6J2MeVyTJNbbF2hG1shedsrm JoiTmn92DT53HB472134rwIpZEfDGZTqUqZRh4OsB+xSrtHNp2fnY4cRBvHC+f1R8hTEST1nGBkL RIsOmUEIKMNc12vieLraO1IHY2pSfdMcvFaf9lRfPjkfIOgU7b95zHMPA6yju3kW18l4GNUjh4Py 9vedZYmk3rExnI1wu8Fw0HkV4cuIYAFLwuvbK6mk6+ea4ilvhDHSlL75ou88Q7hGXjL1lHolwy7L jWUxxsi0diZxdu9YNLAszjx1OHNA0Atg7Avbs1J1nifmY5YY3+WBp4vqvMZ8dBjY942fP3/Oc8Xp 9qSMlc0ra008boW4Jbaf3tXUD3nxsRjcbk/XLPJjeNKp5j9nBteMC0PkPg+dwnG4KDf2Tp+/TtWH ws2M7SgeY3Ac10EY1BF4Rz18kzkmlHm2w4NxyUJCCE47r42Q3A9ODx4loU4TD2mgxQ9PWzv9R0cW JS8uYRpjIO138IU41QBzY+iw2cSQ+unfS0GdzBTitaEd4j7+VhrrstLnQkgmPszGQAgcWyFE8cVF UqoOJBq2Kz03Imnesoqsgk3uo4RAQLGsrC1hUXi6P/GX/+N/kGbgXE6JYww4Gjn4rXq73a75tM+Z 39mOfdJiWtunu0gnOMLnnUZCZdKJ4kJInV6hjzt09zSP0hlheJSwDFqvM0VgXMN4n/XJJ4ucx8q2 mYljH4AN8fp1rSmt7XO7f2Z/Jx6POataV962N5II22Pjdr+56iAm4tMzP3lBYuQ+7rTRyCm5drI0 ZndHE0imdAptOFBFe0E6WGB+JiPk6YKrPuJQ37BdLy5hyssA7eqUrX9hfx/4fPPK0alCiw2r5nyH PrujXokhX3EghBmPLIPUk7ct9r5VVvXLe/SOmKJR2WVn6ZEq01AShVwzrXc0w3j1sLz9eCDmKabH cXC73S63T04Ja437emeT4nuELtdcmuns0RRYpmPNmb8nsCOSc6CUs4tQUhJSul1cBD9LTkNCn4R6 m/i8NncjDgoZwx2Ht9t66UBBeDwqx/7AmOkQOMtiXZe5y+G60B6PbWrJfayxbQcEtxCP4yCkhMZ3 jF+nM7ZC2RuFA43y6dKMEiJLXv8wp/jsJ3XL3bouU3rgan7neLpOr1Y4jg01p4H3Xjn2Y+b9uKxC pg/cWqPqoLxt7uChYc0BtvY7D6sN33gNMeISPATq8Aygqr4B5vAtf6dSbBAOJWalDKO9NTQFRnXk 2zsJfz78wiQpnaCL8k83p2MMH7BjEPAWELeFDnNVQZTouUS4Dk+zOzT6CPTYSWGZrPVwtS/n1zxn ujHFKfI9uD3fSJIgwZ++/cr/+X/9T/70p19n5f73SaPZuX158kouvMdnnLnop/jY+YyDEP2fr2ue Gj7XZppNeEg0Uur0kRCpF8ak9YHKQG9gNRO0uZRG8hRPhwll6Oz76wwGrNfBfV7OZ6t1CqLPfHKv Tnb2/V2bd7Zep/tDRdHoL/VuFXbhvkJcFv705z8TQmB52+hfGnsr1OOgM/xCmqenVdDQGMX1mOPV lzgtGVGFJS8Tb3d2XoJVQN/JR1dlae+LwaH+fHxynn1yonk2kBsX/DL2CGovsEWE3ty9VK24ID9G Gj4fbb0zghHP6stdGYgKDW/RDWfVAuyxQfNFk5UGwfkSEfVEzebPYVwMeri23mmSvmrOKMJb3clp IUuAycMtpaAGcVkJFq74mmVZWJY+VRIPVOPENNa5YBozADJfKpBaX6cMKF/cTq8kPYxx3ydKR99b Zl9MGfu+eQE2HDWp1mjmqhS3XT6I0W2tx3HMhZEvLWt9YFaRUbE6I3laQ04qfW9s+4b0AdY4tnLN UN9J8tap+8HALkCIz5/anIUaEKY8xS1ZJ0HamXg7pXCBS8vW6QzKXtnrQQiRVYN/wNHppVF7d9+2 uo5MqlL6eG+XPwTWjzFnMqLYEGIbtAStF4TMeKvIKoSe5rLKfcEaFOtegUkPk4Q9JVfqN8io45MT 76K5yx/bspQdcqtd3bdv/FFDNqepOUW0OrZN1XmeMYhvb9VRfSxKUOeohhjcu0z3KqQKX56/kHLi fr9zvz/xl//4d/78599Yl8hr7xdL8evXr9f33q117RrBnDKRc/vu4ORBTM/TGVQQ0Tkj3VFN/sNX TyTt1UHHtRRC7HRuBIZnphPAHCQ9VBGptKb0vk1tsC8UfGwQro3zObg/lwd+GIVpwHAnl7dsco2N LpaCCKspb6bcNTDMXOM7L8Nfvv/Kshb27YX68g96jYQyaGr0WtweiVfWsXT6AulrpJaGloitIKYE q9OtFijqfvwx+mWu0DgRg30+K2lGqByOPdSo0M0vcvNxzZIXyqhIF0afXvlgRCJdvBgIWamleRwK 3VUiHbq4CmXpYdpDxzVTF4RW3Sl1XZQ2VSAXCi6w04ghzEgUdyxJHbQekNBx0UTgOCrynOnHjjWP GVnTSl0W/5nc8OcWsOgk/J+18ZQTbQz2o7AsiS9PX2jmn6H3xstLm/nsm0eMpExrHkKXc/z0/vnh Odi2Y8bbXBlt5LwQo83n2zsw2qA7vYigwWHqs5B4PN6uOfvpow9qDioS9TPABhaE7fGYkCOjSCGF hK7KPrvl0sonVGEc4uLz3hr1AxDBtY42V/tKCJkUV7fpjXPAXyYNp7FtD/Zjh2b87Ae5Gcv6hC+K jb4fziTslf3xhiXxViU4wu68rk3A9sowgySYnvknDhLp1mlhkCxy1EKKARM4KJ7vfTSWOSC+PKnj gybTwz69UArv0OEz7D7EANWJ9Yq+L5eMa84j9jv4B46+06QXnqxHSObJlL11eheSdAgR6+OCgdg8 ICQIopF4KPEW0RxRE273G7/++oVf//Sr6+Ra9aWADdZ1nb+n8SHq+YTajg8wXG+xUkokDZh6tIRf gsesAvN7i9mmR3/OCjUq3QSVAx3CEB+jaPCYZJrNLJp6KTVSCp+AvKeL5JoBXvZPmYupNkc9fc64 yjV7v+JfbKApkNSwXtmGEKe8bt8Pnp8Xvn2/8w/pLGWDgVd4u7CmlbY2jv3AKsgtzmcTJBshw/jZ sftgLMHVEAy0iLfxEtAYIRh9koBidjvmqSUmf5BJNcgp0KV7l2J4dHKaaZIS5gHayOpsVUwIyWND EGdHqnjVHEJkiLfmgl4Z8b277M2Xdv0idI3ar6fTL8o68YyBMavdkUDrjs2KWSLEAf0fhb7OQqob u3nBc0Z5nB0Ne6Qr3OYoAjOqVDg8ATSljJhT5V2FcILWO8/PTxPmET4UaVx0Ld+elwtnZ5PW73rR PGHLruBJMRDjndp8lHUWDWPIjL3+3FGXZlAHHXipHTWjHc0XeCcwvBslFPbi7i2duus+PoBB9iYz GbEzRkZnZZSSZ0Wv6y/cn8DGQkwD7StvbxvH8cZxvHIcjbe3N1pr7NuDgbLkhZxwE3UtvJZGMGFv hde+IymQW+CwSn/0zy3y6IxoTjif1aHibpBqhWEegxGiIgpV3WYXLFwtyzWX+qfq5SlM/lBdeqbQ dJwchiRhiG/vIr+P2fgXX9h89C8zh73SQfxWO0MSrbmsw/DqwzmP/gKE4XEaPQiLJtLTE7/cvvDv //YXnp6/YKOyHRul+TBfNV4uHY/13TELU2aklzzG2x73KW/1mDhAxSx/IBlFggphgdEXYtwYLdFq RUandWG9G7350kXTwEZGMSTYdJz4Z3t6erqqoHNmfcYheGR2xNNIlOPYae2YerwzxsNp9N4tvF3y ktHhMEOaU7XUPBE0qHKI8u3b14nHi7T6lRd7wfA2LmjgUR6EHhhxOCjlqDDw0QjQnh04TRZH01G9 WAgR3f17ubdKDAtheAu8yednLUp09UdggmR8VFCzd0OIEOTUdoqrTKxjuCZ1HEaVgc623c2cjTA8 emVkpRWXA9ZSPZIleXRNWpI/U5+SHu1KNvCf0bgI7lSlqUB1OEuzwqjGsma6GVojkpVBxZorNE7I 9jpNLtHhUQ6j6c673ccgvFY23bCUWKzzclRuOVNnuoCPAgcphSmcT9dI5EzEPA+7vQ3ilOM5J7Zf nUnObto4jsrtdv9EXfLL1/OazMx15L0zYvQLSeCeE4cNos2Mp1appTJkeJLReai2ge326SyIXeK0 R51YsjRFsJBTJqfgUamWGeWgHg+OY+Pl5cHj8eb8yHLay9ypsc6/24+N0Qp174zReLxt2NGRrJQP M5tzLT+6UKqr/AdOBx+tMxY38os0GIEQxaEJeWF0f2lt2CeI87+E14Z/cvSNQcheAfIhlnpMv/Hv q80/zkXB+kCDoJIYDJ717hAIVbo0YoRUdLaBXjm21sjmNPGcMq03buHG89MT6/3Gn7/9yvOXv5Bv jfIWHGob/eBK6TwgZbZjZzvM/P9OfzKXwLxVD7zyqnN3K2MTJPp23ZogVOoRHAQynBi/rCuYMKwx 2iDZySH1EYzPqN7nmee44JQrLMsJ3p2TAS2fguDOtEaXvvQZ8FU+hHwJnUbSzmYDHUIQYwSl1UpM ibe3ja9ff2FZvrLe8BfhdAoBz/dnWnIpzLBBaAEdSp3Jp33mk/ddkehbbuleHVetiOI/q+Cz+aOM aQayT+F+kryd7uaSOplLHprDq1TmSCkr9EAwmBAAJDVs75h6gqnUPmWEjSAuJ0qaOA6vuLuZW5dl iu6b0qODSix+Dic89Y9nakFKidEHi0RK6lgPiApb9ZnTEqEUwaSR4kyzbI0uPio4toP7lyfsODy9 QIRoShfjCMKtujZ0swMpsJVKSNBK4agHKWbut3ZdtqWU6Wn3JZEXs8aiCtM1dL9/vTLnPa+ozPn+ nTGaKwTq2f3EyTpdaS3NzCZXdPTRXHRv/j3suH727D6XuFAPZwL/7cff/Fmy+slpFlfZLk5gjIkQ I1EDKd243TPrXdG40raNHz9eeHn9By+vbzweD59Lms9KttbIITOiMyjr1jjKTmudox7viYtLord6 vTh+M87IDxsQjHjAINNkx25GPPzD9uh0HsG4kWilgwQYHTUIaaXUnRiXf7r4+dRqn7bMy+TvcFYE tHgsh6aZD2QfYdH++1SLxHjGkehVWXmL2T3HKXoCZzQh4rET3PxgPreu9/vdZTG4x3rtC2kJqMCf vn3n1//7F5a7gmQkGGaB25L8c4OnnvZCOQ4K3gqrpis/+2QVeKTK+KCYkEvWNAxid92squdJmSnS OmI9nSmBAAAgAElEQVTiPvBWXf6RlKYR643WdwyXpNS6f4hnkfk/B1toSJ6OqolgBxby1O9G9qP4 4RfjbNmOub23Kzb2ff8ilGIsYvR1YVTfog+Ml+MgpW36o13KlXP2VMSys58OkjkfjofnZPTQfSE2 lzayJEJ0ChMTj6d4wmWfOkyVxKiGiUtyhgmt9D9c2IJnFNmMr0U9LlqzMlCkTqF89DA4C4YNdYtw EGyApOBLU4QiPrdV0atA+MiI7dLp5p2YiUH3Z7PshWVdrj3CuaQ787627KMXQ8mLMJoxmrDZflGM RvOvEeZCx9NvV15+/vS5dGusIbEnVzPEmNltMI7mFbbg8R6bELSi8UGKiTEzlzyqpV0cBn9G+zX2 CU9PrIuT106cYikbZu/mnjGEGM9/5geoG0YCKY2pR3WgdK3FM++3ja9PT7yduVHJc+9fXl4gwPa6 sR0bb/sbo40PkieI0lZi8i+ueiOnzBoW8lMkfflCEGVsr/z42w/+99//7h70x9vcVguHDZYu3CWi WThK4Ed5o/XOsR10dR+uz0QmrMHqVZ00V2pDNYY2Yg3UbNAHaUSaKD0OQhd6iyB+mPXgusug7gEO RdE4SKr0VomL0vbxT+UjIg7l6KX/wWGEgUWXIgUL100jMpMvP5BVzs7olHOd9lZRt1vKcP1oGoGR ZxU7vPI4GZitNOIS0ajYYcTnDDlzu9/59v0Xnu6/8ZyU44AWNpZbhtKwsBDUWZSlK3X4UsO3i2Vq KJ0a7iMZne3RDMqM7hjy1tQYBMTgOHYYHcFZqSKD0DypFAsYB+jKaNP7K32OBVZacymIW/H8odbR 6Zdm08XYDq++M46dW+psBrWVqRKQmcy6z8rhPUohE8i3zGEN9sMXc8OQ0Vn1PdVVA9zvN0o52B4b FpWYbvA4aLV72J4IPZ40ro4GP9isdXpwfkLrjUigq4I1FFhUqB3WFNhtwHCH1qdUzSmzUxRLhjSX vYQYTpmtLwcngUmZoxtTUoyeNR8C1l1LPOZcmDYXaH2ySXu/ljdnDr2oL0StGHY6poKybds1Iz+t 1JfzqbgKRkKlDaWUTlZH4XXppB4ZQWiPwsgZiT5m2o7tmi++/PxJX+/YZmzaiXnxKO/ZavTWPuek FV8+vb68knO+ki3PAsQ99O0ixt/v98s4UmubWUmuhjhlUrfbyr6PqQiql6PoZHle+SESqOVAms+1 t7pd1fi5mQ8h8PPnT8+FL53tbftAeJqHZwhK0EBKz+QcWHIi5oX1eYFuPH784K9//xt/+9tfeds2 +jx5fZALt/nQYsbrVrzqfGu8HQ9a3SFF6mN3D/e5zf5ASAkS6NmozVzkKwM7DJNBxYgIpRU0RBgu ZL5Jcjjwm8HqA/QS3ImhLlTEhvxLaEM/+idg8SmbOeNFnapUCMsy7Yo24yPipV9022rgKIWYEgwf 82LqoA/xMLfePVcnoITnTB5ub7vf7l7ZBmEJi1e7Inx5euK3337jy/c/cQtC7wnTArKgekDOU0fp 6gcdNtudOcKY0cExnvPDcwHoko8Q3V0R1MCCH5y4m8wfLhds19G8lY6CrAPZAqI3ej0I0Q0SKjI/ cyDn5/lsBHQYrZUp3h4uheoFIxBWGBYImn1T3Txd0ZdHkZzrpInfOI6NnLO3dMnorU7quSKmNAZf 73f3Z+TF5TD7Toi4AHt9QAuMrfBm7nE0c9NlDG7QoE0ocxCfIE0mbMjTSVUbYQR6aHRcc/uohRQi e93/EFFxiukNo5nHwIRpG2zW4AAcXuSHKj4+sAp98cOu144kITadc0+PiwnN4R+ppil56sSQqKP6 Bdeh64QuE6C4vTNrxnjPMj+tr+fGHvWZZt98nth0kCRiYzCkYTHSzSjjYHlEyO6qqnNcA/DYHihC uq38fHkh94Q8CxygQyFyFU3nYuZoB3/9+9+uefntdpsQ48q6PgGdZUkOUZ9jKI+xtmv+5okDgp+P vpDyyvNBqa5RVZXpS/fn/mg7fR808XFbr5Vyhr1NaPI5zuvTqXSqOt697dklIyk5azEGqMV4+fsL rz9f+c///E8e22MGqL3HLJTiM6uAUMIgmfF4eMxs7YVBw7pgxTfn4yx35wzsPMWHNWJPBDHK5oNx 1kHuwfmDj47mSDk6OQotwt4qdLgvN/9rUYSBDWjd9WCtDP5lZpd8rkQvCvv8/YkqmhJ/hHPaH/JU lnAj0Bir+nZ0Vh694/KQ+SAv64L0gEbXE2ryeds93EGEfMs83Z/57esvfP/2J375+oxYosnwvKhw +NBahJg6rS0EGfT+mDCEglkm5dWXD6NAWOmt0Eef0cABZWDD4R4agy/JYiRnj4boVPTcPNrdvfUN 0AOR7G3WcE0ow+fTGqNXZxoJIgx1e6xHufq8ihgZAuPIpOUNU6EUvzByXqdbxDf3KS08Hjsi/jCf VcQxBqsKbThp6LZkx4ahTm2yzjgawsKXL57V8/Lyk5/DCHpDtp08XFnRRmdkZQmZYy9YcBCKms1R hSLdCPcFlQ5vgdFBGR6MN5USv3+pPjqRAnOOLj5zNowUvesYMpxOrzOJMnsURwq+pbfml2KIET1w /qt5uJwGZYRBGAEdgyAQSf4154NfeiGq+809ZmZmxQ/XYrukylkR1gdhMjvde+JR3UKgLQ0PTQ1Y HtgyaEOxWtEK8RaQGfbYPBaTJAoJxjYh2TSWsFyHpDHfdxOO0Xi8vHF/uvPLbOPPxIOU0lxe58n3 9BFja2lK28QldgjbtvF4PK5gx7fHA+uN2vyS9+laIgblURpZfTQ1gKOUy+Dz9vZ2OZgQIeSEPR5/ tHTr1Cj23vn58ycpBB7bT17fCtu2s22PqX2ct/IYbO2gbq7brIBUeDkKpRfXB06fKQMa/fPcavI3 y+4BbqqBXgrDvPRGHVZcgnMJY1JSFQ4ZIBGr/uLHJbL3nW7GEiPW9B37xrsu7MRhnW1y1MhQR1Il /QwIGRM8cm7iTz3of9X2ryNS0sBGA4uMbmQmIGQVcpiWlhkOJgZhAZKwSqYxuMXb/JrGmpLnO8VI vq/oogwLyLbz6ELf/GbVCIRIEIXeMDum1Oc2WzO3hrbuTFXVQJrhe6qQox9+FgamkG8DgrtkfGaZ px1w91wfAv1ohMVXgRqcZqWH7/qCJmJwiyWmKIOQXH5Sj1nhSkSCc0lZIjSPeXHxsxO6Tq+0R7x4 6uM59HfmqGfc7PuOtEBel0s7eraPEKnRzQCqwpoXwv0rISbCjx/UEOhvU9LzJgQb1FTJli89aZh6 Y42ZtlT0rWMoPSphtHdB/BHQOC4mxCmYNz2ZnDLJynzCzTXaNUfv5sudkLxKHNqpu7uOWm2XX53k 5LA+vP3v3SVQJkZT7+CO7s95r52kPh7p1i//fbBA04ZUQ2NEh7KNzRMW1AgjXZlNfRxMbROjREbr pNUjaupoRAlY8SypUQdLet/wN/NZezQficiML26tTSG6MFaQODCUcBiaE4+H23m/fv1KKXX+bE+i 0yS6z05M1ebGPcwEBEMkXm3/tm3eYTZz+aMP8xnaedSK9kGZtta3lxePx7FxHZznITrqIEjyi6b9 7vB8rYN92yYOaqeWg8e+Uy/6yOIShzF4fXtDemevPmgec3bSbGDVNV5S3Q3Rxh833h1zZJz5RGj0 SrF+tZO9dmzOgOTRkeDtSscH9aUbKXh0aTvKtYWtbeb9mPzB3XFyFU8clidxwpAD2uqV/9mymBMu rU2dZ1PHx03t3NlyxBhpvVOSz0Zjz7A2skUogn4VWnPnRoyeAS4h0l1vhdROf+4XAaZp46YrIS6s eeH78zNP9xuyH7xZ43g5qPsPyqGErKyawRoxGn0IZmnOrJX1lhgdRjXWvMyYiYUgHYnrRTKKt06t X1BtED1MjlAQ88RKax2R1atZXNN4UdXPMcAyGCXBOOhtkCb1SVNk9IUxDuICt6fv5PyEAFk627Gx caceO90gpmXO4RwF5qoNv/nPxdo5n0s58fT0dFUG54afSd8Kii90hlxfM94Cz3HFSuOFN5awcPSD nn22O9pwbsF0bNlJr9fh0cZhhu9VLyJkcSF1Tx7Jkpd8LSO0QFuMvhtGJy1Kq/7MnTPP01E2hovu W20uM4pGKImRHcv4McOpWyeKj4nUFIK7r4YNkiTs9NRXLo1itEiR4qi7WknBjSSLLu7864e7tmwa XFpBCWg+1SVu2wXPZDrqoKlXcU0E4vCqz5SjPrCmpJyuhdRxHNyf7hz74eL1WXXWXrHHIK74kico 2fzXPB4PwLg9rZTeuPdKrXnyPfVDIFyjVkM1XyAQ1wev12Vaa+VFD2Q/6K0gKTFEyGbsc9Hbm0vW NCpvb2/Xgso3/4PX/dW13v+kiIpjdF7fflDKoA94Kxurhou5eZaudT+gNi+kEI+eDQGbcaHNGtEC j+G5z5/+gyYQO734jdwP//BFYewQk8EQz9spxqCxpIhVzz0/xendjKPUa2ZzDoLtA4TYcFoO+bTN CqMU31qqMxNn8Q6JD2xNCN2w+GFeRfvQgr1/92qp5FvE5XMBQkOq0nUQnjOjG2phbq6NNUf6Kkjz hv6+eMplzApNfOuoRoyBX75/5en7v1FH95z6txdefv5kL4VbSgT9ZSLHlF6gTJOCp2iujNaJ87M6 Oi+ijLnRPKG7Rq034oIbH2QK77ljw+23htGatz8mYKJOyxRBw2A0ZfQMVOpQUsKRgdljo/dD+JLh 9v1/8i3e0Cy0YIwfjVZ+0PLBaG+0lr0KPos1ovvrqcxR+vxZO8n7OT77RygeH7vj8Qg6nHIlySvg 43i5RNSiRo7RZ8zBo2prq9zv9/ckxQ9ynlOQD0IwxURp0pAsE8EntH13SV0LEHfEIrU1YkgOVVmU to0ZFR3prbxH487F5GkPDjlclY9Ef+/a3ggapqQnESU6o8Fc1XK0gzRZq6ODJH+229Q0esUBq660 7lKjMz7kkIMk2XOx1HxZKT4fDyrQgrf5J47P3o0iblrwZzXEiGydkipRIiFNII1OBJwo+9vmYytV 2gxwzMHn7HtrJAs0DG2N29N9Li0LvRVSfuJ1e/CcVr5+fcIsEuNtvleK2cFxdHoPLEuYoXP5dL7Q SiH3wUPEu1NAzThac1BP627sEdjb/ungfH19dadc8fOllvY5EQCIoTz4z//9g9vN53t5ktRjzE7o nrlAR68c0jh+Hl7iz7Cvk8J8yhVIHW1uieyTQn3KYaR0igh669SHIR0WEnV00hD6MZDsXt69NzRE RDujjwtUct7Y/0wIL/hWU5K8+9DNW5QhRo6+/Gnm7bvb1MPV2sx+zVF65vY595y748NM6MNdDLVU Uo8exStGNiGqp1qKKZPgRsgRk0guPpaQ1aHNiYUkgRENDcr9duPp6Ylv334jL8WXKU14fXTq0Qmm DFEkVhA/cBiNYMYSlaM3Io2kChrQ4Czs0SDmFXQw6rzIxFiWQkw3dOr53iw7Uk6UZgWZm9+QjIYv v1JMkIWyC2aVmAat+tzJY3WFtGZ6E54W4Z6/cYsRC43j7UELK3t5IayBWxHG/RfG60afFjwIbhGW g6OF6ZJyuk6Mix/eQzjagTHoGCH6rM+pcx1RpVabYnvvchidNiL5aSGNegm8zxYtWoTVlQa3ZaG2 Tm/dD9DsnvE4AjYE20Go7tQS32hX8UyeEYTYoTQIatziStka+jzDEZtv8H/PjjgTHZMkLJsntc7c d88J9w4DU7I6FWkJU1pHwLQThscrm/lhqE3pwb3ufXR3v53jCHWCuszB3Whug44hevZTcwWB2zsb IabfVV6CScWkU4M4yq8MjtqJS8AefuGO6IqDIYr0A2bgXzevyvWI9NQY1eHlJm8seT7bmqEe6DB+ to4pLGlhXcfEyJ3+d2NZ4iQ22XQLTpG2CHmZEi2cf0FtXqXj48EzF4s2GRuzYj5/Ju9/Hn9YDMY+ 0WLbAU8xuG93eIZJr9WJK7Xw2Heku8/ZM1+UQxtP8i5/QCGW6GmA7h+72uhejJY7+Yg0U3IM0JSS fDa6yU6a1eSorucw8fzrU1bRWvMbmvEZaPyhRb/0ch/pSeoLJRn+tU+KjU0TVLBJMvoY+nVCkIcR s8fgDlPWodQy0CVTqTM/XTzOYwrUA5A00EZH1eHEFJ8lhSaoOA0/TDtnSomvX7/yl7/8B798eybn hA3l9fGTx/bTYbMi5OWJONMFSynIGEiMYJEleDaQhUCv/lJpGIRVwO6EuBOCe41FjCSZ0ZWO8Siu nfUmodH7Ssz+88u3yDcN3H65Y9ygdHr4wd/zYH9EYo7EWLC4+qXbMrc+2NNBlLvHPL/svMnB+rbT bJCHoPqFtf+VroKpTHOGB8rVEUmh0ibN3CHajeOolyynjUGYUqXezXmlDEY987kztR5zppo90ykm np+f3w+r5Dq/uEQe++YH1TAkCDFFjtcDCe5bH/OwTuqqhPFkSI2MVkhExjqQFn3WfURqh00PclJG VayLf60rErd+VnqEiM3l2KnjPFmTBp5hRacORcyTXulnV69eAFR3Lp2V83lojuLzTqtGyYV7vbPb 7nHVM+tH0asas9ZnrI0vO/vRIc4OYKp9RjN6nSOTImzmy6W6N1J0f30zgaCeq2SGqFOkOt6CG51k 2d1xvdIG1Jc3bnmFPBUjSRmt8vrywkNeiMtCWlayhJk0YOyH8Pz0fBHlS6mTEoY/JzEymi+w67D5 PfPu9PG3xzWuOfO+TinXic883XMi6XPbXoKwWEfCHUU4Wmc73ujHGYVQaKPTa2N0Y8SG9ARtkAWK FHLObJsLlIsVhplXBt0rgSABNSO1TF+ai3/DQCwQh7qhdsQrXTDOgXiM71HIF9koBqRCl+n8CeJZ 1yLICRwe4w8uI0VdrBx9xIDYlbP+r/5QjVOkDIPKiIGQA8EE6QFLyYO4hnuT1dw22qyTQoQa6Dj3 08ToCmHO7gThfr8TQuDXP//Gb//2J5bbnef4hb8+/nEJ/eMSSPlOTmcqo7uEThdK1Bu9l0sIr8N8 oRQzNgJ5fUMtgEWO6lEKtdwIqXo13SIxVlr1WiPGSgiKBOF2+8b3X77xnHzZ8LJVxrjxa1z4m/wD hk7yOtz14MgLuwWaLPytNr78+CtlwBGVPoQI7LV65RIcDm2jgzhb04f/fnlY32deVuY4ykwzcB7o uQAcEucc12jNBfsxMpddDh0ZoyGyXFEft9uNbduuKJhSCrewcEw3kYgDPM5guN69Es23wHj45TOK 8xxTjpTeiEfAokexaAwkhdATRy/kLqQg7L2j4s4KHa5IOEdEhqFN/SJXroPzfLHHxdMbjDLoIVzy n9Y8kHCE4V1TMw9grMrYB7r4QjjlRJBA0UKs0XcMzOiY6aY7aVytNwc4D/VLXpwUZmro0Kkn9RLj BJhIUPo4OLq/V4s61V7GYCSPziYK4RB/ZxKTmjUTCR6VsERaaOi2u8508mOP3v3PpcHPF77c74Ql X3jLfd+53+8T4O7KoGZGGYPYBkOEEAX1b5iPrnrllm+00fzX1nZdWr33KxLZz5N6pce+V55DeS2V JW5Yhx6cUbm9PXibv/gczluH9JSQ1im9scSFmAMvLy8zeqHOVsLnOaW57rNrdymSDMZLR4JQA6iM KWEyJ8kYLnUgfCKscGpCQ/bIj+x+2BTTdKFMxqjKdaP/V/ZMU7uyt/87f6jo1LrhnMU6SLeBdUWe Z6UyF2Ah+qL9hCdXOssSadbIZGT47EWjXsJ6EeEv//7v/OUvf+Hr1y/cJPMyDsy8EvrlyzMDId/8 UBEp1LcKuFKBvmOmqCbMHJYQV893SksihsaoU+FQAiEUSsn0/sqwCRWh0wdOLR8BJKHa+dP6lfuX G0Ll0RrttfKjvHFL3io/6TOvdZ/BcbCxsujB1ovDoTXzE4XWIRZafCLqjHk1aGOn9U5YjFZuPjvG WGOjFmVYJgc8yTOvQJlz0HyNjK4Z5TDg4YvHbhNb1q6l4mVgmAu/k1J/8k9jjBgPnwmOTn1UbuuN fdsRFY9B7mBLJ1pi9IJGo8/DRwUYkXgYYxEG3VNp40ozd9clcbCzVSWmSKVhM/ngnFU2aSRJl9tF 3+GXjOhM2nW5Ua1ebqKrY1Kj1ELABfYh+EG5ttX/fXXHmA2DxWf3p+ROq7ogXhOP9mCV1eVSDJ+j h+jV7azCRxu+ygiBceyQA3oCoz07cXr5Xc85hlG2TlT3hweNtAZhgoaO43DnnSfC0NQX0SKw3O6I TondVP687Ts6Uxyebk8sebnGMCfBfj8OghmHKolB1gW5BVopbK2R+o30VShHoVvnUR+fhPInqORU Cnh0+keOQfXIXzFjwyng9ag89o02h+qPqXEKGiivh4vZzdjb7p5cM0ovrq30pv0Sw5tUbAh1BGe0 RScL+eHYfDZSXQJyJAi3BJsfsGfFSXXM1xAPwWrqm4QzVsDzTLwl+P/rDzOnwafmoIbWOzkoOS70 2rAoxEN9rlM78pyvRcC5mQ/TSXS+wDllbJktkghfv37l+/fv/Mf/+l/85ddnlqevfov//f+B3hly I97GPGwjx/7Ky48HghJjm33bSm0Hy6oz06VPu2tilEpTJhQkkFKl90AID8xuBB2ILmiEODItdqw3 MHHpUV4wUXofPI6Dx/GDo0duPPGP5ummYgbSEYmM2nkrLscy2zk28f/miASrSHvw005vt4OWESWq kp4aQ4R2uL4xhMQSxcXsyVxfOZFitTbWdWHfjyvdcUwdq5nS2mOG3uklA9v3MrPp9VNW+BieLPn2 9ubP+vZAm5LXzGh+qPbaZ+TwTNEUSJoY0jw/UAQSxDqwLEgZjKgsaaGN7trlDiMFrEHtjSByqZmk iwOVT4XHh2Cyd2h0guIqkKaeCxXwdnjNq2dZiW/Jx3Q8VSpLXLzAyELfuwvmybTdx2xJElqVnZ3Q AocdV3yOiZE0zVbeixM7OkV81JZD9jSF4b9vSXMRtihLS/TiBosR/b99X+JFShul0ZtBcl2wJMcz 1nZgd0hV2baGfouExwMT5enLMjsJl1DV4tyDvz7+6i69Gar4EaQ+gNA7IyYMX3CvT0+EUrC78Pb6 Sl4zj1eHxnRcsxum/vk0E6gq21YnCew8PMfgrR0MdUr4UQ7WGawFXNvIc47iD1AiKA5UMEFUKY/i iXxt+AsX2kS6yZSCuJB+ZLc86iG8jYMcE9o7YZ0v/j5cfxmgHv4bXVJCorLXY95s9ome1LpvJAfD ZUG/9xjLe0X6+40Zxr+sQkv0rau/LKCpI4fBGPSbAwtGVmSYvxDvqcOEp+TYvHlZdOtOA1fng95v K//xP/8Hv33/jXV98mXHS2EfGVHj/sWQ/AtWXtlfCm9vhVoHt9t0OfVECA3Jt1nFOt8ySEJm1MYY gXXtxAhjnNnoiRgWNPksdUkR5EZvm1ca4jPpoIq1B2V02nGQ3gIhv/K3oyK20XdlmAJup4txoItn t5vdETnodY4DkkEv9C5oMHopTu7O0GpEu8NyL+T7zLvpI0Hd6Aati3vlJ2bPnUe7S6+m99w3pstU i+hMdj0oZZuXopJzJGcXYt/uN47Hzi2vbGXnfrvzs/5ERTnaQX7OHvfSG8MGbaZpesyMt86D4ZfO EPpNSCKwV3RZiTpoqljo6Ga04FBxn9fNijE4YNuKOZzG5GrFW2uEGKmlYDIQWdA+Ziick4nKUSCC NK9gJYpHFVd/7mOO1KP63H4Mz+SR6KGM5hdDmG4dzUqy5BbqqhzB3y0fw7lygQFrWqfdWJA1XFg8 ESWQ2cPBqgtWjLEMQhbCUPbaCdkmlR90dJoJzQq5BTRF+ktBFkVywP5x8JIGKSnl736p3G7Le9cx gSi1++835oh1mxLKiQ4MgTUlWu/cbosXRnOrnlJyaPuZT6beFaQjkcn01QMpQzgxj/KRJB/YXh98 +eXOEQf39MTj9YHcI/I2/qBvElWaVZcoNWVEz0mOHX/YdW7pxLfpfYBWkDvUamSitxYq0H2jqFmp YljzLW7PkV76zEn39tdq+6dRB6JC6PIOOv4n7fo71/JzDIeZcQ8Lhza3w8lcE6kQujqrcbYhMQtS 3EJ63IW0xakBdKZj6oMaIJhyu6/uM26eB2Sz3TjbsNvtxtPzE1++/plfv3/n+5enS9X/xs5NGkda +RbhbQgv28b2siHiVjWPp1iJ0ccHQw1rB73re9ajHWhYQKGUOKnwQgjzcKNNStKgHAeHdG7a5iUF jy6kxwv1/gQWafYg5NUlO3WHod7qc8ZBlHloRlcZBM9wr00I6XB45ICYJ9lJzZcbZkg4Zj55mAmk 73EOZsVnziLXTTfOuAXJpLRMFqtvhQX37fd+upKcDFVKdaYlitlC743n5+crJIwlEXqlT9zasXss Ra+dqk7XObZjaj4duBtwl4+8eHaXJtfxDjNSzuhdGXsgF2FE6DeDUhk9ELPjAK35WEpRWHwGeL5z Z+uowTf7OUz7aTAo0KQSLNHEfx6nREm7wurVUx9OHHMCUyNrovbmoJM63IL6AZDDcGcSCsWKY/Ba 9yQBBF0idKOORlriH6mMU8stHfrNLaWpRGRVDrpv9veBtI6m4BbsEmiheqnVXJReXwzV7ofW6JQK Ot//fY8XU3RdV1/I4kyK19dXWmnvn32++/U4IEW2fSGGQJq64dYaFuxasI0xHG2pbmutW51jwUhK JwJyHp42Bs/5idoqIw/K5kFu47X+c0vj3mlpru2nqH3sg754zC4qpJHprQCDbg1bBapLGmqdFalw bZsHRt/9FnBP15QLdYXgBO/fywQ+biqzBnot/x+LH/30U1YNaFCHTAAhRjChd4eWZI3UMZdSUaAr LMPb9DfBlj4RXYYkZRw+40nREWnr7ebxHlGIM/f6nLc9Pz/z26/f+e23/+D712+wJrRVv5XbwS4r 65JZ48LP4ydtdCTFKf6NqM6qUOOUXQzCfWXUilSbAvNnYuxeBY1BKS7Ydy2AzLPI+YwVx7uVERVM jlsAACAASURBVHxepYaNyiOshEeBWFnSDU2dvhmlC6W4ZIcxiMsN1IX2z/HGQyrWOjlVkMroKxKG i87xJM4YdW7JoZdAK4bmipirP2y24iJ66Q2jGRVBNU9A9tliKVEXJ9Zbn7zSM9oDxihTuN1mKmyb EIl9EnoibC/oWHl9fSWtyatOMuUojDSozSs4F6SbHwIzl0ifQSYRPm1Gi4pZoFXXn9oaaM3HFSKK JpcdhR6pqTlYZI58cso+i5yzwJgSMiDGxfmww11+EnyG3qkI/uyWtnHPd0YYF+gmS0ajA8cXc31o SInWC0tysbzKu5bTDR3i8/mwUKT6plp0gpr9exqSoNWXXmdHeiZ/KqAh0rrRe6XFxq1kauuExRd9 t5wpR0VT5NBt+vMhHoPRN8QUQvBDO2cvZtQI6mL6l5eXaRN2d9X6tPLj5YcvEaPxeHt8ssk+pk99 2za+/+lP/Prrr5c77bE9LlH8788YP6Qjtbarff/Qtgu7bfSSHMgxOh1HaI0zkcLGdVg1aXQbLCVS FkMfDQnQaqd2bzVK35EAdbhdMo1IxehlIigUj6zF/iA1GsNb77gmchDaMTfUH2YP7/xHT6zcw/hv L4DMYLlHF6DP9L20RHJPbN2VAwPjCD6cF3w+E6IhYVYcS3JwcFR6GtNt4nY5yQLDh/I+MH8PoArq G8d1Wbk/f+HXf3/m9stXgg222imPinXFKKz5TkyBb+kLbz8eLKubD2Lw2ZK34BBTg+GZML0mYi4M TaRbIEomWKH1QA5tDtNv5NxmYJu+u1PHuP5aSqVFowyDoGQT33KOjVH1PUY2DFJOaDSHycYFSYFn BlsvdBIpCl3kosYjLpgOogw7sOH60JAKyBkTMfUwnGi9cyGiLCG5Q2XIRbRCFLUOlhHZGSNdWmAH 44Z5KaarQ3l9feV+v18x2zEkWujc8o3teON+u1O2Qlg8WcDUfB5ovuhb1oXtsV1w3NMUIveAdIjm DpcRTnussW+7t5t4oueI/jOIOdBLu3TKEY/B1uTzZrfRvxOFlnNcoZmgidYOJEZuyzodZcYSFifN f6i++oC0LHC4pA3zTXizcb1TGpVlLLTRfAQQIk07cXiXEsyBKVKNJn0uS6d+tUFeM8WaC+9P2lSD LTgAuc8FzDZ/b1ncEl33ygBGt4lBrIh5sF2yzq1l+qqEmVufYiJo4PXtlS9fv/B4PFyh0BrHq8c4 t7GT8nIxOR7bxrbtyMsPUk6sYaUO7zbalIS10p21OuNMfPbcLxTeJ5F8187+dpDv2UEAZ3Jcb1CN HvGBsbm+Eg2EA5p2Wu2E6DzO0V1jWY+GaHBU2ZhMxzaw6DSUYD6UvfzAV/yvt/DIZG02oYaORaB7 zs8o4wIxfGq/m/23D0//QXmcQzRB0kJtg10OPwx7hxBYqmsxLVSiZUbztkJ7oN8aOik10gLDuj+s YpS98bw+X/EaJ60pRSfDfPv2jecvz/z667/xy+07cvxk3wN77xTtiBQWg7028hLJTbmtlcfwjX7M Qq2ZZXErZe/LzGPZCHFBQuT7DYq57XBYAmkI0bfGwf3nfxz1Ckij7oq+BcY3IY4KI1Kat+fuMDJi tEvUji4QYBmJvUd63qkt0jVh7aAU9dykmEA7ta+kUCk9uffA6iQ5TSiFeqSwiqEp0uYoZwyce2AV wejDLZyO1zvHS+Wy5fWZXxVj4n5Pk3FQgI+58S4FCsG5qipCGYPMSq0F1uzb1uGHiszcLp8dGuHm 2kkbdsW12MBlVhhPz3eHUO8be/HZZZBJSTppV/OAmMevd2XZkyqDOY1rzAXjaK6gKKUSUp4pmp28 LNNU77NZFWWoX+qY7xVNDK1CT24i0aqYggWZSDo/YGPw+Gan/TfiGOiSSMGTO82UflTnG7S5WJkB dzElSi2O2Gu+mU8xeUbTCJNqNK3a1d/1sjVnBU0gui+D3Wo9hhOp2l55ZM+3H1XQHhgrM2s9sW/7 pMY7UWn0g/KojCzINpUYyS2o9/sTQSL/+Ps/vNM1o08FwmN7JVhkyYnXfbtmzpfe9ne6xvjoEe1u RTzFodYFEz9t7TEYyWa77Z9Sb4G6VTQmhxT3Mzt5QjNEGAUk+o3fBKy4RnMz97+fw15zuOF7vtA1 l/SbqjS3ELbjIC6JWgqaI1bss1D+vzws5cL4nRVClEyrlRCdgSlMv3ZW7KiOqExeeatFat8h+jda 84DiCLcaDYkfPMhT2tSZJO+Jt8o5u3+egQTlyy9f+X/Ze/Noy66y3Ps3m7XW7k5TfToSk5AK6SCh kaIJiKAgGFpppXXIoNHQCiLIVb9hdxWRT0S9NAHlihJQsQm9kKi0AgkhfVLpk0pT7Wn2Xmu23x/v 3LvqVFVC4vUbwwuuMTJ26tSpfc7ee6255vu+z/N7hvMLxJwZd5lYdVgfxGdLTVSewWRCazVNXaPM HL3eKjFIeqjRE3w3KE0mL4FtRtPTCW17RFVRJ8mm2ddBUwvCPGclUbbegE7YJlMvD1geJHTq0Dnj 60AeNhJNkTx9FWmzodaZGBWrXYOiQ6lEDBXZOFLqsWwTynhSVCTfwZQDUAVSqsnai4Eh5hLnvELy NagaYxxTMJFCgLYxZFRyM9tmVQkO0HtXMpvirE8aSrSJ1kqmuDHPyhlrDcYMiLErMifpZRpj6boW ayuapsdw2JtNuFeNwS1HqgQBI8MZoFY1pjFM2gmVKr+PeIgl3ydIO2RhbkilNKqqWFlZKfg7jU8i 2g4hUAcNfUvnW5nYH3AuT62alOgRpSEj52nw0xgTkRFVRnTGySdJXzDSK05uv5/eJTcbbEmInXz+ LgeMs7NqQCuDd4GkIp2TXaVpREWSdOFX+I5aW0EGKmk3+CTe9dB5XEzURlbsbBSu6xAZaEIV/WqO JfImZZRXpBpylJ23ENQcCiFL1VkUBsmLPMpUBqMywTnJcSoVqAtCeEp4xl4oYtopuiy9VZ1UoTkl sgsEm/CpQ40RKImfyIZRdRDVbE2awkwOThcW/XXqpIHsZSeYTMZmRUiKLjqUkQYxWqGjQhtZ6Stj 8b5bE8c5XQC1Suis8MnPSnK5c6b91CIl8NlkBYKgjS40mmmWtyJ6qMlUVhFyJSFkukJ1mdpUeMI0 Lvwe5UZa29LjZEaxqawidpmYJH9Hq0zyFa51aGtptCG4iO4ZsvNUyuKzENFTTgyMJVTINC5nso6z nzfVD05zVIwxsxK+qnsMTI+5hUWqOuL0hNo12FixQodLrSw8VUNtKuaruoiNA6u5QptOsrG74t/F o7SnriG4IeiMzgndWnw9B8ZT18soVZO1ocETrQI/ZKQdzljG85Eme0JSNFWDzR6nNH0tC89qbKiY kHKPRKSyE0LQGCPN/LqupKHvJG6iSR2TbGZANmsNCRFhZzTWCP0/xRqtezRNS4zVjBNbgtCxdSZj qCaRTCMR0T6gdSrlfGHDFhO3AJRD6XFOael6Vq43jUxSq8qWvKcOa0cHZHX1JExNa1wIDHo9Jqur VL1KStNOpD8hB5peLQvbsug4W1oUmlFti5W0wtqK8aT03SqJLxYnmiD4QpNI3lM3NcF5UpB00Ojj jKlgo0XZUgkGoQipomOsjEzEU4zEkmGls0ztbbJEE2Vhj2UXpwRHJ64EYbAmZ7BNTQ6CjYwpEQXN L98rKSHoACE56pIAEO00ciZJ1lGApDRGSa85GY0pbNgcZS4CsqArBCeYI5hakhqy01RGk5XCu1ag MyRsgGCFwlTlCmUVwQWcklTSnGWo5sedDJ9MJLkgN4hiq05Wdp6VzqQcCTFTo/EOfHQFBj3BTZyA UYJBK804jAVTWVgaU/XD2ryqaOlywISWTELFBk+HjwnltRD6yu6sU6B1hFSskzCLSjgwy9qFOKVZ HcLPjEliVnPKM9Eu1Vr2xlRknrMwB9vgpJfjE9pU8qbHdFjSycG7zhSlJ6srTXQixG+TsBuNUtJz ixlrEzZafExMkChWVYg6yVhs6fs2tiEZQw4BbBJ2ZRJXiFYa1zmGo+GaHB9jDVZb5kdzbNy8keGg wtiaxvRweR/jsaELY1RK6JwgBJphj9Z7DIZJsGRWCE4QZ9Yaskm0k4rKJHxbC0CYimw1JidchpSW qfIcwwSrtUx5k4s06zKTWFN5h1ElyiLDWNUMxxW+jnLxKUNSEbsyZNz3QphXtsQjVOi6gSwtmFol dNKsBotWEgY2LWMVHoMSZYAqOyJTY3uJHCxJgzIVlQ1gPJEROXpyVOgaUC2u7dAaKluTkB5iSuCj BMXFlErsiODKrM2kVM1SRI1RVNWgsDdVyamvZpCZ4XBIv99n586d9Hs9KBKXrutY7VZRtaJPn1he bxs8TW/asmjoqz70tUyHA6Q6kcYZ5zupnGuN9onYgu5piBqVE76LM3ldRoYfosZLqJ4Q11XBCobs MUqYDBHRXgadUQEwUvF5H1DUs15kjiJ/ylEQhDZrYapmuWZT5+Va9hBrjxZGj/R6oyTP6tJDdtlj tEIF0RJP6VpBB1RwYIX4FCeOXGuSi2hjSTHSM5VEQEeIKVNrRXIyGLQGnHdYVQu8J0AyJbqkxBCH PCHHTHQSMtenj68FJdjkWmDeLpaWjyamVG42MngLsUMFTUqaiRF9buc6cVy1TkA8MTF2E3xwdBM3 w9oppajrmtFotNZhlLTDjTsGTZ/gIzq1Bc6QZ3QkdaCN3Et/0Yd7lgapNf+XSztNdI7TrJXkE1VP 2IMmGGIlMQRTh8D0ebsQZ9EFlMXQpQNiM75vk1Mu4OASebYjOWCtVpKCiIJQdI8qKELJOqlTyYup 9+8is0rUqfSSLGVXWzRuysx6I1Ut7YGqqhgOR8zN1fQWh/TMPESL95HVNtKFCSo4UrYYbRj1LMkq KjTLyyukLCYG0EKgQuApw36LczUpOaKPaGsIwVBVE1TQkBtS5VjOmdhGlDZkNKqbkFWF14ALuKAF 9hsCqz2ZBLceKhupFaz0jUA3VEcMmhA8OVfUepWxH1JV0vNTMaPVAeDWWdkBfaVxfkBXL5dysmEw iSzVEVNZbNVCMpCMlJV1RYxj/GpCm4BSJb+mr4gpk30Pi8RleN+hspCAsrYlasRjjET2SqZgAQsL 9p6cexijMKZhMOiV0EPD/Pz87GJZXl4ubSjhUoYQyC7PhkxOeZlAo6hNLTDdmMgqM9k3FpoXxf0W kpwrtszmlKa20Jbd4axaspnsC+mo+OxTTsSgqIprz9gK7x1aaepKqiFrrIjMXQFckGWYlAI6yQKX HDSDijBxVLUl2zibsOuSlVQ3tcDLkwwDCaCsXGsGA1qRchS9Z0hFMWPwWQY8WoHuA176uTFGAeZY ZF6QokiCTE3AYVUlZTKI9bsATVKSnLBIICbZTc6GyxlW9SoWy3h1DPMZ5bXoRgsx3rWeXmWItcVk RfJKpF1QIoTBd+K68sUZOR6PJQU4OsbjVULrZ+vcgbny+wdGWXRz3cTNsnd8cROg5IRLJCx2xiE8 8IkOhmlA8Z2jCN7PPOUogSJoyQeQD7QLqEpKFQIELQ3i2UQ9paL1ZH9+eiG9a8ROhtv/d6ouerl8 uHRMZj3IA/PEU07kJpPCfmCAMgpjRYOXVY1qFLU3xR6nhVTfVySPCP9VIgctQmBrCoFb0U1a5hcX 6Pfk4hyO1jOsa2zjcYBbHuMmq0xWV9F1j7qnsPUAq0fE1DLxHa4LuG6Cypmsa5SqixbNiUvILpFD RdfJlLfHmDbWRa4DwQtaztpq5r+fdBllQDlNKsmMISnq2pXe6NTSmPFlBysIMI3WjqoS2VOMFqVc 0V5qvDdU1ZjUaZIK2MrKTjUrlo0h95fRTmjzmcjYJLkpuI6sDLVJVMYyDhGiRwO9oWU8WU9vuCS7 nqohhySgZz1GB0uvX5c7WUVWRnB5yRCC4PX2xyvLIHQ/XNcQY0fbJup6IAF3dUNdtUx06b3GSH8w KJpAj6tdcbZoKlWTo0yps8poEq2J+FVH6MSMkJCKrq4aWjcRqQ1BYn6Vgmixdvo7qplW0mBmIm6N JihH0AaCqF/qpi6ee4c2NS6UuAklVC+fJEJXV9X+xG0tCwZawCopBFSSa0AbjbU9QvBUlZVsep3K MC9jkhYhemMJEye2UxsYJwEGmRJImEjoscI3QaK0lZxfKmUx4qQoygwfBXWI5Cwpo2Ai2sq2bbHa EpIrYYRCfeo6+X+J3YB+LSDx1ZVVlBLpm1JK2ldK0UaNX5pQWSnFnS/tjjAR6paSgLeYEiF6VpZX RDVQGBXT9NXpTGfKU5gtnt57Jm7CoBkSgiORsarCT7OVUxaXkCmKfS8yDZnIy93YGitlxjRGNmbQ EmOaSCivwJakwqxlCmiK7s0pKd+LvCeTCVqQaLHo9bIX/3AiiVXTGFIpNZJJckJVmSpUOJxYzow+ ZDo2NfwfmCWulSa0AW1qcvIC9KgbiIlaS28rRI9pEmhLqkSiY4JBdYnUV6gkoW8qi/5P9RRZSyAV JU1ycWEDG9YtUPVrJuPE6uoO9i2JvqxSFUOTUdrQNANsL7O0e8LEr9Ctiki81xPLXNc5QdupTGaV 6Cw5SbSHMROcq0u4W545sIyRnHRrA85X2BxEfsMSsbMY61GqwTlxBRkj9k50IHiIwWBMIGdTcGay WKWkS3RHwPuGul7Ghx4hdQXO0aOuvEiRiBgfaDE0VpNiR1cZEXSrXJQDZQJMguRoVI+QYd18RQoj ojaYGGQiazPB1+RoqOqWmBpS1BibsNqRvC5w5f2N/qnXPedyPpX/jzHRdZ66tmhVsTi/IFEndonx WPpdbSsXnAqKpt8jdp7OOwFkFEan8548kfMxxkgkiKRKKbJOpU8pYn5NTfIRl1vqxhDb/dbeqQtu aqronMMqTQwJbStU2QSYZMBUwtBMiVRkSsqLnMjUWqqRKPwI2YF6NLIIK6XlGmyUUOaDwxqZ5mtl yFmTVSAHTTBF3uZEEdDpTmKVszBcU0hYr3A6oG2FDVqI81bA1L5cHypldEmt7Pf6hCJFS4UhG1tp 5U26yZo8IfnMqkJNijNghzGG1KVZ+yWXSX3IMuBUWdGVaGaVJVY5p0RQkZXxaoGBRCZxQirWYJCB nVGGLnVlIOVmO9P9GUYGTDRMksAAQnSybQ4JjSWaIu9JHuVlUcjkcgebxbVjo90PBbHSnCXIFtoo PUujnOahTxfKLDQQQVAp0VGqLM3cyjRkL2JklFqDuJtJQ1TB0JU7mM4i0/h+OesH7p5tZTA+0WUJ R8tJEi19EClWb1IRLOg2yYXvIDZBZD/q0CmccRbdl+GZNYbBYMjcXB/bDFCqYjJx7N21ik8O13ly nemZPqqpmKNmr19mebzCZHmJqDQmg21GmBwwJuDDAHJEpal3O2CtAmpxHWVPjKroMTU5SyJm8raI xx3eZ8gWlSMh9GiaqVsokrOh65IM23IgZ1dkoNJbFIq3ATzO9agrTdMPdG5ET2UGwx5Biyg5ZXmP VBTN4BxDJmGVrA0myOc3c3Y1NTEb+vsieQ6GcxvpG9AVjNseq2NPRgA1OmvqKpPrjuB71BWoKuCT JcYGpbrZZFIpNRNBH3jjXAM/TpG2jVgbyDQYU2FMXeRPM/sMVpWbuBFmbV1JttJUrNS5Fh8F2qGU Qumyyx9TKGBIYJ9LqCi7cN+m/bEdB1RxWmtZJLVUOzkm6ScDRllyFcWkoTLZGExChk914VTGiiBi ZepcM2EiPU8SMSdygKavyjWm0EjKpZTuQlLLWpEJqKhBy2KqaoPqZAKfcsI64eU6HeU9c0EGkwZi 60kGdPZEb9AGXCtSKB/8TGI0VcKkKFCO/Ri4/RHZsnEo1WgBoU8/16rssA/8bA9MkpgyAqYVxHjs iMHLjTonoouEEPFVIo297MS1xVZ2RluatJODSPIhsTJewfQMneoIORBDFKKKkWgMrcVwL8TzJAtn lN2etprYRVKVJOgrCUXd1Jps5MOeOhCm1i9daXSUuFWDkYjUNkosQlbCK1SKZIRRqJXECSc0Vht8 CnIiawseOUECMy3eVCB9sKh1FvBWKFFT+YFWhlQlgZwQMXVFWs2YHuQIwUY5eVQiarkIyCKMVx6y lRMvKUVdScywaRO2tvRszXA4Yv36BWwVwWdWV8bE3DEed+CEK2lrxby1tHmF5T1jwuqyDB+ypmkM OkdyMoQsQxBVVAbKRowW/FyIGq1avO/TNOMS0bhKSj2ZOFqPMY4UakiJ7B25AqMT0KBUIOc+1jpi nAj8lwpjhBTvvMXWjhxkUZH30pGzBWqqxjFnLE7PUzNh2SeqGNAknKoIyTEOHlMH5n2PiTXENKGn Il73qXPHiuqR19cMBwP6oznmeha8BrtCUMssTXoQwWpBG6ZcYzVyzmBpjCc0idBZrM5E0xLC/qa/ lO12zeLZdZ1EzBYMomg/Ld635BxRSibonXdEJVPyELPEjhSdagyBruuEdFRA4dObuwqJaCMxCfsy 9gKeIDCMkPYT/g/mMYQS0V2ytOpG4WJAZ4HqpKiKU0um5ar0TCtEM5v6iibUOJwkJmQt7cUE/apP MMKjDSrI9D2IA65zHbWuSDaRfEQZg4mJaI1Ii5RoRYOT1+6V9HotRnrN1pS5RYZZDnwG5Yl+/6Zl +t80o2q6EMYYJbXSe5IWqpkoZlQxdoj8L2axcFstZgIJiItr9JlTPqewgEVpOplMZLCmFN47XCc3 P5UV0SViCugsfdzp+jFohhjd7G8fApYsE/BY8qx1JbGntalFH6aESk0lu8/oZFoOCHhAF+DAWPom aiqn8NIo9ipgsyYkyUuZ7jxDF9A9QfNLPnjpfSKLMg50LYJ6lUUmBQGvQDtNbIT0bWsBy9aV9AJT lrtQmuY0T0WeBwW6zTLjDzpiTMRxR60s3oFWllrJAmpUTUiZFAOmshA1OgdSqDFWct3H3tO4hmp+ hKo11bDH3GiIMQ3RGVxuCWlC58TdVA+hbiqsWcBUFXv3etql3XQpY6uaqojRUxSdrCSOBDCKGA1W 9+kNZFpemUh0BmtbQuhTVWNyFpG51lq0ddmK9kQbdK8qqaOZlFzZAUZiFE1odi258jRNn5wjdZUh idVSYYlR+kx13UHwKNun0xU6B5y2zHeJsbJ4HVFa+lWjwQSnRjinqfWEFSrGAZTyOJ/pNRM2z82R R4NZFnsyjroasGAVg7CPvSkzcVOYnkaxKkqDLNoU1zKTdUm7szArUVRVM3McTceGk0krwIzJ/pjj Xm+AtTXDoS3ielGPhCA7MlPXeOfoGVWGeSVt8UBR8VTx4RRZaXKSTKXYgdKVZIcfBmIjXn1JN8hG 2lNUwvOslNhAs9jLJPKliNKtqiSu2NhCNAtkK1EvUw5EzknSO7XcjJ3vUJVFR2HDRh0wqcSXoNE6 CekrZ6xCrKdBSnnQRXpYhsJld0wl/fVcaaJLB0yRlQx0UmJlZWX2ep1zxBhnibxKKUKMgrsrO1DR 7NrZhqjrOiIBRYXKseiAzUzQDtCuruKi9IhD6CBKHpqkBMTSrikaVR+mdsrSRgjSZih5TJhMNafX DKmtpMStYCuLVprKV+LmMUWXVSm88sQu0lTNbFATOrFgmSwpl7O4CiS+QmcZFKUsls8KQyzbpeBl UDSbZAIYIbv4KCBa21joZDJvoiFZLTBmLXBXokwVddCzO93MshmigFlzBB/JtfR49BTzrqRvczhQ yNQRFLP0P7LxOLIMF7oO09NUsRIobK3BK6ri15nqOnuDXsls1wyHI0bDebCZtkuQ2xnF3BhddkR9 es2Y5WgYT/bStr5EmCh0XaFUIGlB+olHPpGSpepbRv2KyiiSd4y9LjuRKJnVzpCSQEFiqjBJhMrT MjlnRdNvxLlDTSyCegFSeLKVnxXCBKXEKx9TEGlN0etZA51X9PKIXqhwVUAl8ClD3RVrZsIkTWUs hiH9FAijgIs1dZqQjSGkVNxAI0y/oekPyMHjJ46JzfQz2FzhR/PovEzOE8IYKqvRBrouU9eBtjNo 3ZGioN/QQvV3ToLtREKWywAs07arklMe0ixSxlpFSj1yguFwjhiXsNYyaSe4wrgNhSPrfZ7tZrTW GBSTthV7nxLbq+y8RZZDrbE60a66Q4au03NQaYEwmwIEiTqigiJRpEpBkbRCuUiyUh0pLVInbTU+ yi0lt4lgRBMZnCdbNbsukgtY06BKxIbPnSyWXkwetbUEMmSDyfJ7xy6iqiR81qIwyUkC51DQeS9G ls7Ja/VpTaXnvS/cVWGupiB94ym97UDouUQnx1l/evocU1iKWFAtEU+rPWGssZVA2euqLsAXiw+u ZH4VLnBKdMkJVb9EFMcYCEQo8CFpAcrPzdHLzSiA6vJab3tKkcnE0+/Lau2NP+Du25vtBgHarhWs f1t2dyRUVKI3UwGtZAHWJMFC6YjKkU6BSVEsUlkf0GB3GCWrvkTkQmWq4tMWxF2v6uGykwVRKVRC IlYpCDqS9MDMVHsqk1Q0GG+EuB01HRMGeSAfYOm/ziyU2qxJNHTOlQb0AX1Wn6kGos+LTaRKmtg5 bL9CZSN9MKBX90SK0zTML6xnYX5O+oguoAnS4ywXjDG2LGQ1tRoyHi/Trq4QiywpRulNplQJ3bzI T2zVUJmWuhniYsbFNMOTxeRp2xpjOsl6V56cNYaxNONNQtmBePWbIf2eRaUIoaOrIi5MUzLlgoix V3qhwu6MIYlW0yMU8wxKJcbK4+wE04HKIgeSjNWMQcoto7RwX5NCaUvQmQU/otMBr1q0rTBUZGNQ KbDsPSmK9tARqKjQKlOpFuUVtfVApOuGQCt9WDV1JSWUsjSNwXtNXYuAXrzyYpxwzjMee3KORa88 7YlB103IuabynuFggLVG6PO1RBQrIKksPc1E4d5O6BpmOz0KT5LGkCdBZE0uScZSiYee9jXFYKLK zpVZXLBWWnCIQWKicxQQSspGFlSbxHaphdWZuzy7gToiOmQCogIjSxZTnEI+fCJUCRMsaudUcQAA IABJREFUGjmHp7prHyI6ZYLJNLah810ZDCuoDPjIGg3jdNfswprKbpZwW3aQ3nekLG0O13bS9zwA G6mUWlMByJBXhpKmsCJAYrw74yFldDCMtaMOApIZx7F8T5IFW1ick4KvDFCXFNtSkfrgcG3Cao0z jpyUSJqSxziJw6ZJUrke2PMUWkjAua5MZfeDBKYOnZyhKfipaWhSisI2RJe+TnF5JDKhizS2kQpd KWLwAr3Nej/RB5l+xSyTdvHha7zzmMoKLstKM15FhTceFRTaCtklanFi9Jhi0gy5lp5FZTS5zdLT iRXRBBrV4IzDtNJjVVGRbZZpX5Q8kwOHTN6Ls0DkTBkbmWVfq2jxumTQFKuZorATjWV+bo5hVTE/ HEr2UsysjruSvCnWxalSoWl6DEawmiNhkkl5uhsR15VSElEssbpSZqWsoDaoicLYtjhmlKDntCOH klmd+5gqiGQpZJIRZoDOgf5cH6sCrdPUBFKscQFiHEuplnpYOxENqVx5+OCIE9CNvFaDRmsZFJrK U5lAjHW5GBxdN6KuVzG6ImtFNHKXjzEz9BNQDStVhtyikiGpDp0rfF6Ediw9uKwhgc8JR4dJCpVq SBPhe2Y7i0x2ncGoToAZRshGxqgSJ5NLnpGaEXJi7MowTM3O/dFowGQiA7JpKTlf9Qkq0++PZkMK csYArvTWJpMxxtTkyaTcMpAkhWjAeiprUSHhREVG5WtiiYOZ0eBCQBvheVKLNlp1Ct+UjU0QCywT AQ4nK4tdrqLoiVVTBlsaJ2Nxggc9C04w+JDRKqBKbIdVlo6Whp5QxlKH9RarLE515Ig4mXzCWTcr W9PUhp1yqdj2J04YI7EYtly/wsM0tG1H28oOkyzXXojSlpv2d6ce8rZtZyW94A2lZ6kqg64NajWR tDj62m6CrSztlH1KEDBjK+qZqeuvqipUW6yeNkKIhJSZ+DEjPZBoZRWouoZeY1lKY0a2TwiBzrVU TSP8jQPL9hg9XddRVZI2OM0QmjZf5U1Yi2NySbiDqqfWoN6m8aYBLxi3rMtJm4ghYY30qmyyRC1i +bqqcTGgssMo0YcqU6J6bcYnT61rQgpyZ2sU2klZLPxQjVMB6wS/HLLQ1zVGALKJYr3SpKpAT2s9 EyOHGLDBgrkHi6fRErFUbv2xpDjWthYWohH1wGAgDhZlDKP5eXoltM6HIAi5Ir2Y9my01tR1g+8C VkfByxlFpSQUq66sRKNkihYwY6uGnKNATFIghxqtvLRCNKgUMbWE0qmymw9BEG4oqHuGZBpS50mm D8Yz7mRhrKpYgMrFbx50Kb88IXRkY8gmElrJ87Ze3EZVpchEJhNVFntfIoPHAoahaIYnAawwElqv wSRibgk+0tSGGPss58zC0h2s5IqkIsYrwR7GibiHqFgNkWwtKiWMiaV8rqhswnV6iiGYZRtVlSYE Tc6+7Pin7RpddITSyxkOa1JCPhM/JkbJk59YT9MfMgqZpaU9cv63LaoMJqa7mrZdQQs1Tqy/VKgq kScKVSs6E0v/EyqVyZbCRC3nWrEy6qQFw1jLjXkK0dBRdJOplj61KfAOZQyVUihBqor9sZOFuCr8 hkSZFBmBKEclG6EqJhHTq0wMTpQrSVIiMqCNkJ7QRSVTVAfS6pAMrBCEMztd9KZ9ybZtZ7vPyWSM 9wITDj4U1J2CLhKV2FGnM4jpIjpd9LzvZkQuFeT3FOpbou0mcmN3CVVZuuDR3X5FTkZo/K3v8NGh W03QkW7VFQKco6bPuO4Y6IrgM7kOTLLDKI3PAayE/RlXoa1eq/NcXl4RK6SWkncycViTyyCnQmtV enRmtiOb8imnyKupXGBakio/lV0kjLZoY8G0pInGVUGm7Uom3j6ItCNTJoUxk/swnmTq2hKSBNNL OaBJq1Eyp7MhKdkBa2UIqmDBSurlFIowMANijoQcJL1QWVrfysQeO9tFxxRnmreUEuhIzgrtapLO VCbjBfmCVQaXC4m662Z3WbFx9WiaAZ1zLJfGeNM0MiyIodyohGQevScHYZqmmKl1ualkRyh+Zo2V 3YNqsAa0qUBFcgbvJAxOK9EXti5jTRJgiGoJypKiwxixLWbA6o5J10eZCbWVQQ5Zi2QlIZSZIvzP FajUYStLzOB8JqUgljk8lZEYiJQqEeYbL1PWUrDH2GCsF6J8ioQVT9Pvk9Akn7E60jNDIh0qOCZt wilFzB09VlhShuSUIPWqIY0aQwqQMtYqfEjFCeoETWd7oDt0Vcm50gVCKgL5INrUjHifc1ZY00Mb VSbshtWVFkUrAvckNzlrDHXToJViNBpJIFvO7Nu7d7Y7mk7tc3GaqRygk0l6UDBxHb4NNE2F7zxt ATprXeD5Sf6QfCiUdYEG55RJXan2moTpDFkV558XTmhti18cBT7L0IZMcGVgOnX5kYjZYlSShMwc icaQnUzPCZ4udEU/KeFqqfOzdtbUoxKCtD9y2dWF4PG+K4ufsDa9j+Qc8D4RgkzSc87kkOlMED1s ltcvcrX972OIklnfTtr9IoQym5DNWUZZM3Md7u8ryvWVjeRmCVZOF1diJ6qaMkSOIWM6RQqRVHv2 raywaiwuW3q2RWVDk/rsY5mqpwhtoiomi9niuX79eh75yEeybt26Nc3Z2hj8zM6YZzqq6VBkCvad 9gdd52h64iiZPsf0+aam+mmPIauC31KGnAIVtRC5p64+JaJbrTXBB0manOrxSGgyWVeCxqoUKiay snJXjdJwn4pcp5SaqhKrWTLSD53mnWSVZ/3KaQSxCJUtISTJIVKJVFUoDx7pvUggWV4zBZwKnEej AXNzC4QQGI/HzM3NFaJPnmWgaK1pmobB3ByD/pBRlZn0GkKcJ/gxroBatIG6GjFQLV5VBGWpgZ6q iaYje0dgkQrPJNf09QQdMm2WKNaeSkQ3hv6CLDqIcHpuCP2qZhxG9FJLzI4uiSyksY5WD6maGtoO 09uEc4GUI86FMv2URaKpDFW/pk4OqprY9qlw+JwY9Wo8Iiz3oUMRiD2LHhpMq8ja0++vw5ghzrek OKWeO7TuE5ljEBLBBKy2KBzZ1iLTmkvkiUbpWKR1WmDLqcU0C/RUBSmzHBN5skoXW4JaL33IFEAp FvxESkHVoLVHm5qYFN1kFe8D0beApjcc0dQ1ixs3srhvH1u2bGF5eZnV1dXZRV9VkpQgLqZOxPBK iPXBJzQRGzVtca6RDChBy9mgmQS3Vq2kIHeZVKUSDyxfM5Uhe0VOkv+11gitiCqifELXBu/LNlhB o2qSTbPrCSfaauc8tdJgdekJr8U97v+znlH561p2m0ppjAHnphuoqYuvm8mOpv8F54hKkkfx05hH TVBplk47WwNdS2Vr6TseCOJNiaxl4mn2U87XwHo714KZugwzmQZLwhrFxLWzxTZk0a72TMPELqEn fQyWVDssmtgZGCSyTzS6YpJa+s2gRByXxXNxcZG5uTm+9rWvzRT7BztzRO831VrpMqFaq2d7+LYf 5eYbb2TX3bvW3Kmm/M01wmQULgjHz5avxyTABu+dDF1UJkQvZJ7p71RcAtN9DQfwQCGzYf0GNm3e zJVXXnmID/X+HsYUu5cuUh8EpZW1nDT5AO/2ge+Z7LwtxsBwfsiGxQ3cfPPNrFH4lyPEAFpAvDYH fEJEyaV1Mp0fpJgxyZG1IQA6gc5S4ofQonSN1QmvLbXVJOeJxS537JFHMpobcvnV15XzRoArBqgN dCGjk0GbgFcKjcHkQIeGHKi1Bl0Xlwps2riRdevXc9111+2Ht1QaHTwJSw4Bqyu08ZClHaNRpDhG 26FoZJXChIQyQkw69sTjGFU9Lr/iypIv40E1ErlWzBTTmOikRJWRVCZ2HmulMvJZSj+lPUb3qbXo FdsU6BnR4MZZx66UgKXayUmz9eQTuPuuXexdWoYy5EilplYl8FAZMwOeTOUzMzlSEnqTKuDnFEt8 RnHekSW2w5dESEmIjcSoqdAEFe/fCXoAOmDtlwvqca1iqpTbajYUm6HvYkRbOzsrD5ZOyQR8CiOP yNA6lWiKsp1JwhDYD/RJMwfQtCrVgLbSilHTeJvyyR4S9XNP1+70gvg+xpfZmpBFRlXW0TWvbXom BBVFZZD3Q4tAEaYtniwyQW01z3zmMznxxAceoPME7rrrLi677LJ7id+t6Q0bxivL9/g9Rx53FJdd dhk779p5nz77xzzqcXznO99k0rUAvPBFL+T6G24kpci/f+ObIkwdDTjllFP49r9/+z495/r16zn+ +OO59NJL+a9wrFu3jo0bN3Lttdce9u+3nrKVPTv3cffddwLwkNNO59obbuAJZz+Kxz/+CexZaena CbfdeQuXXXItl18u78OLX/YSLvj0Bey5ezcnnvhANm0c8PVvfOOwP+PWzZtZt249V1991WH/fmFh gRNOPIGLv3XxIX836Eua5Jr3eGGBzUccwVVXX32vr/1BD3oQyyt38eCHnMkX//lzqKxxRWZy8HHH 3Tvo9XtcecWV9/qc55xzDv/21X9lz669zC/O85SnPIXz//p8AB649YGsrqxw4vFb+Ykn/wQpBq7b fh0f/+uPH1bPe/ARxo6bbr+Jffv28cN0NE0zk//893Hvx9lnn70GS6enO6fpGF4heilVpmfNqMcD jt3MEZvXMzc/mKIz1mZKA1VQNLa5T7/EcDjkMY/dxqbNm2dfe8HzX8CDTtrK//PW/8Gxxx4LwMtf 8nKe8GNPuMcM9oOPfr8/C4M6MLtoNBpx0tatNL0+69ctcvLWB84sXus2rOP0005hOBjM/s2PHH88 Rx19NMPR6JCfsbi4yCte8Qre8pa38Mtv/WXe8Y538MY3vpF3vvOdvPKVr1zzu04xZ/d0nPXgszj5 5JNnf9722Mdw0tYH8ohHP5Idd97JN7/5Db717W+xbm6en3vFy1FKccYZp/OSF72EZz31GQD8zM88 h4c87Mx7fa8Hg94hX6/qmpNPOYVHPOIRPO7sxwGwceNGTjn1VJpewwMe8AD+7H/9GSeceOKaE6bq 9ah7vcN+Jg/aehJvf8c7eOBJJ+GiZ9PmDTz/mc/k7EefzR+/972cfvrpVAcxEae/43Aw/D6VgOFR 2x7JM5/xLDlfnvUC3vmWd3DyqfL+PekJT+KEE07kkY98BHVj+da//zu9psfb3vY2hsPh9z13esMe g+Hgh2YhWFhY4A1veAO/8Zu/yfz8/H3+d7pUigfbIH8YjoOByHa6qVdZ/OHDQcPGjZvZNd6NGitS 7Vha2kvbKUbzI1IQ//T8+gW6Scee3XtEn2XtITqoe7zLB9G8bXv0NrZcv4XRaERd13z1q19h8+bN PPZxj+MTn/g4Zz3sLP70z/70fpXfB3/v1pO28qY3vJFV3+J9ZOnuHRx11JH80+f/hTvvvIUn/tRP sq7fsHf3hP/3vX/EYx7zaJ52zjmsX1zk7l27eMub33zI4rlx40Y+9alPccyxx/DobY/ik5/8JNu2 beNlL3sZH/3oR2nb9j62BgynnHIy3gvdfNPGjXjnWV7uuPnW29h59x3s2bOXb37ta/zSW95Ev9/w mMf/GN/59rdp6oqFxUUWFhb4pwv+6V7KGC2QjwOO+fl5XvnKV7LlqKNoqorvffe7nPmQh/DKV7+a 5eVlVlaWuOWWW9i2bRtPfdrT+Mh5580cIZUxmHu4mR117DE88Qk/zjVXXQcWVu/ay117dnPCCcdz 9tlnc80113DrTTexd3n5fp+4MUb+98f/knOeeA5Nv89DH3kW//aNr3Lqyadyyy23MJofsf3a7Zxy 6oO46CsX8a1vfAuAN73pTZx55pl85StfudfnTzbNSvFBf8Cxxx3LVVdf9X2Zsf+3HscffzxHbdlC 17ZrFkJbWx75yEdy9TVXs/POnZz5sDPxrWc4HPL4x/8Y88Mhd9x5K6PFTUDmo3/xF9x+220/kO9R f9jnuGOO4+prrj7sGmSnvCptRbNV9Sua2rBJL+Krlslqj33tLpJXVOvnWb++YexXyKuGfq+hrXt4 n+7XL+Wd54gtR/KTT34KO267jdFoxOLiIkvLy/zdp/6Opz/7GZx2yumMd69wxeVX/B+9AfMb5rl9 5x38xq/9On/8J3/K+R+/iJtvuolnP/s53HLzdi782y+zx+/jza//RdYtLnD24x7Hr73znZx+yim8 /Od+7h4v5P1Aif2Wuqkt7L4evV6PF77whTzpSU9iNBqxb2WFD3/4w2zYuImnPu1p7N29m4svvpjf /K3f5PJrr+DJT3oKZ552Gn/0vvdy6lln8qPbHsXq6grXXnPtPd9MYI0fF+DU005Dxchb3/xmnvyU p/DgM87g1b94LldfdQVf/vwXeOlLX87lS1fy2c99jj/+oz865Pnu6bj4u5dw3oc/zOc//2le9JIX EccdVd3jX/7lXznttNN5z3vec9gSegqN/n7HLTfdgksdTzj78Wy//nr+/u//gXOe+Qw2f+c7kGH3 nt0MbI9K76+AVlZWqGz1fZ/bdnY2FF1cXOSDH/wgLnhWlybYRpGCRllRIBzukWDAxoMeAwR7wGPc j2YXwCVCgp6G8cljngVIl8eci61REhGEW1kejcwBtRVvuraJFDTaJnIwZBNQyaKrwMXf/i6/8rZf AeCSSy5h+/btvPY1r5kNOwEqXfHQMx/KXXfcJYvnGWdy++23c+ZZZ7G4fgNf+fKFPPs5z+ID532Y n3vJ83nes5/Ne977Xqy1/I9f+x884kcfAdGQdEAnWx4rkvb38ijfp5IlH/IYUalkoh3wHq1tbB7c DD7g/czl/c1m9lz5MD/r4N81OthyxAZu2H4DL3zRCw9/zsw4h8GjDKyb28LmI7ewvLzE7XfeTq+u 0HoD3kygzfgYWXETqoWGiXO45EvTON3nHWJv0OPWHTdx3oc+yA033shgMOC8885j/fr1XH311Ryx eTNvfOMb+fDHPiJyhfvTRz+44d0lbr72BnLK3HH33ezYsYOmrlldXuLEB57EMcc9gNwF1h9xJD4E dNkZj7sOf7gLHdi0eRNPffJTGc2N2HraKfzkk3+Kkx54wkyXdl+P8XjMu971Lv7t3/6NXq/Hc5/3 PDZu3Mhdd9zJ2375bVxz1ZWEKDDou269m994569y2XU3ccXlV/DjP/YTPPMnn8JnPvvZGTHmsKVG TOiDbm7Be1ad9Lnc6oRBv8/8XJ8tmzex9aStXHH9Vey+Yx9zw0PLuZBScUAdpn9W1czPzWGNeJtj naisuG/6/f49LpDW7l+47u1Y3rfCamh5/oufz1999K+45uqraZThLW/+Jb7yja+LR5pM14nucjQa 8YhHPIKvfv2r339nW8XZZ7c6WeVLX/oSOQT2rSzTNBIIV9la9LC2JkQviZvRF4F92P+ojSAaRRdS RPN5/8wjiX4yxSw6ypjWDFZjCDOaj60k9lY8246qqu/TY21roaNn0FWmbyzX33DrIe0SpdeiGzOZ tmtZHa8CsHfvXrTW3LFjB1/653/msssv5+hjH8DXv/ZVzjrzwSzMLc4GS5dcfIlE/mqF7zxVkWXd 58d6/2s+8NGUzCZThlDTYZQM8ljDFFZlEDb9Hn1v76sLVHV5bCpc5+k1Fa2PqBSYX1xgaWn5HncM NiVH1dRYpcWSNUps2rgBrTXbb90OJqIbi801TdOwtG+PaAAJtOOWrmvv924wZ2jHnqV9+1haWmIy mbC3aOZSSlx22WU8+DlncMlXv/d/vPXO5Fk8rO86+QBipG1bBk3Djz/ux/nON7/OnrvvZtPmzXzm M5/hne9856yZfshF1ihuuvlmznv/B3nAMUfx5J9+Gh/8wP9i27ZtnFj6g/d1B9q2Lbt27WJpaYmV lRWW9u0rPulV9uzexb6lpdn37rxjJ6mn+fQF/wQZtm+/hp//uRfz7j98z73fTKzG1Gv7U5dffjkP e/jD+K3f+12abLnyqiu48MIvcM7Tfpatp57OVTdezpVXX0Jjf5Zzzz2X8847j9VVuZhqrbFaH/ZG Od4bOOao4zj7qU9g0raE1rO8vDoTkZ977rm8//3vZ/mgst17f59bHduvup7nPveFXHGNVCTX3nQT P//q1/LeP/tj+f2ahte//vVcf/319Ho9LrzwQi6//PL7dc4s7Vvi13/912eKkR/UY5rueuDrjDGw eeMmfv4lr2DHrrvYtm0b559/vjAbej3mRiMWFxekqlvcgJ3qQVPib//2b3/w3iN7z71da624KGKW lXzfHfvYrq9Da01P9VluV9g0vwmNYee+XQzSgCPnh+yZtLTLgmebxpbe18FOO55w3gc+ROe7WQ/0 Na95zewC/cuPfoxP/c3fsbS88h9YmNde1N/73ve44kqZ4r73D/9wdpFe8OlPMx6P+fKFF6JKedc5 x8kPehAf+9jHOOGEEzn77LMPff4xHLXxaJ7x7J9mbmELDz7ldH766U/n9FNPZTAY3K8L7nOf+9ys jE0pcf755xNj5Nprrz1kAb7mxmt51tOeM9sRfPazn+Xr3/gGe3bvvvcdVZaUxAOPyWTCRz78EY4+ 5hh27d7FZFWgzJdfsZ35+Tn27N7Fnr17+YXXv5HhcLRmYQtFenI4OcnSeBd/8J7fJ+vMeGUMKXPR hf9C27a89a1vZX5+nvF4fJ8qhns6vvylL/Ltb3+TvWUq/nd/80m+9MUvsOvuuwH4wAc+wMaNG2ei 9dtvv/2+XSTBzOQrU1TaD/qxtLTEpZdeuubzzVmxb3mFJz3piXz7W9/i8ssv55ZbbqFtW3bu3MnK ygqXXvpdAK667Bq0DT/Q79GBdsyDr22bUp5x7lCKXbv2srKyj+N/5Hj69ZA2TGiXx6x2Lb2mYUXv Y9IaxkuORIdVhkS8X431TGZ1srpmwTtQIhJj/A8tnIc7nHNQytrp4jwtmQF27Nix5vsf8fCHc9RR RxFC4pOf/MQhz3f3HTv40r9+iRNOOo7x8oQvXXgh6zds4NbbbuN3fud37pfsY7ojmx7Tf3u4vmBO ebZwTt+z77dwzpqUh+kkdF3H9du3r/nazp13sXPnXbM/79mzlz179h5yc7q3j3r37l1rf05pDywt LbF0wE76P3qknNm7d/+5EpybLZzTHud0uHW/+vBWysd7U0f8oB3OOS644ALqup697tFojt27d/OG 17+OG2+8SfqgVcXVV189M8h8/vNfoN/v848X/A2Qf2jes4MrUTu9IHQhsSjlcKHHrXfewdAOSEGx zy8Ts6ffVJhcs6HeSB33spIgrGhgAuq/xgu8rzuYezo+9KEPcfTRRzOZTNh9mMWp9S0XfvlLXPjl /zs+cKUVyv7nfTj/f+zI/ivs9FJIvOgFLxLr5Q94uX5PRwiBXq9m08bNHHv0MayMVwqAWPHDfqyu rvLYxz720MXTWksOErObQ6bfU6AjXV7BWMV8bwPUkeA88/15jjn2SOYXTubq665m+/btQiy7n8fC wiLtZDLbmQwGA4wxh/TDDiwPDxc2Nx1CHO6Et9aKxi9nxpMJ3nuapqHf77NvaZ9APQ44RqMROWdu O0B6sbi4yHg8ng1ler0edV3/h3ZR8/PzpJhYWV05zPuxgEIxnoxnKK7BYPCfItqevm/TiN2UxTM9 pYZ3k3bNblIpxWAwmOX8HPiZ1HV9iAvNGsNwbo6VleVZmTM3GpEO2i1Pn7tpmjWlYl3Xh9zVFxYW pP87Hh/SwlhcXGBlZUwI/j/t4qhtzWc/+1l27dr1Q7tAeB+wVgDlGo22qtDVfujXTrquY8uWLTz3 uc9du3iKfcqIHbHOzDeLjF3HPj/miI3rJOyqC4ziAJ2FgD43GiCIwMO/s8PhkOc///lYa/nQhz40 m2TWdc2rXvUqznz4Q2mXxvzeH7yLI486kje87nVMJhM+/4Uv8MlPfGJ2wbzuda/jz//8z9m7dy9N 0/DWt76VD3zgA+zYsYMNmzbw+7/3+/z2b/0211133ZqFtd/v8+pXv5qTTj6Zdt9dfPT8T3LbzTv4 1V/7NXq9Pt+7+Du8/wMfnC3eP/XUp/GSl76UnXt2csGn/oGL/vUizv3Fc3nwGQ/mxhtv5N3veTf9 ps/bf/XtLCws8OlPf5pPnv/J7zscyiXu9qef8dM85SlPA5X5xF99nAu/fCEpJ/r9Pq/6xddw1mln Md67wl984n9z1RVX8LJXvJwTH3gS11x5JR/84AcPKfHv844q5dmCdswxx/Ca1/4CRx1zFHP9Prff eRcXf/u77Fvayacv+MysrfHkn/hJfvYlL2bfygrROS666CIuuOACoXeXJMHpTW3Dxg288Rd+gY0n HM+VF1/Gx/7qozz2R7fxvBe+kOVd+zjvrz7C17/69VnZs3XrVo499li2b9/OddddJ/32guebLvBv fesvccxxx7O6uspf/+Vf8p3vfGf/ufPqV7HtYWdx244xf/b+d3P99df/55SwwXHzrTeze+fu/14p /vs47LFz585Dd56SMaQhZ4ZzDarJjHfvY6CGGN8QkqOpE3vzEgtpxM233cztO+6gXe4EjuzW7vqM Mbzmta/hOc95Dp84/xNrSulHbXsU2mpe9cpX8oQfewLPfMbT2XLEFt71rnexfft23vu+P2HHbbdx 4UUXAbB582acc5xwwgmsrKywcdNGzj33XN7+9rfz7Kc/k3X9dWt2itPjyCOPpK5r/vR972Pn3TvZ cccOfuUd7+Af/v4f+NI/f5FfeO1rOePhD+FbX/0mGzZs4KFnnsHb3/7LLC0t8dKXvJT1G9bTrXa8 7GUv4xlPfwbPevazePhDH875nzyfS757Ce/63Xdx5eVXcskll7B+0wYWRovccMP2GTRi2lONKdLr 9Xjwgx7ML73pjWzeuJlXvfpVfPey77Lrrl2c8MATedY5z+Rtb3kLV153DXt37eHlL385q6sr/M/f /m1e9KIXsX79+tlrPProo9m3bx8pJTZv3syePXtYv349RxxxBDt37kRrzTHHHMOk0Q+NAAANKElE QVSll17K3Xffjc2KKsnE8KabbuJX3vbLPPrRj+HkrSfzkT//MJu2HM1znvesNVKhwWDIR//yo3zx 819kOBzOpteXXHLJTJKWi87uQSecxjcu/haf/93/yctf/CKe+7yfYePcBt78K29h1Aw49/XncsMN N3Dnjjulpzjoc80117BlyxZuvPHGGbJsWjnMz8/zoAefxdvf9EZijtxxx/4e7Ate8AIWFxZ5+c+/ inPOOYcnPvGJ3HTjTcQUGc4P2bJxCw94wAO44447MMawefNmvv71r5NS4kd+5Ec48sgjufXWW8k5 c9xxx3H5ZZdxV+mX1qqm3/T/e4X47+Mej4NdVTORfLYBnRKGBuNqes2IQVOTtGcl7SUtJRZ7G9Cx og0tu7vdLPYW6Zs+q6wtzTKZz3z2M3ztG1/j+OOOX6PvW1g35M7rdxBc4LLLLmPbjz4SFzquvOYq VpdWWLrrTjZtOWJ/KeE855xzDqefcTp/87d/w/ve/z7+5D1/wpYtmxn2B/zBe/9gza5sVtorGM0v 8qjHPhqtFF+96Gs0zZCrr7mKlBK333EHC/35WWl+985d3HjTjTRVj5XdSxx/9HFcfNmlpJS48647 2XryVs449Qzeff272btzL7fccgsLCyLZ6PUbXvyzL+Wif/lnTtp6Ev/4D/84WzyttaLn/IN3Mekm /1975xbbxnXm8d+cmSEpypQo3n2LHFtNnDiWjaxdJ3Xh5p4iiWPEu13sdtdNbMdWgmCLYjd52Zdg EWz8lIcWbYO2brOLtA0WCNabVbBO7G6DRZuLFfkuxU6tSNbFNE1ZIilRpHiZOftwhkPRsgPnufwA gsQMeObMd2bOzPnO+f4/fMt9DA8PM5NTw36vx8v4xBibt2xm89e38OnxPlatWoVH19nxxJPMzc01 xF537drF0aNHKZVKfPfv/453/6eXXX+7i76+PtatW8fI8AiWbbFm9Wp+cfCgUjv3iIb4YtUuI6uW IwRTQRbLDcP2ql3BW/W7Q/YTfZ+SWJGAU2AaSpqwprbwaX8foWUdvPDCCwRaWzg3+CdmWmdIjk4Q CoXwml7i0ThXLl8hP5NnbGyMSDjCwMDAdZcnBQMB8tksd2+9h9tXreaDDz7g+HH15tnV1cXk5CSV SoXz58+zbds2t72/dc82Hn3wYfoHTrJjxw7OnTtHJBKho6OD/v5+nn/+eQYHB9mzdw9nTp9B6Dr3 3HsvB159VflFSKqVSrOHaNpNW41di2ZJxX2ZN5nRcnj9BsWKTcmq0O5tQzN1KmaJTHGKUq6IYehk 56epuG+dCxSxLZvBs4OkU2k8wtMQj9QwEa2G89tRhq8qLUkA6TWwF8Sn/X4vL770IsmxJKdOnOLz s59z6NAh9vfso1Ktcux4/3UnNMZHL3Lg1X/h5z/7Gcf6jrHl7s20elvdxcqmrruKTjXFfCSKZujR sHTbVceuPRBsy3bjpAufQsmxJCdPnOSVV15heHiYdDq9qE7FUpHNWzbz2PbH6H2319UnPXt6gD27 n+NHP/oxXwx9wT99/x+JRqL8x6G3+ckvfkpnZ6eb6w8QCASUECw2rYaXcDjMxYvjvPHGG+QyOQ4f Ocx/HfpP9FYVR6xYVcXyaYw8Kloo4BEmmsARnHXaT5OUvfWOrT0Uwtei8uPLlXJDhlXZnid16TK/ /OVB3jtylK9/Y6tivjjx6JrGa81Sl1MMDAyQzWave0GOjk/w4g/+gd6336Hv2HEefejhBSGIOhOn hnKptaeta/zh9Ce8+eabjF8a58MPP6S3t5eVK1cSDocZGhri4MGDLAksYWR4mNdff51gJFJ/YIgq QviaPULTvlrnqYESAtE1isU8xekZsukc+UyW/FwBXfoItrZTnbPJF2aZLeUozEjKMxUsMe/ekNea 1+fF9JouK8hjekhfnSScCBGPxenu7mY2N4vhNdiwaQNLly2lzd9G+nJ9GF4slThw4ABbt25l671b ATj83mEefugJSpbSCbyeda/fwM7tO+loC9HRHqJQyZPJJrlr7Tpi4SjRWJyrV5UqeD6fJ9jezt0b NrJy5RpafUsYvTjGqlWriMVirLhlOclkioHzg3StXUNnZyfBcJjpjPq/x+vltnW3cvbsGVYsX4Fn QTpgreO4/+H7eW7vfj7640dkMtN4DB8+r5cHH3qAf37pJSKRKN4lPpLpFKNjo8QiUSKhCKWZecrV UsOMaDgSZmk0gc/fgrQkpULReduWTuxQR69o6JquJAQNsWj44UOJYBTsMoElAeLRBMFgBz6fD9Mw CXQsIRwMsWzFcrpuv40vPr/o/NdEE/UJo28+cB9Pbd+BlGqZixCSSDTMrV23surW1WQyGTKOn244 WbNgwmjN19aw99n9BIMBpGGRnSoo7VOPl6ELQ4RCIWKxGN133YWs1rOC0JUqufscl3V/CSHcmGpN lV0pyjfy2wVWs0do2k2bK3FjVVUsSzMtyhWphEGZp1ItMjmXRNBCtVRQAuWAJYvY0nJY59e37EyW 0Uuj2JZNOBwmHArzSf8n3HHb7ezb+yy61+TffvUG8WVxdu7cSS6T4933D/OHD//olvGnC0O80/vf XE4lWd35NT4+dox0Ksn77/0vZ86ecZjOLBq2XxgaonvDep7ZvZu5wixHfneE9393lBf2P8fGdd2k M1cZOKsW+6bTaU6eOMHf/OV3SM9Mc6L/FB9//BH7evbRs7+H7GyG3/z72xw9cpSenn3cf/8D/N/v f8/AWZUBtfyWZRRnyrzy6r/ywLfuI56IMj6RdN+WAO7bdh/ZySx33H4HkViYwcEhlsWD9B8/xvIV y3jmmT3kCzlee+01pJQ8+dST/MWmTZy8cIqx0XH3/CzL4sFHHmI6OcnQ0BDJy0mXvXT+/DnsoiQ/ X2RkbJiqVVWajdekZ05NTTIyoSbYSnmVTvedv/pr5ubnON73KZcvXeLbjz3Kiu8ux9Y1Bk+f5vy5 z5ynrRKjrtkXn42w7qlvs3v3XubnS/zwhz+mu/s2nt3zLLO5OX77618zMTHx5ZM15bLbkY1fGqdU mud733saieSd3ncItAfoXNHJW2+9xdNPP01PTw8Sm9+89Vu3jEtTSdpsFbO8MDJEPp9HN3QuXrxI JpNx1/P29/eTSl3Bqlb5bIEMo1FxxLSb1rSbtZGREfn444/LBc/rG3y0L93/yCOPyKVLl95wvxBC er1eCUhN02QsHpetra3u/kBbQIbDoS89hukx3d+GWFyfRCIht2zZUt9mIOOJmPT5vO42v98v4/H4 dctvDwZlOBReVObC4/r9fhkKNdZT1xXdCCXmLTVdc/975513qrLb22VHKCQTiYRsC7RJ02fItvaA W0Y0GpGGx6ifq9eUsWhsUR1ffvlluX37EzIQbJNCiBv7S2lGy1tu6ZTd3Ru+1K9+v19GY1GZSCRk a4tqk1CwQ8bicRm+5lzjsZhcv359wzbDYyo/mXU/dXR0yGAweBPXFXLt2rVy48aNjX5fmpCtS1rd 66WlpUXtE8qvuqHfsDzDrPtRU0yQRd+A1Bf4b9Pdm2Q0Fr2p+jY/f56fnp4eudCM2qSFqZsK3esI klzLknZjow2RMw1pQ8Uq4/f7XXUWpZJjuKrvuqHgTqVSnVWdvnLFHQYKAfmZWSRKyVwh4O0FkQX1 VmxVFQHPqlpUhVpeJR0NfyllQ6aEpqk1q1dS6Vp0FXwahUKBQrGgUvG8AmFp2A7BL+fE4TSPjiiD hUUqlUJDU6wWzVb/LxQUxqM2OWULpLDwCJOyIy6CrpZLtbT40TS9cb2mDlhQmZ91/TE5eRUQeExT 7StZpCfTgHCYQLhU01xuhtnsTEM71NTDhddAlKTiNSHw+VpoddABjQIKCt5Wm9By0yYN1XbT2Uxj SzsK5Kahhtgej4dquaqYM+UKqVQKdBWH1A29PlQ3VFaKLFkOGppF8WDlpxb3OEqIIlVvRykpFovq ty3VsUBROW1LoSmqjiq5gOoCXLaUAsPQ3Dht7VrWNV0xq2rbTNVe1+Z6N61pC++9hlFuoVCQE+MT TKYnGxWfbsIUGkHxaWKxGPl83r3IhdARCEWEFNJFGth2I75A03SFIbGd1yVpO7xr25l0MLBtC02r T9JYloU0NURVc8tbeBNOTU05ufbCxQVI20J6NKhKNENTzGtdImzVeQoECEU21HSgXL/RNV1TMDFh Q7mOhXD3CwGaRCCwpETTpFsfXTeUMovDL9R0XeGaK3aDVJyu6UhN0S6x1GoBdzLEOcdKpUJXVxe5 XI6pqSnXHwI1gSSEYtFoTh2lLfEv8WN6DKanMw2NX/NrjZSq6wo3gKkpLLOsyZ+pNlHtAi2+Fjw+ D3Nzc3W2jtPpAtgVC8NUi+tRSmBK/eaa8104CRQMBtF13amj5uJdaud13WC9I2aNrbLj1PWz2GdC GE7HbzvrmRuVjiQqV7+9vd2hPBabnWfTrhta6uzspKurjuHQpGzmDzStaU1r2lc10XRB05rWtKZ9 dft/7s58lR4+oYAAAAAASUVORK5CYIJQSwECLQAUAAYACAAAACEAsYJntgoBAAATAgAAEwAAAAAA AAAAAAAAAAAAAAAAW0NvbnRlbnRfVHlwZXNdLnhtbFBLAQItABQABgAIAAAAIQA4/SH/1gAAAJQB AAALAAAAAAAAAAAAAAAAADsBAABfcmVscy8ucmVsc1BLAQItABQABgAIAAAAIQCGDykRygMAAA0N AAAOAAAAAAAAAAAAAAAAADoCAABkcnMvZTJvRG9jLnhtbFBLAQItABQABgAIAAAAIQAubPAAxQAA AKUBAAAZAAAAAAAAAAAAAAAAADAGAABkcnMvX3JlbHMvZTJvRG9jLnhtbC5yZWxzUEsBAi0AFAAG AAgAAAAhAAS7r6/dAAAABQEAAA8AAAAAAAAAAAAAAAAALAcAAGRycy9kb3ducmV2LnhtbFBLAQIt AAoAAAAAAAAAIQD8yZ8+gjICAIIyAgAUAAAAAAAAAAAAAAAAADYIAABkcnMvbWVkaWEvaW1hZ2Ux LnBuZ1BLAQItAAoAAAAAAAAAIQDTvBbVpG4CAKRuAgAUAAAAAAAAAAAAAAAAAOo6AgBkcnMvbWVk aWEvaW1hZ2UyLnBuZ1BLBQYAAAAABwAHAL4BAADAqQQAAAA= ">
                <v:shape id="_x0000_s1045" type="#_x0000_t75" style="position:absolute;width:54864;height:20929;visibility:visible;mso-wrap-style:square">
                  <v:fill o:detectmouseclick="t"/>
                  <v:path o:connecttype="none"/>
                </v:shape>
                <v:shape id="Zone de texte 2" o:spid="_x0000_s1046" type="#_x0000_t202" style="position:absolute;left:1578;width:4140;height:328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6UOFn8EA AADbAAAADwAAAGRycy9kb3ducmV2LnhtbERPW2vCMBR+H+w/hCPsbU28bMzOKEMZ7Emxm4Jvh+bY ljUnocls/ffmQdjjx3dfrAbbigt1oXGsYZwpEMSlMw1XGn6+P5/fQISIbLB1TBquFGC1fHxYYG5c z3u6FLESKYRDjhrqGH0uZShrshgy54kTd3adxZhgV0nTYZ/CbSsnSr1Kiw2nhho9rWsqf4s/q+Gw PZ+OM7WrNvbF925Qku1cav00Gj7eQUQa4r/47v4yGqZpbPqSfoBc3gAAAP//AwBQSwECLQAUAAYA CAAAACEA8PeKu/0AAADiAQAAEwAAAAAAAAAAAAAAAAAAAAAAW0NvbnRlbnRfVHlwZXNdLnhtbFBL AQItABQABgAIAAAAIQAx3V9h0gAAAI8BAAALAAAAAAAAAAAAAAAAAC4BAABfcmVscy8ucmVsc1BL AQItABQABgAIAAAAIQAzLwWeQQAAADkAAAAQAAAAAAAAAAAAAAAAACkCAABkcnMvc2hhcGV4bWwu eG1sUEsBAi0AFAAGAAgAAAAhAOlDhZ/BAAAA2wAAAA8AAAAAAAAAAAAAAAAAmAIAAGRycy9kb3du cmV2LnhtbFBLBQYAAAAABAAEAPUAAACGAw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v:textbox>
                </v:shape>
                <v:shape id="Zone de texte 2" o:spid="_x0000_s1047" type="#_x0000_t202" style="position:absolute;left:26887;top:34;width:4140;height:329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hg8gBMIA AADbAAAADwAAAGRycy9kb3ducmV2LnhtbESPT4vCMBTE74LfITzB25qoq2g1iigLe1rxL3h7NM+2 2LyUJmu7336zsOBxmJnfMMt1a0vxpNoXjjUMBwoEcepMwZmG8+njbQbCB2SDpWPS8EMe1qtuZ4mJ cQ0f6HkMmYgQ9glqyEOoEil9mpNFP3AVcfTurrYYoqwzaWpsItyWcqTUVFosOC7kWNE2p/Rx/LYa Ll/32/Vd7bOdnVSNa5VkO5da93vtZgEiUBte4f/2p9EwnsPfl/gD5OoXAAD//wMAUEsBAi0AFAAG AAgAAAAhAPD3irv9AAAA4gEAABMAAAAAAAAAAAAAAAAAAAAAAFtDb250ZW50X1R5cGVzXS54bWxQ SwECLQAUAAYACAAAACEAMd1fYdIAAACPAQAACwAAAAAAAAAAAAAAAAAuAQAAX3JlbHMvLnJlbHNQ SwECLQAUAAYACAAAACEAMy8FnkEAAAA5AAAAEAAAAAAAAAAAAAAAAAApAgAAZHJzL3NoYXBleG1s LnhtbFBLAQItABQABgAIAAAAIQCGDyAEwgAAANsAAAAPAAAAAAAAAAAAAAAAAJgCAABkcnMvZG93 bnJldi54bWxQSwUGAAAAAAQABAD1AAAAhwM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v:textbox>
                </v:shape>
                <v:shape id="Grafik 20" o:spid="_x0000_s1048" type="#_x0000_t75" style="position:absolute;left:6128;top:1837;width:20759;height:18629;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EWwMADAAAAA2wAAAA8AAABkcnMvZG93bnJldi54bWxET89rwjAUvg/8H8ITdltThY1ZG0U2BqPQ Q1U8P5pnWmxeQpPZbn/9chjs+PH9LvezHcSdxtA7VrDKchDErdM9GwXn08fTK4gQkTUOjknBNwXY 7xYPJRbaTdzQ/RiNSCEcClTQxegLKUPbkcWQOU+cuKsbLcYERyP1iFMKt4Nc5/mLtNhzaujQ01tH 7e34ZRVU77WnUD3XJvw002T8PGwujVKPy/mwBRFpjv/iP/enVrBO69OX9APk7hcAAP//AwBQSwEC LQAUAAYACAAAACEABKs5XgABAADmAQAAEwAAAAAAAAAAAAAAAAAAAAAAW0NvbnRlbnRfVHlwZXNd LnhtbFBLAQItABQABgAIAAAAIQAIwxik1AAAAJMBAAALAAAAAAAAAAAAAAAAADEBAABfcmVscy8u cmVsc1BLAQItABQABgAIAAAAIQAzLwWeQQAAADkAAAASAAAAAAAAAAAAAAAAAC4CAABkcnMvcGlj dHVyZXhtbC54bWxQSwECLQAUAAYACAAAACEARbAwAMAAAADbAAAADwAAAAAAAAAAAAAAAACfAgAA ZHJzL2Rvd25yZXYueG1sUEsFBgAAAAAEAAQA9wAAAIwDAAAAAA== ">
                  <v:imagedata r:id="rId23" o:title=""/>
                  <v:path arrowok="t"/>
                </v:shape>
                <v:shape id="Grafik 22" o:spid="_x0000_s1049" type="#_x0000_t75" style="position:absolute;left:31249;top:1885;width:20275;height:18581;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LU68wHFAAAA2wAAAA8AAABkcnMvZG93bnJldi54bWxEj91qwkAUhO8LvsNyBG9K3ZhSKzGrqKWt KAjG9v6QPfnB7NmQXTW+fbdQ6OUwM98w6bI3jbhS52rLCibjCARxbnXNpYKv0/vTDITzyBoby6Tg Tg6Wi8FDiom2Nz7SNfOlCBB2CSqovG8TKV1ekUE3ti1x8ArbGfRBdqXUHd4C3DQyjqKpNFhzWKiw pU1F+Tm7GAWPz7p/O31/vn7s68vhBdcbV+zuSo2G/WoOwlPv/8N/7a1WEMfw+yX8ALn4AQAA//8D AFBLAQItABQABgAIAAAAIQAEqzleAAEAAOYBAAATAAAAAAAAAAAAAAAAAAAAAABbQ29udGVudF9U eXBlc10ueG1sUEsBAi0AFAAGAAgAAAAhAAjDGKTUAAAAkwEAAAsAAAAAAAAAAAAAAAAAMQEAAF9y ZWxzLy5yZWxzUEsBAi0AFAAGAAgAAAAhADMvBZ5BAAAAOQAAABIAAAAAAAAAAAAAAAAALgIAAGRy cy9waWN0dXJleG1sLnhtbFBLAQItABQABgAIAAAAIQC1OvMBxQAAANsAAAAPAAAAAAAAAAAAAAAA AJ8CAABkcnMvZG93bnJldi54bWxQSwUGAAAAAAQABAD3AAAAkQMAAAAA ">
                  <v:imagedata r:id="rId24" o:title=""/>
                  <v:path arrowok="t"/>
                </v:shape>
                <w10:anchorlock/>
              </v:group>
            </w:pict>
          </mc:Fallback>
        </mc:AlternateContent>
      </w:r>
      <w:r w:rsidRPr="00816848">
        <w:rPr>
          <w:sz w:val="20"/>
          <w:szCs w:val="20"/>
        </w:rPr>
        <w:t>Fig.</w:t>
      </w:r>
      <w:r>
        <w:rPr>
          <w:sz w:val="20"/>
          <w:szCs w:val="20"/>
        </w:rPr>
        <w:t>6</w:t>
      </w:r>
      <w:r w:rsidRPr="00816848">
        <w:rPr>
          <w:sz w:val="20"/>
          <w:szCs w:val="20"/>
        </w:rPr>
        <w:t xml:space="preserve">. Pick and Place technique for </w:t>
      </w:r>
      <w:proofErr w:type="spellStart"/>
      <w:r w:rsidRPr="00816848">
        <w:rPr>
          <w:sz w:val="20"/>
          <w:szCs w:val="20"/>
        </w:rPr>
        <w:t>nanodiamond</w:t>
      </w:r>
      <w:proofErr w:type="spellEnd"/>
      <w:r w:rsidRPr="00816848">
        <w:rPr>
          <w:sz w:val="20"/>
          <w:szCs w:val="20"/>
        </w:rPr>
        <w:t xml:space="preserve"> manipulation</w:t>
      </w:r>
      <w:ins w:id="309" w:author="Sarah Lindner" w:date="2017-02-03T15:55:00Z">
        <w:r w:rsidR="004C25E6">
          <w:rPr>
            <w:sz w:val="20"/>
            <w:szCs w:val="20"/>
          </w:rPr>
          <w:t xml:space="preserve">, </w:t>
        </w:r>
        <w:proofErr w:type="spellStart"/>
        <w:r w:rsidR="004C25E6">
          <w:rPr>
            <w:sz w:val="20"/>
            <w:szCs w:val="20"/>
          </w:rPr>
          <w:t>nanodiamond</w:t>
        </w:r>
        <w:proofErr w:type="spellEnd"/>
        <w:r w:rsidR="004C25E6">
          <w:rPr>
            <w:sz w:val="20"/>
            <w:szCs w:val="20"/>
          </w:rPr>
          <w:t xml:space="preserve"> colored </w:t>
        </w:r>
        <w:commentRangeStart w:id="310"/>
        <w:r w:rsidR="004C25E6">
          <w:rPr>
            <w:sz w:val="20"/>
            <w:szCs w:val="20"/>
          </w:rPr>
          <w:t>blue</w:t>
        </w:r>
      </w:ins>
      <w:ins w:id="311" w:author="Sarah Lindner" w:date="2017-02-03T15:56:00Z">
        <w:r w:rsidR="00261FC3">
          <w:rPr>
            <w:sz w:val="20"/>
            <w:szCs w:val="20"/>
          </w:rPr>
          <w:t xml:space="preserve"> </w:t>
        </w:r>
      </w:ins>
      <w:commentRangeEnd w:id="310"/>
      <w:r w:rsidR="00D20730">
        <w:rPr>
          <w:rStyle w:val="Kommentarzeichen"/>
        </w:rPr>
        <w:commentReference w:id="310"/>
      </w:r>
      <w:ins w:id="312" w:author="Sarah Lindner" w:date="2017-02-03T15:56:00Z">
        <w:r w:rsidR="00261FC3">
          <w:rPr>
            <w:sz w:val="20"/>
            <w:szCs w:val="20"/>
          </w:rPr>
          <w:t>in the image</w:t>
        </w:r>
      </w:ins>
      <w:r w:rsidRPr="00816848">
        <w:rPr>
          <w:sz w:val="20"/>
          <w:szCs w:val="20"/>
        </w:rPr>
        <w:t xml:space="preserve">; a) </w:t>
      </w:r>
      <w:proofErr w:type="spellStart"/>
      <w:r w:rsidRPr="00816848">
        <w:rPr>
          <w:sz w:val="20"/>
          <w:szCs w:val="20"/>
        </w:rPr>
        <w:t>nanodiamond</w:t>
      </w:r>
      <w:proofErr w:type="spellEnd"/>
      <w:r w:rsidRPr="00816848">
        <w:rPr>
          <w:sz w:val="20"/>
          <w:szCs w:val="20"/>
        </w:rPr>
        <w:t xml:space="preserve"> stuck to the tip </w:t>
      </w:r>
      <w:ins w:id="313" w:author="Sarah Lindner" w:date="2017-02-03T15:57:00Z">
        <w:r w:rsidR="00872043">
          <w:rPr>
            <w:sz w:val="20"/>
            <w:szCs w:val="20"/>
          </w:rPr>
          <w:t xml:space="preserve">and was lifted off the substrate </w:t>
        </w:r>
      </w:ins>
      <w:r w:rsidRPr="00816848">
        <w:rPr>
          <w:sz w:val="20"/>
          <w:szCs w:val="20"/>
        </w:rPr>
        <w:t xml:space="preserve">b) </w:t>
      </w:r>
      <w:proofErr w:type="spellStart"/>
      <w:r w:rsidRPr="00816848">
        <w:rPr>
          <w:sz w:val="20"/>
          <w:szCs w:val="20"/>
        </w:rPr>
        <w:t>nanodiamond</w:t>
      </w:r>
      <w:proofErr w:type="spellEnd"/>
      <w:r w:rsidRPr="00816848">
        <w:rPr>
          <w:sz w:val="20"/>
          <w:szCs w:val="20"/>
        </w:rPr>
        <w:t xml:space="preserve"> </w:t>
      </w:r>
      <w:proofErr w:type="spellStart"/>
      <w:ins w:id="314" w:author="Sarah Lindner" w:date="2017-02-03T15:57:00Z">
        <w:r w:rsidR="00872043">
          <w:rPr>
            <w:sz w:val="20"/>
            <w:szCs w:val="20"/>
          </w:rPr>
          <w:t>layed</w:t>
        </w:r>
        <w:proofErr w:type="spellEnd"/>
        <w:r w:rsidR="00872043">
          <w:rPr>
            <w:sz w:val="20"/>
            <w:szCs w:val="20"/>
          </w:rPr>
          <w:t xml:space="preserve"> off </w:t>
        </w:r>
      </w:ins>
      <w:r w:rsidRPr="00816848">
        <w:rPr>
          <w:sz w:val="20"/>
          <w:szCs w:val="20"/>
        </w:rPr>
        <w:t xml:space="preserve">in the </w:t>
      </w:r>
      <w:proofErr w:type="spellStart"/>
      <w:r w:rsidRPr="00816848">
        <w:rPr>
          <w:sz w:val="20"/>
          <w:szCs w:val="20"/>
        </w:rPr>
        <w:t>nanoantenna</w:t>
      </w:r>
      <w:proofErr w:type="spellEnd"/>
      <w:r w:rsidRPr="00816848">
        <w:rPr>
          <w:sz w:val="20"/>
          <w:szCs w:val="20"/>
        </w:rPr>
        <w:t xml:space="preserve"> gap.</w:t>
      </w:r>
    </w:p>
    <w:p w:rsidR="00D52A19" w:rsidRDefault="00D52A19" w:rsidP="00D52A19">
      <w:pPr>
        <w:ind w:firstLine="284"/>
        <w:jc w:val="both"/>
      </w:pPr>
      <w:del w:id="315" w:author="Christoph" w:date="2017-03-24T21:17:00Z">
        <w:r w:rsidDel="0037554B">
          <w:delText>Consequently</w:delText>
        </w:r>
      </w:del>
      <w:ins w:id="316" w:author="Christoph" w:date="2017-03-24T21:17:00Z">
        <w:r w:rsidR="0037554B">
          <w:t>After this deterministic placement</w:t>
        </w:r>
      </w:ins>
      <w:del w:id="317" w:author="Christoph" w:date="2017-03-24T21:17:00Z">
        <w:r w:rsidDel="0037554B">
          <w:delText xml:space="preserve">, </w:delText>
        </w:r>
      </w:del>
      <w:ins w:id="318" w:author="Christoph" w:date="2017-03-24T21:17:00Z">
        <w:r w:rsidR="0037554B">
          <w:t xml:space="preserve"> we measure </w:t>
        </w:r>
      </w:ins>
      <w:r>
        <w:t xml:space="preserve">the PL spectrum of the </w:t>
      </w:r>
      <w:proofErr w:type="spellStart"/>
      <w:r>
        <w:t>nanodiamond</w:t>
      </w:r>
      <w:proofErr w:type="spellEnd"/>
      <w:r>
        <w:t xml:space="preserve"> </w:t>
      </w:r>
      <w:del w:id="319" w:author="Christoph" w:date="2017-03-24T21:18:00Z">
        <w:r w:rsidDel="0037554B">
          <w:delText xml:space="preserve">is measured </w:delText>
        </w:r>
      </w:del>
      <w:r>
        <w:t xml:space="preserve">to identify the effect of the </w:t>
      </w:r>
      <w:proofErr w:type="spellStart"/>
      <w:r w:rsidRPr="00FB2207">
        <w:t>nanoantenna</w:t>
      </w:r>
      <w:proofErr w:type="spellEnd"/>
      <w:r w:rsidRPr="00FB2207">
        <w:t xml:space="preserve"> on its emission. The result is </w:t>
      </w:r>
      <w:del w:id="320" w:author="Christoph" w:date="2017-03-24T21:18:00Z">
        <w:r w:rsidRPr="00FB2207" w:rsidDel="0037554B">
          <w:delText xml:space="preserve">given </w:delText>
        </w:r>
      </w:del>
      <w:ins w:id="321" w:author="Christoph" w:date="2017-03-24T21:18:00Z">
        <w:r w:rsidR="0037554B">
          <w:t>displayed</w:t>
        </w:r>
        <w:r w:rsidR="0037554B" w:rsidRPr="00FB2207">
          <w:t xml:space="preserve"> </w:t>
        </w:r>
      </w:ins>
      <w:r w:rsidRPr="00FB2207">
        <w:t xml:space="preserve">in Fig. 7a where an increase in the PL intensity is observed by more than a factor </w:t>
      </w:r>
      <w:commentRangeStart w:id="322"/>
      <w:r w:rsidRPr="00FB2207">
        <w:t xml:space="preserve">10 </w:t>
      </w:r>
      <w:commentRangeEnd w:id="322"/>
      <w:r w:rsidR="009873AF">
        <w:rPr>
          <w:rStyle w:val="Kommentarzeichen"/>
        </w:rPr>
        <w:commentReference w:id="322"/>
      </w:r>
      <w:commentRangeStart w:id="323"/>
      <w:del w:id="324" w:author="Sarah Lindner" w:date="2017-02-02T17:51:00Z">
        <w:r w:rsidRPr="00516A02" w:rsidDel="00283A4E">
          <w:rPr>
            <w:color w:val="FF0000"/>
          </w:rPr>
          <w:delText>(was the laser intensity roughly the same one in</w:delText>
        </w:r>
        <w:r w:rsidDel="00283A4E">
          <w:rPr>
            <w:color w:val="FF0000"/>
          </w:rPr>
          <w:delText xml:space="preserve"> </w:delText>
        </w:r>
        <w:r w:rsidRPr="00516A02" w:rsidDel="00283A4E">
          <w:rPr>
            <w:color w:val="FF0000"/>
          </w:rPr>
          <w:delText>order to obtain Fig 2 and Fig 7-a?)</w:delText>
        </w:r>
      </w:del>
      <w:commentRangeEnd w:id="323"/>
      <w:r w:rsidR="0087262E">
        <w:rPr>
          <w:rStyle w:val="Kommentarzeichen"/>
        </w:rPr>
        <w:commentReference w:id="323"/>
      </w:r>
      <w:del w:id="325" w:author="Sarah Lindner" w:date="2017-02-02T17:51:00Z">
        <w:r w:rsidDel="00283A4E">
          <w:delText xml:space="preserve"> </w:delText>
        </w:r>
      </w:del>
      <w:r>
        <w:t xml:space="preserve">indicating that the </w:t>
      </w:r>
      <w:proofErr w:type="spellStart"/>
      <w:r>
        <w:t>nanoantennas</w:t>
      </w:r>
      <w:proofErr w:type="spellEnd"/>
      <w:r>
        <w:t xml:space="preserve"> indeed contribute </w:t>
      </w:r>
      <w:del w:id="326" w:author="Christoph" w:date="2017-03-24T21:20:00Z">
        <w:r w:rsidDel="009873AF">
          <w:delText xml:space="preserve">in </w:delText>
        </w:r>
      </w:del>
      <w:ins w:id="327" w:author="Christoph" w:date="2017-03-24T21:20:00Z">
        <w:r w:rsidR="009873AF">
          <w:t xml:space="preserve">to </w:t>
        </w:r>
      </w:ins>
      <w:r>
        <w:t xml:space="preserve">the enhancement of the </w:t>
      </w:r>
      <w:proofErr w:type="spellStart"/>
      <w:r>
        <w:t>SiV</w:t>
      </w:r>
      <w:proofErr w:type="spellEnd"/>
      <w:r>
        <w:t xml:space="preserve"> centers emission. A </w:t>
      </w:r>
      <w:r w:rsidRPr="00DF3C8C">
        <w:rPr>
          <w:i/>
        </w:rPr>
        <w:t>λ = 710 nm</w:t>
      </w:r>
      <w:r>
        <w:t xml:space="preserve"> long pass filter is used to eliminate any signal from the laser. The additional peak at a lower wavelength is attributed to the antenna resonance mode. To verify this, we convolute the experimental PL spectrum of the </w:t>
      </w:r>
      <w:proofErr w:type="spellStart"/>
      <w:r>
        <w:t>nanodiamond</w:t>
      </w:r>
      <w:proofErr w:type="spellEnd"/>
      <w:r>
        <w:t xml:space="preserve"> measured before placing it in the </w:t>
      </w:r>
      <w:proofErr w:type="spellStart"/>
      <w:r>
        <w:t>nanoantenna</w:t>
      </w:r>
      <w:proofErr w:type="spellEnd"/>
      <w:r>
        <w:t xml:space="preserve"> (Fig. 2) with the intensity spectrum of the </w:t>
      </w:r>
      <w:proofErr w:type="spellStart"/>
      <w:r>
        <w:t>nanoantenna</w:t>
      </w:r>
      <w:proofErr w:type="spellEnd"/>
      <w:r>
        <w:t xml:space="preserve"> obtained by simulations (Fig. 3b). The result</w:t>
      </w:r>
      <w:ins w:id="328" w:author="Christoph" w:date="2017-03-24T21:28:00Z">
        <w:r w:rsidR="00772EF0">
          <w:t>ing spectrum</w:t>
        </w:r>
      </w:ins>
      <w:r>
        <w:t xml:space="preserve"> is given in Fig. 7b, </w:t>
      </w:r>
      <w:del w:id="329" w:author="Christoph" w:date="2017-03-24T21:28:00Z">
        <w:r w:rsidDel="00772EF0">
          <w:delText xml:space="preserve">which </w:delText>
        </w:r>
      </w:del>
      <w:ins w:id="330" w:author="Christoph" w:date="2017-03-24T21:28:00Z">
        <w:r w:rsidR="00772EF0">
          <w:t xml:space="preserve">and </w:t>
        </w:r>
      </w:ins>
      <w:del w:id="331" w:author="Sarah Lindner" w:date="2017-02-02T18:21:00Z">
        <w:r w:rsidDel="000C4D0C">
          <w:delText xml:space="preserve">shows identical peaks as the ones </w:delText>
        </w:r>
      </w:del>
      <w:ins w:id="332" w:author="Sarah Lindner" w:date="2017-02-02T18:21:00Z">
        <w:r w:rsidR="000C4D0C">
          <w:t xml:space="preserve">is in good agreement with the </w:t>
        </w:r>
        <w:del w:id="333" w:author="Christoph" w:date="2017-03-24T21:28:00Z">
          <w:r w:rsidR="000C4D0C" w:rsidDel="00772EF0">
            <w:delText>peak</w:delText>
          </w:r>
        </w:del>
      </w:ins>
      <w:ins w:id="334" w:author="Christoph" w:date="2017-03-24T21:28:00Z">
        <w:r w:rsidR="00772EF0">
          <w:t>measured spectrum</w:t>
        </w:r>
      </w:ins>
      <w:ins w:id="335" w:author="Sarah Lindner" w:date="2017-02-02T18:21:00Z">
        <w:r w:rsidR="000C4D0C">
          <w:t xml:space="preserve"> </w:t>
        </w:r>
      </w:ins>
      <w:r>
        <w:t xml:space="preserve">in Fig. 7a, confirming that indeed the extra peak is due to the antenna resonance. </w:t>
      </w:r>
    </w:p>
    <w:p w:rsidR="00D52A19" w:rsidRDefault="00D52A19" w:rsidP="00D52A19">
      <w:pPr>
        <w:ind w:firstLine="284"/>
        <w:jc w:val="both"/>
      </w:pPr>
      <w:r>
        <w:rPr>
          <w:noProof/>
        </w:rPr>
        <mc:AlternateContent>
          <mc:Choice Requires="wpc">
            <w:drawing>
              <wp:inline distT="0" distB="0" distL="0" distR="0" wp14:anchorId="5FA8BB75" wp14:editId="672C53E3">
                <wp:extent cx="5635256" cy="2435046"/>
                <wp:effectExtent l="0" t="0" r="3810" b="3810"/>
                <wp:docPr id="21" name="Zone de dessin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a:spLocks noChangeArrowheads="1"/>
                        </wps:cNvSpPr>
                        <wps:spPr bwMode="auto">
                          <a:xfrm>
                            <a:off x="1298233" y="6692"/>
                            <a:ext cx="94488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739 nm</w:t>
                              </w:r>
                            </w:p>
                          </w:txbxContent>
                        </wps:txbx>
                        <wps:bodyPr wrap="square">
                          <a:noAutofit/>
                        </wps:bodyPr>
                      </wps:wsp>
                      <pic:pic xmlns:pic="http://schemas.openxmlformats.org/drawingml/2006/picture">
                        <pic:nvPicPr>
                          <pic:cNvPr id="23"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0695" y="475505"/>
                            <a:ext cx="2691388" cy="180701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4" name="Rectangle 24"/>
                        <wps:cNvSpPr>
                          <a:spLocks noChangeArrowheads="1"/>
                        </wps:cNvSpPr>
                        <wps:spPr bwMode="auto">
                          <a:xfrm>
                            <a:off x="446879" y="7323"/>
                            <a:ext cx="94488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726 nm</w:t>
                              </w:r>
                            </w:p>
                          </w:txbxContent>
                        </wps:txbx>
                        <wps:bodyPr wrap="square">
                          <a:spAutoFit/>
                        </wps:bodyPr>
                      </wps:wsp>
                      <wps:wsp>
                        <wps:cNvPr id="25" name="Connecteur droit avec flèche 25"/>
                        <wps:cNvCnPr/>
                        <wps:spPr>
                          <a:xfrm>
                            <a:off x="838674" y="230869"/>
                            <a:ext cx="0" cy="743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Connecteur droit avec flèche 26"/>
                        <wps:cNvCnPr/>
                        <wps:spPr>
                          <a:xfrm flipH="1">
                            <a:off x="1003714" y="305707"/>
                            <a:ext cx="549910" cy="297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Zone de texte 2"/>
                        <wps:cNvSpPr txBox="1">
                          <a:spLocks noChangeArrowheads="1"/>
                        </wps:cNvSpPr>
                        <wps:spPr bwMode="auto">
                          <a:xfrm>
                            <a:off x="0" y="133403"/>
                            <a:ext cx="414655" cy="328295"/>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wps:txbx>
                        <wps:bodyPr rot="0" vert="horz" wrap="square" lIns="91440" tIns="45720" rIns="91440" bIns="45720" anchor="t" anchorCtr="0">
                          <a:noAutofit/>
                        </wps:bodyPr>
                      </wps:wsp>
                      <pic:pic xmlns:pic="http://schemas.openxmlformats.org/drawingml/2006/picture">
                        <pic:nvPicPr>
                          <pic:cNvPr id="40" name="Picture 2" descr="C:\Users\rahbanyn\Desktop\UTT\Saarbrucken\March 2016\simulations\convolute_data3.png"/>
                          <pic:cNvPicPr/>
                        </pic:nvPicPr>
                        <pic:blipFill rotWithShape="1">
                          <a:blip r:embed="rId26" cstate="print">
                            <a:extLst>
                              <a:ext uri="{28A0092B-C50C-407E-A947-70E740481C1C}">
                                <a14:useLocalDpi xmlns:a14="http://schemas.microsoft.com/office/drawing/2010/main" val="0"/>
                              </a:ext>
                            </a:extLst>
                          </a:blip>
                          <a:srcRect l="2181" t="5867" r="10241"/>
                          <a:stretch/>
                        </pic:blipFill>
                        <pic:spPr bwMode="auto">
                          <a:xfrm>
                            <a:off x="2958826" y="422011"/>
                            <a:ext cx="2645410" cy="1983740"/>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41"/>
                        <wps:cNvSpPr>
                          <a:spLocks noChangeArrowheads="1"/>
                        </wps:cNvSpPr>
                        <wps:spPr bwMode="auto">
                          <a:xfrm>
                            <a:off x="3287121" y="7356"/>
                            <a:ext cx="94488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727 nm</w:t>
                              </w:r>
                            </w:p>
                          </w:txbxContent>
                        </wps:txbx>
                        <wps:bodyPr wrap="square">
                          <a:spAutoFit/>
                        </wps:bodyPr>
                      </wps:wsp>
                      <wps:wsp>
                        <wps:cNvPr id="42" name="Connecteur droit avec flèche 42"/>
                        <wps:cNvCnPr/>
                        <wps:spPr>
                          <a:xfrm>
                            <a:off x="3678916" y="315966"/>
                            <a:ext cx="0" cy="743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wps:spPr>
                          <a:xfrm flipH="1">
                            <a:off x="3907516" y="315331"/>
                            <a:ext cx="549910" cy="297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4" name="Rectangle 44"/>
                        <wps:cNvSpPr>
                          <a:spLocks noChangeArrowheads="1"/>
                        </wps:cNvSpPr>
                        <wps:spPr bwMode="auto">
                          <a:xfrm>
                            <a:off x="4136116" y="16246"/>
                            <a:ext cx="94361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739 nm</w:t>
                              </w:r>
                            </w:p>
                          </w:txbxContent>
                        </wps:txbx>
                        <wps:bodyPr wrap="square">
                          <a:spAutoFit/>
                        </wps:bodyPr>
                      </wps:wsp>
                      <wps:wsp>
                        <wps:cNvPr id="45" name="Zone de texte 2"/>
                        <wps:cNvSpPr txBox="1">
                          <a:spLocks noChangeArrowheads="1"/>
                        </wps:cNvSpPr>
                        <wps:spPr bwMode="auto">
                          <a:xfrm>
                            <a:off x="2958826" y="133721"/>
                            <a:ext cx="414020" cy="328295"/>
                          </a:xfrm>
                          <a:prstGeom prst="rect">
                            <a:avLst/>
                          </a:prstGeom>
                          <a:noFill/>
                          <a:ln w="9525">
                            <a:noFill/>
                            <a:miter lim="800000"/>
                            <a:headEnd/>
                            <a:tailEnd/>
                          </a:ln>
                        </wps:spPr>
                        <wps:txb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wps:txbx>
                        <wps:bodyPr rot="0" vert="horz" wrap="square" lIns="91440" tIns="45720" rIns="91440" bIns="45720" anchor="t" anchorCtr="0">
                          <a:noAutofit/>
                        </wps:bodyPr>
                      </wps:wsp>
                    </wpc:wpc>
                  </a:graphicData>
                </a:graphic>
              </wp:inline>
            </w:drawing>
          </mc:Choice>
          <mc:Fallback>
            <w:pict>
              <v:group id="Zone de dessin 21" o:spid="_x0000_s1050" editas="canvas" style="width:443.7pt;height:191.75pt;mso-position-horizontal-relative:char;mso-position-vertical-relative:line" coordsize="56349,24345"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BB6GVOcAcAAOIpAAAOAAAAZHJzL2Uyb0RvYy54bWzsWumO2zYQ/l+g7yDo v2Md1Il4g429bgMkbZADBYoFClqi10IkUiXp9W6Lvk/foy/WGeqyvWeODXJ4gTUkkeL5zTffDPX4 yUVVWudMqkLwie0+cmyL8UzkBT+b2G/fzEexbSlNeU5LwdnEvmTKfnL04w+PN3XKPLESZc6kBY1w lW7qib3Suk7HY5WtWEXVI1EzDoVLISuq4VaejXNJN9B6VY49xwnHGyHzWoqMKQVPZ02hfWTaXy5Z pn9dLhXTVjmxYWza/Erzu8Df8dFjmp5JWq+KrB0G/YBRVLTg0Gnf1Ixqaq1lcaWpqsikUGKpH2Wi GovlssiYmQPMxnX2ZjOl/JwqM5kMVqcbIFx9wnYXZ7AG0GS6gc1g5hq2QtX9pqiP6+z1itbMzEGl 2S/nL6VV5IAUwAWnFSDiFewR5Wcls+BZ2z3Ue12/lLigqn4usnfK4mK6gmrsWEqxWTGaw7BcrD/e 1Kbh5gW8UfCqtdi8EDk0T9damJ25WMoKG4Q1ty7gXS+JPd+3rcuJHYaJ1yCBXWgrg9KEkDgGvGRQ 6jtx6BqkjGnatVJLpX9iorLwYmJLmITphZ4/VxpHRdOuCnbKxbwoS3hO05LvPICKzRPoGl7FMhyE wc7fiZOcxCcxGREvPBkRZzYbHc+nZBTO3SiY+bPpdOb+g/26JF0Vec44dtPh2CX327nWohoE9khW oixybA6HpOTZYlpK65yCHc3Nn1l7KBmqjXeHYRYB5rI3JdcjzlMvGc3DOBqROQlGSeTEI8dNniah QxIym+9O6XnB2cdPydrArgZeYHZpa9B7c3PM39W50bQqNDBVWVQTO+4r0RSheMJzs7WaFmVzvbUU OPxhKWC7u402wEWsovmpVF8sLoxpJNg7PlmI/BKQvAF2mtjqzzWVaEcIpmMA9bIwOBsqtqYApnv0 uC6yFP7bZYOrK0i4m1nhLb2GLttGqnu1UVH5bl2PgNxqqotFURb60hA1jBwHxc9fFhlOGW8GOvDA EBs6gGLs1QpxFbpKzStgUkW2xwaqBstDJriFIHZbGePtzjAWZVF3QMfrdsLgJe72Rg2Dz0S2rhjX jUuSrIS5C65WRa1sS6asWrAcSOJZ7poN7BCwbepefOw4ifd0NA2cKZh6dDI6Tkg0ipyTiDgkdqfu tLOLtWKwDLSc1cUnMAxj0x2/GXvdBilNcUkaDsiQqw3SlZZMZyt8vASKaJ/De32BWeZhZXHR78fL iRMmgaFlEgWBEyAOmoVCYvbCxPVjcB7IzG7sRI5rakDX3ys1o1RiPTnTLAMgNp7xm2Dn3enpi2um 9hDk3AEWWBUv4b8h5QdXRh7pqBCtqlFG8Kz1CZ9BGRECnjkxFhj5QMw79rcrjKIk+t6t7yCMPpsw akT4IHiuKiNVozKa36aM8PWHt2FwYI2cmQrOwYzZWlq5FIW26DnLrGX537/AaxbI0cGup/ylbO8a VTi4tDZmif04jIAewPV5GJUYpTj4xjZeiYgfxHeYJbhpWpytdDs8IRthckP00gQorbq19GWNcRXG YTh68LxYvqdmlb4sQfZi2Su2BF2LIZcRPya0v8lfmdqDqmhfdO5+sVEhSyMVTNjf93qPl1n3hulZ cN2/XBVcyOt6H/zQsqnfrUAz7wGkuEIt5j6XAwnvCT4jsXFs4FRuAB8gtah/7rauC50dx4/cBoe+ E0ROtOsjApIkYKtGonlJBCqtxckNCu0Axm3J9m2B0fc6MP4O+T8rZ5aGEAOYDyHRYu815mv0xVMx cMQDJX0AlBg2+D5x9nQNcUkYAGubhI8XexCCNNx2A2YlkLrhhRsocyfhs5N72Cp5T895Hc/2WQPX 6OKBdywpIC6GCUNyFi5WQv5l7zpMq3zGIYmWuIRANW1uSBB5cCO3SxbbJZRn0NTE1rbVXE61yaYi c36DeQlcmd28BOA5ZyqDSU/T07cKMt+nkq4WlF/y0xlT77SoT9++eXP6mlK5kOvsHeOnL6jMVhYk eMNTVVTrNjtwmgl+Lsq1Zn/kkC72H9X8DEGH4QZmRjDpgRjE+2vzFbjFvxV6ZTKsHUc/cAIDpp9B Pl+DAqhlwRsb+KrzGXgy4LkxZJDATAIQWAB/WEzHI8ai+pRGtxUfkNMANoljD9wykA/xAAdty7Bu JtvshSQgncd0k9iHjM8no5/rNucbyStv56nQShrZ/JnjdYDJlZOMBjpb7g3p8aFOMnwvjlwPRgHo ivzAqLohKDgE7NtHFLALh4D9PWVHf7b03icZbq/ybjrK+FICdtLL1NsDdqgHfuD2mAltvY2U/DCK E7chft8NknDPOEFdoOA8ROx4UN8H3d9dxE7606870GeCltvRd23E7idOFAw49P09AXKI2M0h1iF9 BKeU5JrzB3g20B6G6w+pZ4jrh24LVjf0yB5nJgSKW+L0nQhC+U8mlQ+fZhw+zTDf4Owls4ckS0/A X7yg6U8gvoS823YADNm3CKIV4JMhSIHsm4N5p683+9YTZAuMLzL7BrA23xFCUmnnS8Xte3NcMXya efQ/AAAA//8DAFBLAwQUAAYACAAAACEALmzwAMUAAAClAQAAGQAAAGRycy9fcmVscy9lMm9Eb2Mu eG1sLnJlbHO8kMGKwjAQhu8L+w5h7tu0PSyymPYigldxH2BIpmmwmYQkir69gWVBQfDmcWb4v/9j 1uPFL+JMKbvACrqmBUGsg3FsFfwetl8rELkgG1wCk4IrZRiHz4/1nhYsNZRnF7OoFM4K5lLij5RZ z+QxNyES18sUksdSx2RlRH1ES7Jv22+Z7hkwPDDFzihIO9ODOFxjbX7NDtPkNG2CPnni8qRCOl+7 KxCTpaLAk3H4t+ybyBbkc4fuPQ7dv4N8eO5wAwAA//8DAFBLAwQUAAYACAAAACEAFYhtEd0AAAAF AQAADwAAAGRycy9kb3ducmV2LnhtbEyPQUvDQBCF74L/YRnBm93YahtiNqVUpIj0YKv36e40CWZn Q3aTRn+9q5f2MvB4j/e+yZejbcRAna8dK7ifJCCItTM1lwo+9i93KQgfkA02jknBN3lYFtdXOWbG nfidhl0oRSxhn6GCKoQ2k9Lriiz6iWuJo3d0ncUQZVdK0+EplttGTpNkLi3WHBcqbGldkf7a9VYB DqtB2+Pr/E33nz+8eN7s2+1GqdubcfUEItAYzmH4w4/oUESmg+vZeNEoiI+E/xu9NF08gDgomKWz R5BFLi/pi18AAAD//wMAUEsDBAoAAAAAAAAAIQC/uV8zpU8AAKVPAAAUAAAAZHJzL21lZGlhL2lt YWdlMS5wbmeJUE5HDQoaCgAAAA1JSERSAAABkQAAAR8IAgAAAA/5bKgAAAABc1JHQgCuzhzpAABP X0lEQVR4Xu3dd7hkVZU3YBF11FFQEEFaJEmUnJrQguTUhCY3ICCxyZKaTJOhyakJzZCVDE1uUoPk nFOTFIlDnlFHcXRmvlc2z7G+unXvrXSqTlWt/Uc9dc/dZ4e16/zOymuK//u///tStKBAUCAo0CEU +HKHrDOWGRQICgQF/kGBwKz4HQQFggKdRIEmYNaf//znv/71r6Wb/tOf/vTb3/72448/Lr3497// 3cVPP/209OJ//dd/vf7663/5y19KL7pRz//93//tJELGWoMCQYGWUGCKRvRZb7311mGHHebzRz/6 0WmnnfaNb3zDmg8//PD777//q1/9KujZZ5991l9/fRffeOON/fbb7z/+4z8g0Y477jhixAgXH3ro IbdPMcUUX/va1w455JBFF13Uxcsvv3z8+PH/8i//Mv300x911FFDhgxpCR1ikqBAUKAzKNAQn/Xf //3fK6ywwlxzzXXvvff6nnY866yzHnDAAaeffvrGG298yimnvPfeey4ef/zx//7v/w7XVl999UMP PfSDDz4AXgceeCCwGzdu3Pe//30Xoefbb7/ty1prreXGN99802dnUDFWGRQICrSMApCiwXb11Vcv ssgihL6ycd5///0FFljgscceIzzOP//8N910U+qw8MILY6aIhHPOOSf+y5Xf/e53s8wyy2uvvWao JZZYApy5eP3110NDrFmDy4vbgwJBgW6iQEN8VgLWjMMqw9lTTz112mmnBVt/+MMf/va3v/3whz9M HWabbTY8F4z75je/+d3vfteV6aabTk+yJJibYYYZSIsuzj777F/+8pdhVsvgOyYKCgQFik+BhvRZ aXuXXnrpCSeccNddd33nO9/JNnzxxRcfe+yx559//pJLLvnOO++sssoqui244II6bLrppksttdTS Sy+9/fbb33333VNNNRVGbMUVVyQ5Pv7447fddtt1112n20svvTRy5MhJkyY9+OCDDz/8cCN6t8Ie wxNPPHH77bdXXB7igPKCGyIs3hb6rv9b3/rWNtts451UK+W9pdxS/a4vuuiid999t+8sFBSbbLJJ rbMP3P+jjz4699xzK/ZZeeWVF1tssZqme/rpp++44w6GqfR6pvalw01/1t08Jh6ovrej6rbbbost qHvknG60cb+TWgdvAmYR6MATvfvXv/71NP0111wzduxY2ijA5E98Fkg68sgjV111VX8uv/zy1PCw bPjw4RMnTqRlx3YBtQkTJjz//PPg77777tMNWo0ePRqKbb311n4QP/7xj2vdW/H7+5l6vPuuE0Cj w8wzz4xuRd4FVEqGl7L2P//zP//5n/9Zx2vG74Guc8stt6xy1154rD19O+P9//jHP1Y5SJXdppxy yqmnnjoJAWWNobzMdD7omOimGVPPp5566sorr9xzzz0HvWvgDh7Af/3Xf+3bxzvAM+hQGhy/ubf7 heBpbr311pqHbUTQdU6cEo444givNZhF3W60K664AoOAafKvF1980XG6uOuuu+Kt/AnddKZrR0Hg tfnmm7/66qs+l112WaORDWGTPi+88AK8GzVqlHt33nlnyq9G1tmJ94J4Gr1OXHkja/bjYa5pZIRO vPfZZ5/1gHTiyhtZs+d9q622qmOEhvRZwJvt75ZbbvG+Pfjgg5NM5xNm4XshDl8HcOMijgmDusMO O5x55pn8G/BW/gR2jz76KK71kUce8Uvl8cCAyOZ49tlnk4y8gvR0r7cEN66awbjDbyBo48I6fBM1 Lx+ngJep+bYOv8Fz+73vfa/DN1Hz8nEz1SsBSkdvSDZEa6oo4PKVr3wFavr0mFG3458/++yzNE3G ALtOsYV3hWjZCoARWcCBffvb384ufvLJJ/hGuAbFXNxpp53IkiyPNVOlk29IglVFSaSTtzXI2ntz 14hi47121h7zPfbYg0ay1t9zQ3wWKsMg70Zo5UviC+gX/ElNk1qS2NN1Dg2lgOWiu4iKpYDl4jTT TONiAqyebWjbaz/ihNE9uOsefDk18lw3hFmNTBz3BgWCAkGBOigQmFUH0Wq7hUnoxBNPbLoZq7ZF RO+gQLdQIDAr95M855xzWBtSDFO0oEBQoEEKBGY1SMBBbpeygplCp/pMJPkuLkYPCnQgBQKz8j20 Dz/8kLWUGTT4rHwJHaP3DAUCs/I9aq6zicPqTXNYvsSN0XuSAoFZ+R67ZDsilvj01xqPlu+yYvSg QMdSIDAr36MT+MZdUEzSK6+8ku9MMXpQoDcoEJiV7zmDqssuu0wAkxxh+c4UowcFeoMCgVn5nvN8 880nAlxelJ/+9Kf5zhSjBwV6gwKBWfmeswzRBEOpDSsmCcl37hg9KNCNFAjMyvdUpd+RVFoK6Ypp nvKdO0YPCnQjBQKz8j3VlVZaSZmPeeedN5JE50voGL1nKBCYle9Ry3XBbnjWWWfdeOON+c4UowcF eoMCgVn5nrPQaHnEJTiUYCffmWL0oEBvUCAwK99zlrVV5lw+pZJH5ztTjB4U6A0KBGble87qUCjj qABa6LPyJXSM3jMUCMzK96iVVOFWituSNT/fmWL0oEBvUCAwK99zXmaZZRS/k2w6ctHkS+gYvWco EJiV71HPM888v/jFL1ROW2ONNfKdKUYPCvQGBQKz8j1n5YhUnH3ggQcmT56c70wxelCgNygQmJXv OdNkjRkzhn+W2tr5zhSjBwV6gwKBWfmeswKOP/jBD4YNG0axle9MMXpQoDcoEJiV7znL66CetrR/ ZYUd8501Rg8KdC8FArNyPFu2wgsuuOCEE054+umne7zEbI5UjqF7jAKBWTke+N///neupJDrT3/6 U/iU5kjoGLqXKBCYleNpq1sx1VRTKRfGs5QOXrB0jpPF0EGB3qBAYFaO54y94uIAs1QMe/7559Xg yXGyGDoo0BsUCMzK8Zw/+OADUPWd73yHK/zcc88d5cJypHUM3TMUaAJmcZv829/+VkYxhUjlYCm9 SDKSaFhultKLn3322e9//3vFaUovqmD61ltvdcER0GchzoILLrjvvvvuvPPOU045ZRdsKrYQFGgv BRrCrLfffpshf7311tttt92gT9oJj6TRo0cLWNlss83OPPPMdBEGbbHFFjvssMPGG28s13C6+Nhj j2244YY77rjjyJEjn3nmmXSR3meDDTbY/vPGg7y91Glw9iFDhqy99trQSvKsr3/96w2OFrcHBYIC KNAQZsGpJZdcUrqVSZMmYSgSQS+//PIJEyYccsghQOfkk09+9NFHXWTvVyzL53LLLXfwwQdjwVjT DjjggO9973v6fPvb3+YsjhF79913DzroIJLUcccdRxN06qmnurdzRSpS4bbbbrvooovedddd119/ PbYrfnNBgaBAoxSAFA22q6++epFFFvn000/TOMOHDz/00EPTdxzTnnvuSXKcf/75b7jhBldA1UIL LXTFFVeAsDnmmMOni8r/zTLLLL/97W8xWYsvvjhdtYuAjw6I2Lj77rtLm9fgIttyu82ee+65Dz30 ED94uMzdoS3LiEmDAgWkwMcff0z2qmNhDfFZCS/LtFGWMvvss6d/8QIn3+kAtlSBT0yT/7733nu6 KZ+VMg5PP/30vjCu6Sw9nkzELv74xz/WmdHNZ4eyWk8++eSBBx54zz33gF3c5be+9a1G3zBxf1Cg WyiQHvM6Wp23lc6UkDK7UqppViBL6qh/iKAl6+MRnv7MLoKk5CbuS3bROC6mkXFeeBatdKI6dtvi W1577TWmQyYFBVlJiKGDbzH9Y7piUiDJW3WrSpqAWQmDFJhJBKKiYjRM3xkKxdlRP3/jG9/w9KaL mCkXdcN88WByhTGR5h6rhcn65JNPsm6GxZvQmmFSKPW1W2+9tZjHUHFVr776quuio5kghO/UfUgd tOVYalBgUAqcd955nuVddtmFaDVo5wod6pAns1sIfVDpmGOOIe498sgjUMm/zjnnHBnQn3jiiYkT J0ppcPvtt7u40047KeKA76Bxp7pylweYPn6bbbZRr3Trrbf2YMMmMqOhTjrpJPmI/Xe77bZL98o/ RRmk6dPIglt8789+9jMUv/DCC1lLOcTbdYsXENMFBQpIAQyKZ5kue/PNN69jeV+q457sFiC1ySab LLHEEnPNNZfnc9y4cf5lQTwYiEKQa6+99kqdARPlOhFpxhlnhLLp4t133z3bbLPBpllnnRUqpYsg b6aZZgJhQ4cOZUZ0hTPECy+80Mg623IvQGdtgFl33HHHRRddxJ8DO9mWlcSkQYECUgBs1aeDn8Jm 6mHPPr+HUPqHP/yBmobSiq8DIfGb3/xmus5TlHIKS5UNjkUiItG7g63sIl0PUfH73//+d7/73ezi +++/7zrkIlG6iM8CWyyPda+zLTcigjUziT733HOMDJzRVlxxxbasJCYNChSQArRAe+yxh9d5rWtr SJ9F38QFiRUfuPiSAEtzHetUClgu0mpxbigFLBennnpqPFopYLnoCcejJcDq3AbNwbTd/fCHP6SG O/vss5lKO3c7sfKgQEEo0BBmFWQPxVwG8wJhkIcH8KXU48VGQC7mUmNVQYEOokBgVl6HxYzALJJs hRxrhRxiM/OaLMYNCvQMBQKz8jpqyixBSLIqm4DCTgv/rLxoHeP2EgUCs/I6bT5oPFAEipvg4osv PuKIIx5//PG8JotxgwI9Q4HArFyOmrmQh5oIyhQ6zjOWCaLM1JDLxDFoUKDbKRCYlcsJS+ewwgor jB07VjS4CcQwCT8KHXwutI5Be4wCgVnNP3Aub1zMRCb5ksIneXj4wjet+ZPFiEGBHqNAYFbzD1wk AIdSCDXPPPNsueWWJsBkwazuSL7afHrFiEGBWigQmFULtarrKyiBQ6m8hr/5zW8uu+wyN4kTwHNl PrfVDRO9ggJBgQoUCMxq/s9CyooUHa2lNBVygTEj0mo1f7IYMSjQYxQIzGr+gTMRCtkRfTnvvPOu ueaaJpDQ4uWXX+YN3/zJYsSgQI9RIDCr+Qf+0ksviS6U10H+mZSdFeclsjLylDaf1jFi71EgMKv5 Z84PK8WHc9GSVswX4EUwzMp8NH/KGDEo0DMUCMxq/lHLtpoy5yy22GIyHfqStO/SgbEnNn++GDEo 0EsUCMxq/mnfcsstyZVUTkSZV32ReFoSxAUWWKDuvP3NX2WMGBToTAoEZjX/3ITs8HUwrs8kD047 7bQKQYqR5rrV/PlixKBAL1EgMKv5p62+WRqUW1byb+DxcP755ys3+9RTTzV/vhgxKNBLFAjMav5p SwMv1apxcVUp26okrgyIKnoMGTKk+fPFiEGBXqJAYFbzT1ved5mzFLtXFnvmmWc2gdT48izjtiS/ b/58MWJQoJcoEJjV/NOmwyISrr322iuttFIaXbwhVsv1VM8xWlAgKFA3BQKz6iZdvzcqd8Z0qERY 1oNiS86/Aw44gCa++fPFiEGBXqJAYFbzT3vy5MnEQOXOSoeWDJ43fFZtu/mzxohBgd6gQGBW88+Z 3VD9NA5ZpUPz2DryyCMVdEtVLaIFBYIC9VEgMKs+uvV71zvvvHPXXXfxdy9zeX/22WcxXxMmTBCH 2OQpY7igQC9RoAJmSbCpzpXcT2rTP/PMM7JB9RJBGt0r7bsSO+qwCoouHUsxC1kAiYdRfadREsf9 vU2B/w+zFIahKibUaBJsbrPNNvJACff1ZeLEiYxfvU2rqnYPsLbYYot99tkHPJXesPjnbZppponw naroGJ2CAv1Q4AvMIrbsuuuuvIrINVI+nXHGGb/+vDGBUcFgtbbaaqs11ljjueeeC0oOTIG33377 uOOOUxysrBv/LL4OL774YsiG8RMKCjRCgS8wizBIEaM++6233nrMMcdgsoYNG7bUUktttNFGY8aM cZ2cyPL1wgsvNDJZL9zLD+snP/nJ0KFDyzYrESDOC3L98Y9/7AU6xB6DAjlR4AvMkjXl2muv5cBd 0RjPjVvKTczXeuutl9M6umZYzBQhOrm/lzY0lNeBl2lk/uuas46NtIUCX2AWp8f+pmebz8QZ+YLb ssoOmlQOZfL1pZdeWrZmaqzhw4fTxAdmddBpxlILSIHBfR1effVVmiw6mipXzzvJQyvaztOb3SJm 5bbPW2nwiuC7G2644f777y/V7pNSOQQ8/fTTVU5XtG58GiypYiw0U+xhhx32+9//vmhrjvUEBTqI AoNjliJXEkJVWZsPR7bppptynhS8svnmmz/44INo8emnn1KQHX/88SeffDJdfipFQzW2/vrrX3DB Bfvuu+/o0aOTN5O7aNAuv/xydZilVC8OHaEqMC1zba+4PPosVXaWX375vv+V5sHew6e0OMcaK+lI CoCkJrYHHnhgttlm+93vfmfMUaNGbbzxxr6ce+65cg3LLCxv5xJLLHHaaae5uOOOO5KVMGVcwGj3 cVsuqhfPSwB+ka1ostngUk/MSxMXWcdQYJRMt+eeew56780334wthfJ9e2I8mWJTfeloQYEep8DH H3/MK6gOIgzOZ9WExPyPZp999ieffNLziaGYb7753C5a2GMse5Qaf2uttZan2kXFHayYNY1mWjf2 SjwIbm7rrbemrsaC+bzvvvvS7L7XtIymd37jjTdItW+++eagI48fPx63mCTEskYbGMqsQQkYHXqE AnU/1OWY5bHcbrvtCGhYpE0+byNHjiTlVSmpzT333ODJ7auvvjoGauedd3YAZCLJhdNJzDTTTJA1 hbYQo9JF+fAwXPwAOJGncg++zDjjjJlbQN3ba9bxK6VjqCxX8gDDsgwussgi7LB9+1DDs3WEH3yz DiXG6WgK1P1QV+CzsAMgg9OD5rt0wPyzqrQY4rAo2inR6eCl6zzllFOQ1b0EokRfzJeH1nK1TLND W+Rh9kgnOEs9fUmJienIZHGhCNOwY205J4Ktefm4D+rFDqkxjBXr6xB1KfgiFqotJxiTFocC5513 nmeZzufDDz+sY1XlmIXlGTduHLULT+6LLrrIJyFuxIgRAzhDlM4qewFlFgGQAgvHQcXuv3y7+H+n bkBNLB7A8vn888+ni/5LC4aXkYmYqtsVm2FVdNF3yLXXXntR4WvLLbdcHZts5BbAKhgg+bXb1KD1 6wFTKmDRtwHco446KlU8jBYU6FkKkMM8y4cffjhVUj1EqEYHRolO1sM7DNoZe0Xi431KaaW0n2Ag t8ApsiEzPw97vuBc6l285JJLqLfAgWDGWWedNanbKeAJjxTwvPA5uP75z39OOnigNujUOXXg6pEJ tlRvPBUGmIiF1Pohb0UdPCaLxD3wCDntIoYNChSNAqzw3AnqWFVVOngo42msJkZaQuETTjhh0qRJ 2D+GP5waHF144YUJiYoqsyoee+yx4q5dpCPbfffdhV6rAKhzcmg68MADGROvuuoqUhgNWioAobXR PwBcZi4OJMSBi32Jx2RG8PbIVl76Gkm1wkI2rOfVGvd0HQU81ACrjm1NUXYbdwSQwUaWtE7GBTQ3 3ngjFmm//farY4LGb9lpp52wWqkyc+sbiyEPDAKvqUmvTJmwuL9lADWc1Kqrrrr//vv31bWfeeaZ jBK/+tWveMO3fiMxY1CgUBSg9pV/IbE1NbVyPos4ds8999x55523f958wRcALK5JNY3bNZ15Zoke tx0ILi2PBKQDbA2HtfTSS4str2gc5MBBQGZX7RrixEaCAq2nQDlmeSzp0RNgsQD6vPfee3FYVdoN W7+BXGfkbEF6TeGWShZKgJUKF/bXaKwEObmlYofXXnsNPcnIua45Bg8KdDcFKuizkiNC2nbdPhTd QTWZRbnITjXVVFRynPXxsQMjDvc0zBTLQ8Xt49cYDSOfT3f8NmIX7aLA4Dp42nesFkNYu5bY3nl5 XeCtuLYLIZRnJgVL9teYDqTrIR5W7LDOOutANGaK9u4oZg8KdDQFBses119/nVeUSOaO3md9iyfl PfbYY/zLZphhBpp4PBdUGnioUrfYsp7ka62iu2l9y4u7ggI9SIHBMUv6Op4KwgB7kDp77733+++/ nxwXYA0ratLH99fYK4QNsL1W7MC4wQLL2a0HKRlbDgo0iwKDYxbPT45UfEqbNWXxxxH5KBmOEO7k 0Z40UNzTWAMH9oOHR/LtXHnllRX3yDdV40BbfArECoMChaXA4JhV2KXntzCGQm6xApiS9io5Lvz0 pz/dbbfdUqaK/prIJ1Jkf65krq+22mobbLBBfiuPkYMCXU+BCpjFfxJjRXeDI8BkeQ4lseP91fW0 yDbIUCjGiDCI4ZKhAevkX4Kf5TK86aabBqCDuJyPPvqoohO8u1LmrJ61ZvTO7yd2misFyjFLIi6q KxmvxDBLC/Pzn/8cbGE3yiq557qmtg+uzmMK1dZgVgo2ki0HHmXXKy4S0FP/ZfGJZX0kjL7wwgsF KrV9g7GAoEDnUqAcs0TqiJhj2hf6J8j5pJNO4gpPnBk0B0vnkqDvykV6Z7kZyHqpQ6oLjdsaIEiK 6KfJn1WRGuCM8VGKnm6iVewlKNBiCpRjliBejBVveL5IyUYmyA549adXbvFyWzNdZvgTuS3lYZqU f6lPgvMAAduox1e+v0Xyk8C3StHTml3ELEGBrqRAOWZxIKKBpnnBVkyePPmll16y7YceeohrZRuT K7SS9PRNCuSkGaVCzioVyoDoTzkepM3pbz2cuSjvB8jcgLwVK0i2coMxV1CgoylQjlkkF8wCkKLA Eg/MxUGiAgkJlllmmSrT/nU0OSzeNqGzoCXBzNiiTBLkDZ9SegkM6G+PuFHxPahXsYM3ATRUraPT SRTrDwq0kQLlmCU1qKeOxZAoJGvKuuuua3Hifg866KA2rrKVUzM4YJT4NIgVp9RTZSPNjj+Sop6X lhSGFdcD61NJx/5yP8i1LykYqrZyOzFXUKDLKFCOWfiLoUOHSrZpn/PMMw8PeI+u9KHM/1228/62 w/EdbBEJ+9bI4faB7erPHAHUllxySeGE/flnoaok0ek1EC0oEBSojwJfYBZ1+6Clmz3MveBbJAeW smYVs1ylQkGicyqaDrmeyvZHZ58sjH0bZZbyjpxI6juquCsoEBRAgS8wS4LjDTfccJddduHlUJa6 gEqevxJ3SpnneyH3k9oZ0DnlzCprbKmuXHbZZck0UdaYLOS2P/XUU/szViCsTGQSKGZViOInGBQI CtRKgS8wi8ZdrJxnldaZD5FMm1KvaNwpfQdnKuioe4iPqHWCjutPG8XVg1zcd+XyzMw555zcbn/5 y19Kd1HWgSxJ+UVy7C/pGBUhUwYn1R6xZnTc0ceCO4ICX2CWxww8yQSvXIUnUySwlPCUyoJXWBLB GV9KVSd6QatFj04ErlirgkIqYZms8H2ZKbfIa8q82F/VVVCFnuJ7uNR3xI8jFhkUKCAFynXwymEd csghkvxxNXr00UcffvhhsSbcIHunaDsThKoZEpNWPK0kHoJ4sFXWgXw9cE0dAYyKXLAe9oinWwF/ 7rGkLqBA5HUoP0TMFIzuT1Muu4MbMEqCnMruJDO6MkBSQNzr2LFjRZv3ArvaBc9GbKGYFAjMKj+X a665hltWRS27rptssknyjO+rk0q2Cz5cA5w0lVb4wRfzSYhVdQoFArPKT0qIOJVWf+Ibn9tx48bx WiA1l+UjJU0bSyLm/s6eh4S62cLO+0tk2ik/mlhnUKCNFAjMKie+iEIuWgOIb7TsMmQ9//zznB6y mymzMGj+FFI+wHGq8MrgyL7RxiOPqYMCHU2BcsyiqWHb6ugtNbh4Wif+UwPk3uHukMTD0pqPmC9x iJxO5UfsbwE090am9kqar2hBgaBAHRQoxyxm/hEjRih3jCOoY7hOv4VpjyaLcXCAvO9YsKRoZ11N IiShL+WMR7oU9tRf40fC342A2emEivUHBdpFgXLMElIn2eb48eMXXHBB/qXqHvM5atfiWj8v9oon 7WabbSZ8Z4DZx4wZI/kyP6ykicc3CejxXbDhwMkRZYbAiKUYoGhBgaBAHRQoxyxe4GeccQZ1sjJZ oljWXHNNrMHpp5/OE7KO0TvuFrKbXDESKMs5M8DihQ3wlZfL9Oijj6ZTF0OOVly6Bo0T4NV19dVX exN0HGViwUGBglCgsg6ewf7ggw+WFf6uu+6S7U+9GVXd+cH3l4alIJtpfBm4JMGVBOSBMYvvKBFS sUJeEVI1yPJOnBS4kyWu6W8l0BDfmhxTowUFggJ1UKBfuyGokkgLz8Uwv9Zaawk2fPXVV4Ui9pfQ rmxuspJwa52zIBipI1xxvbSnuOKbb775tddeyy5KXuxKUg+1vslBCnfUze6vDkVaEjcrEnTZ8ii5 +os0zHrqoDJI+JS2/mRjxq6hQDlmEY7ACt5h2LBhBxxwgAdM7s1rr732tNNOw3aJPRSTOPDmjTB6 9Ogdd9wRGyIbRCpU88gjj5Ax/+3f/m3UqFEyCKYRLr30Ui6amBT5W6677jpXCE3qZYjH3mqrrXRu PZXlC8NksQDK7TfA7MhShlkYNLqqQRcseZa4zgF85QcdIToEBXqdAmxepY3Io3CDNE/UNCLjyv4r x+YJJ5xQdrHsTxgH2nBVrhOCJHVhjJMZgkbfnxMnTuQrgLHiUaE+zfHHHw/jRLSIiYEUUjlLmeAK Fk+mUNF5BgF/zz777MCTNuu/Cjv6QVjDoAOSmmmvshKtMAsXOehdlFkskkI4B+0ZHYIC3U0Bliul 2uvYYwUdPF9tyCIsLjPbA5GU8klueLqtgWFeEQcAxE1coijipEfU4p577jnSJYcmpbRY3KRFTzqj LbfckrkNVyXwhU8mOXT77bd3Bf9lM5wJWvxKSd6eqcTOwI15EW942223gSEoD5erydbAW5V7RPiU Dkbd+H9QoF8KlGMWDTE5rsw7ifhGaDIGNBnAcSlNIt8pKVJVRJopGCeWOKWUyrJ3gkJKLoBFwkrB d5JGEJcAFlBLeGEWQJAVGWxZjB4tHh93LlTV/GRovhgr1l9/fbCFRLR+g97lFo4OkfNvUEJFh66n gGdhUP1vRSKUYxafIym0yuxfTGl9U6/0R1NAA4CU6uHkRQyUews2WVymIcJAmQWQ4U1SkuL0CbB8 cTGN7HvyfnJFoAxOTVPJOb+zJIpiDAUM1lqCUBp4DOOgaG7lnLNkix/Y+Su/DcbIQYEiUICly7PM CaE+A/o/MYv2ip6F/lu2Uhp3WJPaWWedRUU1sHt3KSGk4hSRl65gmgh9EFAUXqpJg8XAf3FuwqGQ klLZV2HJvAdUM/XYp/yfxEkeT8lfXDd1NCxDGzRpfSNHwlhJnQcWBQ82Ms4A94JFjGeVttec1hDD BgXaSwFckWf5/PPPzwSp2taT6cAUfO8v5y8XSohTpbaMcho3QYlOPyULlepYbuR7SdYDPcyCPOzF IbtIcuSHyShJZ890SFvPkVWZMqIWpwr2NSKkbjLwAbIqZ2+kGx0c7o+jQ5o3j0aTRXmHDnkMHmMG BTqIAp53z0IdC/4nnwUjmPMYv4g5/ODpyP3JUwETxDWclFclFlJOC1eERFg2GLTDDju4kSWOrwOz I36KzJgclDg9QDfdfDJHYrL2339/t8M7SiVITKhMQmLFTMdVrqf6bnRw5mJASPPm0YA1+wMvkCQO RwsK9CwFqM4zRVBtRKgD56q8hUxX1jMpsMoaPdfA3Vrj62AZw4cPRzufVW6wjm4wSxWyI444oiIp 6hgwbgkKdCgFGvV1YLPDGdHj0Iqx+k2YMMGfpa2OKmF9SzlUNBP0DSquz5pQG1T36W0ZvMMoyEFk g0MNcDvVHlMDatf5hslvZTFyUKBDKPCFbMj3nc2ecTAVOiTH+bO0cTHtkB3VuUx8FlmYRW+VVVap c4gqbuPhoTIIO2xgVhXUii5BgQoU+AKzGPs8SHRJHlrIxQyZGixTJcznUUcd1d30ozJjJL3nnnty TchHU8aggacLF63u/jnF7vKjwBeYxavTszTddNPx3iQfMeelxqKnephP3gn5LaIII9v4HHPMYe+y 8eS3HsiIz+LrwEUlv1li5KBAF1Og3KeUxwRDXkq0wDCPveKZxfbX9QmXYRZ3MD6ludooBQPQwbOK ht2wix+q2FquFCjHLD5KIpbTlDxLTzzxROkK2OYFM+e6jrYPzqLH236GGWbINU6IVMhPzSdXkrZv ORYQFOhECpRjFm1OKsRAJy0zjNQxIum23XZbnqLdXf2YDxq/Wfqm/irXN+t0cVg8U2gPmzVgjBMU 6CkKlGMWPwP+qUggysRzRTfvO5UWh8/uxixJ/ngh2O+guUYb/H0stthiYFGChwbHiduDAr1JgXLM Ejoj8FCuPrmVPcZiANFFlJ+wnrwf5vYeAKQGzRtttFHefJbcZGKqWTzau9+YPSjQoRQoxyxPFElQ kKBoYQmwZGjgUiRGuuvLW0mLyreDDj7vgxTRTmmYCrhGCwoEBWqlQAXZ8Nhjj5VCi6fSpptuajgq nptuugl+1Tp0B/UXg80FgZ9nCwqjsUvSFdL3dxB9YqlBgeJQoHINC6lEpYLxJHN68Am2utsHUkw4 BTxHBOme8z4bSXhydQHLe/0xflCgvRSogFncwaWLEb4jwbEmY4wMnPwe2rvQXGdPkTQS4CSbQ65t 5plnpoDn7xYuWrnSOQbvVgqUYxZbobwxqhmefPLJ8in7TE1+q24lgfQ4FHZ2x+9/4CrQTaEAbk6T +DC/zIJNWWcMEhQoJgXKMYswyPFdwlKp7zAdkklpUmvNNddcxdxA46s65JBD5Dsk/9py46MNOgK7 JMxSl5tH2KCdo0NQIChQRoFyzPrRj37EVlhN4ZnuICU9nSDwtJesykauW+Nnnwq+yvnT3S5vuZIx Bu9ZCpRjFvlIqLBqrHTwitBkrQUGtbacAb1SqtwlcZik9a1Zw7LLLksI5cLalkxhrdljzBIUyIkC 5Zglk/INN9xAgSUpDYYra4OWNcxpfXkPK/GOgq88ZkeMGCGtRd7TpfFlKJNIw2sgb//V1mwnZgkK tJIC5ZhFbJHLgfZddHTWBEizHrZyWa2Zi7lQ+DcBTUHDSy65RLqF1sxLCFXdw1yR+a81BI9ZuooC xU8mnV8+eJqsFJBUX/2PukknhwQPOCnJmCzrHiRuDAp0NAUazQdfBsMCdxTFodXitI0N4QAhhXlX QfXnm8HmpLxgLbaKmpcr/BtvvAGzuo+qsaOgQK4UqOBTCq0oiS+++OKbb74ZR0DnovbXuHHjcl1H WwYHx3ThfN933XXXVi6AEDr77LObUXWyVs4bcwUFuoAC5ZglDk5Sh+23317yLNn+/vKXv7BtLb30 0lLCd8Fuy7ZAAY/lIaO12LeDu0OqlJGKZkcLCgQFqqdAOWa9+OKLgktIhTL/JWnZWJI6SNXCG6D6 cTuiJ0Mhm4MopdavVv4Mk0qL2vqpY8agQEdToByz8B24AHxHcnfkBOBTlAn9S/c5Eykkwf09iWkt bnwd0PaTTz5p8bwxXVCg0ylQjlly0fEjFRGdwMtzJZqHuxZvAD6Qnb7bsvVzdOCPlmtxsP4ohpmV wHr66afvMpLGdoICeVOgHLM4wW+33XZ77LGHgqzXXXcdxRatFs/SXKsr573JiuOL+JOR1b9SJE2L G8vs5MmTxXW2BTFbvNmYLijQRApUsBseeOCB0EqSZcosSUp5wONHuMU3cdYiDPWrX/2KbCiDhYRW rV8PVRoB/IknnpC3uvWzx4xBgc6lQAXMoreSMEuuYWnwfvOb3+y1117dpyrmljVp0iTHJr5SWHjr z09K+FVXXdW8t912W0RKt57+MWPnUqBCvOH555+vMmvplm699dYJEyZ07ib7rpwaSzFn13/yk5+0 a18pVAhLm2sV2HbtLuYNCuREgXLM+vTTT2FW2WSyplx66aU5raAtw77yyitYLfJvG2O/k/O9mmxa W4gQkwYFOpEC/8QsqivJMzWuWKRChY5TU4qGf2lyeqi+3X333ZAulUrUXnjhBaHXRx99tC/ZIATP MWPGnHrqqdlDy1ipIM1BBx2kEGyu3EdKrbPBBhu0MTX7DjvsQEtomzZbPWGjZ1CgxynwT8wSR8J3 dN1111XQgccjr6XU5pxzTu7aW2+9dfWUgnSbbbaZ/J9JU8NbYvPNNzcIU92WW27pTxfhIAMlP3sV qj29ENNFEULcWeHj+PHjIVd+GdPF+plu3nnnrX5TTe/JGispjWGJ3uGo1XTyxoDdSoF/YpaKpJdd dtmhhx4q/o5/ltws3v8XXHDB5ZdfLgvwyiuvXCUJ8EoiFoX78CFIuVYMq2oDkfOcc87BWdDuu6hS xmqrrabnr3/9awjiudX5oosu2meffazhjDPOYKwsZcqqnL3Kblg8PTmgVdk/p25Dhw41sngp2X5y miKGDQp0GQX+iVnC7lTZweYAKTHDOCM8kSQtMmfVVEFLcDVGadSoUVznE6OEcctSrfP28qeLNEow yxce4QsttBCNOF9Wun8dXHRF1tDUU2uuO6tVJdmQY2d7jxPNWWkji1Z7TyFmbwsFcAz1hdaU6+C/ +tWvcitVoFQpGqqla6+91ucVV1yRwcfA28MysDCq6krwAQ1JW+RLlk4Pw2UKT6l0ERkSSSalG4xz JaXutBkXXfFdZwBHxaY1RYayQiHfpQtoy5mZdJ555ll88cV9IZhLZt2uZcS8QYFWUsBP3bNMisr0 3TXNXo5ZAqF33nnn5ZdfPpUIk6r0pM8b9VM145511lnvv/8+vCNU8icgBtJYielL6iqNyhlmgSSQ 4V/pov/KvQewwFNW/JVdLyEdpRjeLS2DE2Y1yxi4j4WZGpMFWBsfrZER8JL4WaSQoSylpY8WFOh6 CvBJ9CxTXkt1VcdmyzFLehZAs99++8kKr4JWar5X6ROw+uqr099DFpyRBfmCyRKraNi0OHormm+Y hcVgWHRF3ruHH35YFVgPsJZSSj355JPvvPPOfPPN5zssw7jRhWnVq9UGoEWygQ4bNmzIkCF1kKy5 t6BYyoTDL7+5I8doQYFiUoDSybPMzlYn01CWnhWLxDUca9Ng2lbYBLwwUMZhLqS4GT58uDoRnM7B mYv33nsvhNpmm21MR2GPy3ARm4bhUhRWaItQR2yXi83NrYyRpLZzlvvvv3+De2zK7djJtdde23qo 8Bone1OWFIMEBVpAgablVsYEAb/GSxyzQnLISoY5OIVTE62CmaJLoi9zUalX+KiUg2BsXxKvQXPP vEgLJuaRZFqfim7gd0vSeZNPUwartjck2mWXXSxD8KPA6bavJxYQFCg4BaYo84Gib+I2Jfv77rvv XlrJCriAobZsZqeddsJqzT///E2ZHUNHW2eoKq0KTZl04EG8cMi8zAJCIFdYYYUWzBhTBAXaTgH2 NPljuDfVupJyfRY5jpOnh4fAsmZJGzt2bK1DF7P/Aw88QOENJorjYcCRLTF9dJP5udEW8zhiVUGB WilQjllC8G655ZZH/v9GR3744YfXOnQx+9uZhbEP1GezyGlTqYT1mWeemRz0owUFggL9UaAcs7gX 8CD12i9t3LXbkoA4j2NbaaWViJlcZ6eaaqo8xq9vzKT4I7dicusbIe4KCvQIBb7ALN6bAnSuvvpq HqR9m+tNcYwqAk35xwrJVgytUHXnk11CE9IkTL0IhIo1BAUKSoFk1GRx9xgPsMSRI0e2wPxZcYrm +jokSwJ2pl3bqTivWKIUL62pJlmotcViggJ5UKBuX4cv7IYU0pIxDOCKLeamLfk8PcNNtBviJbmJ YSoFJ3FqLdRr5JlnniGVOwi1LSgQ25KlvlAEicV0NwUatRsqp+xR4dbYX2sXYDX32BgNqd6Vbmx7 Roe+++L0z82VxCpXj7QWKdYyWlAgKFBGgQr54LuYRhKEAYWNNtpopplmKto2LYxUKCTAwmTjGT16 dBZ6WbSlxnqCAm2kQA9hliDym266Cf/Cz54ffBuJ3t/UYItZM/1XGMBzzz1XwEXGkoIC7aVAD2GW VPcPPvggXKgpHViLj0c+2GRDpPXkYso20uIFxHRBgYJToIcwi4VBEVZ1z4Q6FvZUxEhRZk099dRW yImMkNh3qRRemhSJUWSssOcYC8uPAj2EWQL6iIfSoian88K2VVZZRXahtLzTTz/dsgVUqfSRkgKS GaWvEZ8oMlGiV7VCQu1V2KOMheVBgR7CLOlxUFBWnDzo2Nwx5bP+xS9+QekmmY881zJTy89zzDHH yNWz5557YrKE+EgJKywUeOks6KdrnH6bS8kYrfso0CuYRT2Unmr5xop/ijLzyMmTlso/A5/li1yM km2ULZ5JQXofqWV1VtWt+FuLFQYFGqRAr2CW6hj8bmV5lsOrQZK17PYjjjiitMoGnisTA7nR+VeW Zd+SZNcWIqo+W4T+tOyAYqK2UKBXMAurwu9WpfsCemb1d/DMBWI/55577qwDzKXGuuqqq5gUZei/ 7rrrZCCi6kqpbGSpBnPUYf4b6vm2PE4xaQso0CuYJcGOdIaUWXI3t4CszZpi0UUXTckOJWLcd999 +WrYiPLXcsmqlZu09VL1wy9ZqtOktF1yn62zzjpZiZBmLSbGCQoUgQI9gVk4LKwHcnvOi+lNOsBP gbuDvBq07wp5EGwrRh3xjdCBSTE5STCPgjYJ9SMAqAjPWKyhuRToCcxSwkfhaJngOzFqUoZ+KfMH zZwDi9kWFUlSRjchl0I+WLCmVIRs7m8uRgsKNEKBnsAsbgFotNhii4k0bIRYxb+XV4TKkqeddpqg d6vlAyGTT3GySBefgLHC4lOg+zGLVIgBcRLS6cjoUPwjaXyFW2yxhcjKVJ1bTSPJfILbapyqMUJB KND9mPXrX/9aGSHk/uijjwpC9BYsg688tKK/M5f6l9tuu23otlpA9piiBRTocsySSI9DADry0qTo aQFBizOFkmgirtN6+J1GpvniHE2spBEKdDlmHX/88dIWzzjjjJTTqfRpT7X11ltPKdy0ZWVuw/uh p06/WzfbzZhFG00wdHJcLldcccVuPcIB9iWtzcSJEzl26SN0idtE+Jr24M+gy7bczZg1efJkp8Xw nx7a3mzMDpttthnRmPXwuOOOo55P+SGiBQU6lAJdi1miC9WLdipcKzP5qEMPqcFl8/C65JJLUkKL yy677IQTTohq1Q2SNG5vIwW6FrNkaxHpwtOyyBn+WnPw/FFHjBjBmT4lDhPuQ83XmqljlqBA0ynQ tZhF38y6v8wyywjKazrVOnFAoYuyPlg5Juvggw8eO3ZsJ+4i1hwU6FrMYi6UuQWfVcCyYO362Umz lWpkCEjcb7/9ZBPEjbZrMTFvUKA+CjQfs1566aXzzjvvyCOPlNe81P36zjvvlCmFLU+FwbRWmKIS /eGHH857KLNnqTQxfvx4t9977731bSndpcSsT0UbGxmky+6F4OKoqeRTPIAD8l26iy7bZmynuynQ fMzyVNxxxx1Es0svvZRPUHK/hk0C31SRuPjii2UHThePOuoo2PTXv/6VDd5drigzgxdwoxR9o0aN EoBSN/Wffvpp9yp0WvcIXXkjgoidlgQ1BSRS+QlO7Mqdxqa6lgK0G81tDHZpwFdeeWXhhRd+8skn WdllqlNw1EXsD95H6XkJ6mSzu/HGG13k8KkSPf5LzXf/ff31110EZJyq3MsX9Nlnn61pkbBv1lln Tc9kTTf2SGfvDK+Q7Dc9fPhwqS96ZO+xzYJQAFDwvKljMc3ns4Qip4dBMSuIM+200xL33n777TXW WMNFUMLoDrNoUrzqhw0b5qJsBHpKVifURqlnzcU111xTmmCSy1e+8pVak15h08QYumv66afv2rdN AxtD+XHjxo0ZMyaNgZ/da6+9UlRmtKBAayjwta99TXqoOuZqPmalRdBkyaYgUlfKKlwP+LDE9C85 Nr3nKbCkM08Siv9COldclz44deMGqeCzK5AYwMEvLdOFDbxVnlmE07nmmivlNojWlwJ+LjhZJRS9 Evz38ssvZ2BlWAyP0/i15E0B3IxnWcmV+src5YJZ9FZKXUmqSV1l/ylfHb1VogU0keAYhFlxUmz5 9N0VNr6scnLqrycjF6085Zf2yCOPVENQVf8wbnwpMwSs5q4e7IOkN9xwg8Tz9o7JZSRhWDz77LPV y+hBasSWW0MBfL0fHj9BElgdMzYfs6xD8nL1kM8999yEVsRDf6a8AoREhkVokirKJAx66KGHwJzq EgsssMBbb72VSmNR5DNvQTGMgLTCKmVpVTpbEZWNsOyyyyYmItoAFMALq/y49NJLpz7q91B1HXTQ QRFQHT+bnCiAofEsS5FE5KpjiuZjFq8fggY2R5TfPvvsQ0sFOOSB4dNAaSJBCi37UkstNdVUU9Fw bbLJJvvvv/+GG24ofTBoUwKLtgswKSejPxuiLZEZMx6tyh0mETKUWVWSC0fsDcHRNOvPjOv9Icon sm5VScPoVisFSFT1xZBNSalR62QD9yflsRIKE6Guwij56YMnJnZQRY5dZJFFsIUK0BtEVI0O9OXr rrvu3nvvjSmj3mIrTIotvg4pFfLNN9+8+OKLVw9AGD2P3Pvvv4/dm3322Zu7u24djUqRo7wDokOU HNEh0kgCMppEFpLSQordSoHYV4spgJGXQ1hUWc3z1mFrbPEtRJWafB0ee+wxaizGx/fee6/FS+30 6bwtCOn33HMP/Mp+SYpCegdgXd99910QZo9iDNQE8S4Rt8hcTd7v9I3H+ltPgbp9Hf4RfVbwVitm pcSkdMkF31eRl8emQ7QvtWBgirHMEnI5DgJ+6buReqLIe4m1FZMCdWNW8/VZNXN6zb4hhQElJ69o 9VGAIM/uQdtIuE6Vx+677z7cLixTSJFZtnRYiW4233xzMn59c8VdQYGaKNBtmEX3n56ozqoXXdOZ tawzazQ5kWWao3zppMw9KRtX8gn0kpAPVh5nQmLL1hYT9SwFug2zKO9Z6z1LwoZ69lCbtXEc1pAh Q8QqyL3FH0J8FWMIPkuIFe2pUtXPPfecQmQpLdekSZPWWmutJJhHCwrkSIFiyrqlq6pJn8UBlbaF XTILeyz+BjtlhWISaej7rhaEZen2GYKJip2yo1hnGykQ+qwvYF3oCbshU30UT276i075IgFVfYcd OnSoVByCtPxL6LtaivzpAZw/OUx4izR9JTFgL1Og22RD3qfCqrndR6q/Vv6sabi4NacSsI5A3KIM scTG1VZbjcMwVzsKL3k+wre+lYfSrXN1G2bhsETPcUblG9mtZ1bMfYEnHluSCCbFvAAsmi88r3hG cMawuPLKK4sQcjQXXXTRyy+/HCGNxTzH4q+q2zBLIgfmebFBxSd9962Qh4SEguJMqbcEYKVo06y9 +eabEjFeddVVArn4qQp+EFvafUSIHeVNgW7DLPmC77//fvm58iZcjN8fBbbZZhupHLFXV155Jd3W Mcccw9VLvLoY+CwfEfOuwCDQdsopp0Ry5/gt1USBbsMsSl+vd+7aNVEhOjeXAuIT6RN5bOG5FMvg Us9pjj/qNddcg8niP5Gmc0UwvFB5psbnn3++uWuI0bqVAt2GWV7a3uHJdTtacSgg+h2K8U1VxASH JSG9fERpeYqVCFqkDtt9992TtTFaUGAACnQbZnHF9pKXSSJOvbAU4JsqRJFXlxqLrIopYgFaqaZB hOQnwfm+sIuPhbWdAl2FWUxRot44OkgI1XbKxgIGpgDD7ujRo+m8br/9dlCVOitxwk+CtCiTRPWp tIPUPUWBrsIsGVCTWiT8GDvoRyxjBJ09JivVi9W8exSUE3212GKLMUSmrLPRggKJAl2FWbI70Wex T0l5GgfcQRQgy0tvS8917bXXbrDBBklalLFLktuf//znq666KuV9mBc76EBzXWpXYVZKic8nu9ba YrmSOAavngKyVkrM/dRTT3GS+NnPfpbS+T/xxBOy4nD+4pjqe/WjRc+upEBXYVZyrQ6H0o7+pXJV UayXkwT3CE5e2C7bke5GJKkAIEDGW4LzBA/VCCnt6IOue/Hdg1l+wfx9ECIzotdNlLixIBRQE+iy z5v3UPJHlVhC6M9xxx23xBJLCGlUZePOO+9UeDxqbRTkyFqwjO7BLEnKJXUS7Bb1wVrwu2nZFE6T YPjggw9ef/31p556Kj/VFM+oRglvCYWdhDHypydUcpKQsb5lC4uJ2kWBKeor19PK5UoPIIXW/PPP P/CkrEtqJtqO6NwoH93KA2rlXGLgWVqIjQrksRGXJYrgYa9Re4k5ZYdR7ali8pxWLjjm6o8CQlZE QeCaayVR92CWX7AiC0qKkRBTLbJo3U0Bjl1qX0txM2HChIr+EPgvIiSDjGwTKU9OtOJQIDDrS+PH j99hhx0U4/NTzmJxi3NCsZL8KMATlZ7riiuuoBzwxupbTUN6oummm45BWfZnvxChXbPOOmt+64mR q6FAYNaXpBMQxabE7JgxY6ohWfTpSgrI6oH5ki5Vrnr5vGBZ322CMG5fxEYsGEOkrF5dSYqCb6rX MYtowItaeiY2Jirbgp9WLK81FBAXkTxRVZClN2FZprkvkyIlsOf5pQ9FmJRe1KacLYRzgzN6hsgc WXpStIc0ibTG0p81foK8KX/5y1/2rj4LVG266aZU78rDlNZAbpyyMUI3UUCJRsFATMyskMqM97c1 pkn1aEUOCYTkji8RPrzTYFmyWkpT4VMfWfChG0UqdQR8zNLs1Eo094rtT8NmzVOdahrV3bCZFmlY r3NfpL2WRICOjx2DjRX6YEitnOXK7kS82Y4gBFgPyhdZZJG0ns8++yxFJuBbZeYYOXKk9P91Lym7 EQKyrV144YW1DtUBOvidd955//33F/nc396oM2Ts5SG9/vrrq2pVKwmifw9SgNrrgw8+8KzyUxUz lKznrlSUJQegjwceXyZcjE8GRGCsBGEJ1/q2dL2vpd4VMOpGsJX+qycQAShUb8ZPN6Yo2qSr7c/c n11nYDUg1Z7+Ghc2gOsiiYxR9cMPPwSI3vHcsFM6WTdy3E3rB2cEZ4gGs/ypD7yzBijvWdNHZo60 yGyPemqIAOx84mftRXOvodjEgLIdYXLBX1oJKNQTk1Hrz68DMGv77bdHXD8LZE1nWXZg48aNmzx5 sp2LVuOnUysJon+PUyDzR5Xeluzject+YKDEg5rASN3M9DOL1iwKcBXmeVfraB2AWVtuueXFF188 6MbwYkcfffSg3aJDUKAmCgAsDAhmQfZ6XEYGcH05Hd1ESmJtiJPuMgtXQfZKjAzsw+Bgbbx0MR16 4n0IYllRO93Eb7gdn0KkUPvDFTnFAKipP/roIwwgu6fbMUF4H/xXWhW51bDYGYYF2re55poLD4WF Ef+Eo5lmmmkSr+TTqsSi+47lsYb+mMFEHAyRwS3PXbghEqXlYdZMZHzCow64h8QeIoUxE0uRCiaW DZ5oBfcNmKy6OqAkB5RU9b2m1vGYtdBCC1Fg0TvIdVnTzqNzUCBvCniqMxWVRzQFSLqSnuqyGh8V F+OuJFtoqT+ociUNmwZJ2qhqRmvWfs2YsNu8GU4NOnhacxYlCsTFjVbDjpSNXETMynR+aa28rlhz Sh1qsnNCBZpC9p1B6RUdggJBgUJRAMO12267dbwOHsN54oknypqE0bWfZISmg5fQkkawUBSPxQQF ggKNUKBu/6xixUgLcxWmT4FFjN97772ToQQj2tezuRFidcS9mE3Cf0cstYmLdOI23sQBO2IoclZU qK3+pAqEWSzNrM5ga80115QOnB+zwP3qd9JlPRVqrMMM3OlE4DYlBqvTd1Hr+nmNHX744bXe1bP9 C4RZkrrRLybXjx/84AcMIsJffafk68E6OkjRSq1qQR4ACsoezOTHwJfsjD3VmD7LfGir3H6BdPDe NnzZb7nlFjZg8qDiK3xE5dgVlA/IZpllliq31B3duBqjw7Bhw7pjO1XuguWbXV8BsSr7d0c37+ZJ kyZxCu+O7VS5C34SEnLIaFBl/6xbgTBLbSiRARzZIZSXrXIsiq+ALcFiIg96LRElX2FE6DWVVvIk 6jWmA0Nt472myCM/8chfZ511OhizSENShXAzkzlXXpEjjzwSBvcae1Xr+UX/oECvUaBAfBbSP/DA AxtvvPGSSy4po8jBBx/My6HXziP2GxQICgxMgQJhFpH+oYceEtKlpAr2io+slBeYL1GsrvPYUjA9 eWmJJ5BaV5irAAUXKfM695iJvaR6+jsykdgLPv0yOiGCMqUEftfZH6TsIDuQEy+55BIxcawTdi0A s3N3zZflggsuEAVCBJbKKhleXFRuR5gIP2FRDSmXgCg/rtJCQ+QaIkcMHHFScIJwaOBCyf3QLuS9 of0g/lPhsY8Th2k/bJwyxC4EOSKFT7klpIpGpYJvbYDl+d2qFu4R1if5h/tis2Sp++67T4gS3yZC ootO2XMtMIhj5tZbby3wqOKwBbIbpmhvOCUHG/yCXFZ83nnn8X5wUerkXXbZJcn8yqNLPiNqx7b9 t3OP08rFnaXn0N6PP/74xx9/3HcqPPkLUxan7Ck955xzjj32WDnOZbDYfffdO1r94dSuu+66xRdf XPScQFF78SO2qbvuumvBBRcU9K5cBToANakcPbqiILzD5ELp6LP2Yz7llFMAk5PlJs1Q7kXlWD3P KftClvtFhVrPsxQ3+qNGR++a84ond4455vACVtshPddMTAQp0ZE4DxdTmjO/Cm8yz7UacQcddFC/ pSpSTGOh2lVXXYXdkF7HY6welGOzPIGguCoOXL7Y6j333OOioHAI7cVVqPXXt5gXX3zR68URup17 Gmtp6TioQWQ+88wzXeTI5hcgj3B9E7X9LjyFvfh1Won94p2FH2Mtbd+ni/JziMgFZOqzesI5mrp4 4IEHrrbaaqCt7euvewH0HljmdLsTZCL3RQHHs88+u3RMbBdSCEh2EQUwJn7zdU/a9huxIAA6LYMd XHk3X3DNRx11lC/QCkfCL88X7PbEiRNdlGl2ttlmw6ZUXHyB+Kz0MrFKsgC3UqKBo/J8gi3Xxbs7 Zv4QZAeB5l5BLvqUowcz2dEvorR4soDnM4UrCbv3g5apY+21107MhagmsQ4pCzB22ok++eSTHbpr DIVXq9x73qVerdxZZDKQ0kDcf9q+pHReV0RFv1rglaqCE5mlSehof3GSkTfTfvvth41aZZVV0mmi hqeXnEhEkjfCFbuWwiFZn4A77IbpHXrWlu3IMkOwVy8+wzMuZYUt+6/MXI4YSOGmXV944YVdxJ14 3nmVV9x14TDLbxcGyeFnuSllR+ZaaRsJ1LISFf5FmdUFXoiEICyk93A6pOWXX57o5KfsGfZm9kO3 5eQHkDokUnRuA1LePTKu4ClSKs6UBTQdpc1S7SXvlkyV48ft/dTRZ00RKY2fLZMSvJIle7HHvfba CzOlUCNgctZ+817J/ut3npGio3dNNUklTVryisJWp6yKfszZc5300faY6UnoQ1xMFOjbCodZFNKw NtWCThJ+knU1UYeO2XF6CSfHJQcMwrugMhjAomtXXjTtlMAru84KK6xw0kknue4nnhIeZVwG9Xzn 7hrvTFigvCPe3nTTTQwLnCpxFhiK9DNNKasctD3aaaKJL8mPqUOR2i9WOT/uspSV7ONsLzTTdoS5 xnBhqL2isBveXnTP2UEnTR+w7tBdW7Zd46bZUsDQ0KFDEytt41lKWCfrubZHh55CjOEXjqy/X3ix MMvqmVGYTpLi2RuYPJjSJWMUNXCWUlYzq7lIVwfRcJKde6Jp5eR5gJVVTMhiwv2yaWrZTJ0oeTCR gg4eK0qB3aG7Zva1hcQs+7H6NdsOA5nTFyHvItMK9gqKkYxoA0hMfsSYET+Gzn16wTEPnsQ8ehp5 UNuaP7NXMqEJTWycEho7lpLh2TUGc4DE4sX/DUCiUaNGUX1st912jp7fuKcbU3LNNddYvNcVu5PT F67n9YxlcZFWiyaEuany7tquoitdgCIcNLIpUXdqDIjgmdAkSdZWW22VLp522ml+u2zkPqmrC7WF OhbzyCOPUFFxYsjupe5h62VH81KCZX7B/oUrcaiqCsk0Ld90HRMV5BbvUhukcJVuiLJy9dVXh8vW xoBog4wPnlt2JVdwGdyMcZ08A/ym6Q0KsoX6loG1ZAC1d5vylEJqG/cMEwn9tqnz8CNpZAIj8R8p vJ69qOqbriB3sQVT1R1wwAGYLMZf/KaFAWg/Y/YHcOzpTqYVjg72m8q4cSnvb/0F8s+CqcxGnk9v 11J89Uj7sXo12WHy2dHkPPD6xXM58uK/agZeIX0kOZ9KMpPwsSEgzAsKhyXuMivgzihOfPBgI0VH 153FXDAy0LJjIohFfr5I5IeLcaaLZRdWAjoRzZuZ/IgFY5HgBtHRZ22DQjv8bmmsGM5gMfh2Bc/l 6NkHk1pac/RIAdHwI4wPHb1rLAipiLTLo9BZZzpZP3Iclh8Aucpn2iNGG+dF8ect1d+ui4VZHX02 sfigQFCgBRQolj6rBRuOKYICQYGOpkBgVkcfXyw+KNBzFAjM6rkjjw0HBTqaAoFZHX18Ay2e0Y1B o9Qd0RUqbfrd7DaeUGV9mkIOSmXxN63xWa91Lu5RjB5N2aZBzM4u1qzRYpxqKBCYVQ2VOrKPgDXW Nx4S2erHjh0rZI/3eXblmGOOkTaAUbm5O2QnYgxiFmzusEYDuMJROdlmI9c0F2McN5Em5hTkRiTH Bpfgpu80BuyPAoFZXfvb4JPJC/fee+9NO/S0e9QFjiS/TU04p6AK3ZqeeD4F3NSX7Xvg8+AlIB8A B72sW/L5qMY/nmMBX/NVV12Vd26zTl0wP28bL4Ney6PbLALWMU5gVh1E64xb+KmOHDkSV5UeJ1IM xocH0Msvv5w2wBEGLyZY13esFuc4YTQyh/DsfeONN1x0IycafbIN6+Z2QbzZFbAoxYrMOeJR+qOL SDoR0UbmVZe5fQvd4IOGT/EpxwOv6CyYI41jDVZicDOCV5/kXFP7zocLFsvWQtqFYjqTQ8loOmN5 +mMb7QURuCym8fkNIQ5h2S1u5CeVydHypYhAkJle1CenfN5z+gtO4CmmJxe50p0Kx0Ei/TvjZ9EF qyyIs2wsIw8KEP38REUjG1y2OU7n8o4JdUox9NyOBRIk53JPqZARHbjd4x14dUIEzzDJkTMnYSot j5ejiIoUewDRsC0cBTk9cgPmF8pxPzk0S65iXmkYfOfGzXlSSJ0IyiFDhnCRBROuQxDOsaLBMT5G EKfFjRD0pIlAEodhK7EejIxlCADAKAm1TWE9Mn9AZLCSiqf7E/jytLYjLtcViSntrQ4pqlED0BbA JZ17p/Vza+Slnf4lmjdNAeLlDhEzBNFMp1tKOVCaCMh2LPWwww7L4wRjzL4U+McLNlq3UsCTltLa 2KBQVQ8tvsZDmB45cCCfkWBU3zma4xQSHUADfKH58l3kFzTBQ2XPOVDAW/mTMtu/8B2+gyoBZSCA p74/E2ZBRphCEEvpCtItQnBSFjDslT4wC6QCR+MIckhcEohcbrnleL3LwONPcR5wylLNAnEgIKAR AoJl81/zGkd2F3hnF9LLCR5IMF3a3AttbTm7CLLdqNqNcbB4ABdOpRvRyr8gMt4KmgvttDWRNxhV 3J+wG9q6tKPUQCEP7279FRVtXyEbdgGv3O8WPEvSMCUNMc7FdyiDMyLdeORwUsLfUjgUaJN6DUIR x5j8PPZELRAgtwRVEZkozQFZsEUpeFX4LvjAInmMPerQBxslPjRbjZGBI5TxhDPV6YZ98/wns0DS doFRdwmaxcUIgMfHuUjUkn5HIfGUXRejJ58JGTDlq0lpTPyZAj6S5KszMLUL2biEpsLKMqJ48Gy5 b5JiSWCMIzrKjXYtrYIbTZTYLlHryIXhArUCfYGaeFgpnu23NE8sFPNnqUG2m39V7d5bYFa7TyDP +XEHBBnpBKiusAwefrNBHPglQNdDnvIpaoLgoA9eA2zR0ycWBr9Dw83QBsUwX/pINCikOd1Co+8J lxpYHmTSosLXHu/SKEgAge2SPZl4SKbTDasCcSja3J5Sd2Tqf3xTliDMLUZOuf9TE4CW9Uyv/TKy ZRmowQ04q6j+L8slnwbp78akJktNlD64z6I+U5Rv6Rqs3J8dneUqz59hk8cOzGoyQYs2HKYgFRHA RCT+CPMFv6iB8EFUOWnBNM0kPp+4JwCEM0pPpn+tt9562B/qajKm3ANZQTo8mrQTkjFkDTaR0TIK GAHuCNx3MfXBueDUUq73xB9lz7kv2XeqMWhbqpIHYfonfNGtLySVjtMX0RI26dPXutffjaUY5C6t FJKMVoqAuEKI1tFR60X73Q6wnsCsDjqsepZKDcRshxuCLykhJEGGVosMCE2y4j08S2mXqeF1oBjC WGV8DZmRQEctDc5gHMkrrYPERMZkUyMxpea5LX2wsWlESyMTGPFWqY81DOoWYKkWw6EhZYBjMaQv zzYPsLJEgNVTxF00+mUutdXfPkBPUqEUYKlyTLQWUCAwqwVEbucUVEgEPfqXTAwEVbgYnAsTXsYa ADI6eJY7SCGJKJ4r4yz0oWxK2TVl9co2Q8dEh6VxmKJW90m6lDhIB3r9hH1UVPTZdPBU3WeddRY/ Jv35PWR8Vubeia+BbulP2DdmzBjqNqYACq+ULp2CKSWnZUD0L4tnH7SLhJIZDlIqcYaoqFqyYKZM YnLaQlJIVbwRi1cKizYC7LKNo2fKaJaupMT8dPDtPOZemnvKQw89tJf223N7pbRiiYdcUuynLPKE GiIbDRHHIgJjoojy3ZggHBnTGOiBTf5kZUuglhRVfA6AWqbocSWlQ+LYhdsCKHg6DgcQxxSkSF74 Zk+6eX00MqlUfyNGjEgJs4xgChP5bhx/ql6R+DjuBSnZIaiiZYO5GtDRjWxrQNNBXi4U9O72hQFM KUx18CenhL6ZeW0Wv2n9lpR2bZFm6Xuj9eP1dEtCqD/psyRBTvIgtMJVWWoiBUUejFMWqOmuuT33 Y61yw0UzZMZ6OpECmJ1Bl11TmS/oljlSMTgyd7LrDTrFoB3UCgQ9uLNBe1bZAeNGS0hqrrJ/dGuc ApHzr0psj24tpQCBC3uVxFje83gxKrbGS2cTWllRZQTNGMwGd8WxnjILl5dl0G1wwLh9UAoEZg1K oujQBgpQJ9Hcc8igSCKIsV2S49qwjpiyeBQIzCremcSKggJBgf4pEHbD+HUEBYICnUSBwKxOOq1Y a1AgKBCYFb+BoEBQoJMoEJjVSacVaw0KBAX+H20ziv0AzaHXAAAAAElFTkSuQmCCUEsDBAoAAAAA AAAAIQCd66rq8s8AAPLPAAAUAAAAZHJzL21lZGlhL2ltYWdlMi5wbmeJUE5HDQoaCgAAAA1JSERS AAANUAAACUsIAwAAAI7S+BMAAAMAUExURQAAAAAAOQAAYwA5OQA5YwA5jABjtTkAADmMtTmM1mMA AGMAY2M5AGM5jGNjAGNjOWNjY2O1tWO1/4w5AIw5Y4xjAIyMOYy1jIzWtYzW/7VjALX/tbX/1rX/ /9aMOda1Y9bWjNbW/9b/1tb///+1Y//WjP//tf//1v///w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AAAAAAA AAAAAAAAAAAAAAAAAAAAAAAAAAAAAAAAAAAAAAAAAAAAAAAAAAAAAAAAAAAAAAAAAAAAAPD4kHIA AAAJcEhZcwAALiMAAC4jAXilP3YAAAAHdElNRQfgBR4JORnHiAALAAAAB3RFWHRBdXRob3IAqa7M SAAAAAx0RVh0RGVzY3JpcHRpb24AEwkhIwAAAAp0RVh0Q29weXJpZ2h0AKwPzDoAAAAOdEVYdENy ZWF0aW9uIHRpbWUANfcPCQAAAAl0RVh0U29mdHdhcmUAXXD/OgAAAAt0RVh0RGlzY2xhaW1lcgC3 wLSPAAAACHRFWHRXYXJuaW5nAMAb5ocAAAAHdEVYdFNvdXJjZQD1/4PrAAAACHRFWHRDb21tZW50 APbMlr8AAAAGdEVYdFRpdGxlAKju0icAACAASURBVHic7N3djiPHsS7QtgBLkIFzI5+L4wGkG49k v/8Tnq09GrJI1h+jKrIyo9e61HQ2G/3ZEf2hisWP/wIAABDycfUPAAAAMCqFCgAAIEihAgAACFKo AAAAghQqAACAIIUKAAAgSKECAAAIUqgAAACCFCoAAIAghQoAACBIoQIAAAhSqAAAAIIUKgAAgCCF CgAAIEihAgAACFKoAAAAghQqAACAIIUKAAAgSKECAAAIUqgAAACCFCoAAIAghQoAACBIoQIAAAhS qAAAAIIUKgAAgCCFCgAAIEihAgAACFKoAAAAghQqAACAIIUKAAAgSKECAAAIUqgAAACCFCoAAIAg hQoAACBIoQIAAAhSqAAAAIIUKgAAgCCFCgAAIEihAgAACFKoAAAAghQqAACAIIUKAAAgSKECAAAI UqgAAACCFCoAAIAghQoAACBIoQIAAAhSqAAAAIIUKgAAgCCFCgAAIEihAgAACFKoAAAAghQqAACA IIUKAAAgSKECAAAIUqgAAACCFCoAAIAghQoAACBIoQIAAAhSqAAAAIIUKgAAgCCFCgAAIEihAgAA CFKoAAAAghQqAACAIIUKAAAgSKECAAAIUqgAAACCFCoAAIAghQoAACBIoQIAAAhSqAAAAIIUKgAA gCCFCgAAIEihAgAACFKoAAAAghQqAACAIIUKAAAgSKECAAAIUqgAAACCFCoAAIAghQoAACBIoQIA AAhSqAAAAIIUKgAAgCCFCgAAIEihAgAACFKoAAAAghQqAACAIIUKAAAgSKECAAAIUqgAAACCFCoA AIAghQoAACBIoQIAAAhSqAAAAIIUKgAAgCCFCgAAIEihAgAACFKoAAAAghQqAACAIIUKAAAgSKEC AAAIUqgAAACCFCoAAIAghQoAACBIoQIAAAhSqAAAAIIUKgAAgCCFCgAAIEihAgAACFKoAAAAghQq AACAIIUKAAAgSKECAAAIUqgAAACCFCoAAIAghQoAACBIoQIAAAhSqAAAAIIUKgAAgCCFCgAAIEih AgAACFKoAAAAghQqAACAIIUKAAAgSKECAAAIUqgAAACCFCoAAIAghQoAACBIoQIAAAhSqAAAAIIU KgAAgCCFCgAAIEihAgAACFKoAAAAghQqAACAIIUKAAAgSKECAAAIUqgAAACCFCoAAIAghQoAACBI oQIAAAhSqAAAAIIUKgAAgCCFCgAAIEihAgAACFKoAAAAghQqAACAIIUKAAAgSKECAAAIUqgAAACC FCoAAIAghQoAACBIoQIAAAhSqAAAAIIUKgAAgCCFCgAAIEihAgAACFKoAAAAghQqAACAIIUKAAAg SKECAAAIUqgAAACCFCoAAIAghQoAACBIoQIAAAhSqAAAAIIUKgAAgCCFCgAAIEihAgAACFKoAAAA ghQqAACAIIUKAAAgSKECAAAIUqgAAACCFCoAAIAghQoAACBIoQIAAAhSqAAAAIIUKgAAgCCFCgAA IEihAgAACFKoAAAAghQqAACAIIUKAAAgSKECAAAIUqgAAACCFCoAAIAghQoAACBIoQIAAAhSqAAA AIIUKgAAgCCFCgAAIEihAgAACFKoAAAAghQqAACAIIUKAAAgSKECAAAIUqgAAACCFCoAAIAghQoA ACBIoQIAAAhSqAAAAIIUKgAAgCCFCgAAIEihAgAACFKoAAAAghQqAACAIIUKAAAgSKECAAAIUqgA AACCFCoAAIAghQoAACBIoQIAAAhSqAAAAIIUKgAAgCCFCgAAIEihAgAACFKoAAAAghQqAACAIIUK AAAgSKECAAAIUqgAAACCFCoAAIAghQoAACBIoQIAAAhSqAAAAIIUKgAAgCCFCgAAIEihAgAACFKo zvDHPz7+x9//ve+rf//p4+aXN17lP//8fupv/8o/Fj4HAACfh0J1hi8fewvVt+r14Idf97zEtIX9 r593/WTBY+FzAADwqShUJ/j6sbNQfX1pUzuvU730mz/9uPmDBY+FzwEAwCejUB33/arTVqGarSnf rF+lut9892jjVrzgsfA5AAD4dBSq47587CpUX+Zryl9WbqmbuU1wx6nosfA5AAD4fBSqw377XjdW C9XSZZ+bxTvqVi5srd2HFzwWPgcAAJ+QQnXUrU+tFqrNPrVYVlYLzvJFo+Cx8DkAAPiMFKqD7n1q rVDt6FMLZWXlBrxv5h9oETwWPgcAAJ+SQnXMpE+tFarfHkrJ7REUX7fLysM7r36e+W7zz7MIHguf AwCAT0mhOuShaywXqul9dI/Pynu4dDVTVr7OH5x+w7lbBYPHwucAAOBzUqiOeHxw33Khmnzdy319 07Ly8o+TO/CevvvkW75e2AoeC58DAIBPSqGKe36/0WKhmnSm9RbzconqfgXs5cLQ2sMwgsfC5wAA 4JNSqMKe3gC10jTul3dmr+5MGtXPS/+y2n6ev2vwWPgcAAB8VgpV1Ovn9C4VqntP2Xwy+tO3uHW2 xzdePf8Ezy8cPBY+BwAAn5VCFTP3cU1LRePWUxafkHfrKktPrJh9ovrtZ3jqP8Fj4XMAAPBpKVQR 8x8rtVSovqz2lD/d69kvs/95oYn9Nv+Ng8fC5wAA4NNSqAIe7vb72//7fkffQqG6ta/lKzsL14Zu DWbrVsHHVw4eC58DAIBPS6F62+Obp3749Y+NQnX795XPxJ3tMveatfAYiPmqFjwWPgcAAJ+XQvWu x3dP/TgpTAuFas+Fna+T73ez3cRmb8ILHgufAwCAz0uhete0UP3vpZqtQjVblpa+6fRrtg/OdrXg sfA5AAD4vBSqd00K1bfmsVWo/vR147rObKHaviA0e1EpeCx8DgAAPi+F6l0vTw/fU6i2zF4d+vL0 QjPmviR4LHwOAAA+L4XqXd8L1e3JDWcUqrmrQ7dnQOx5mMUvR4+FzwEAwCemUL3rW6GaFJ8zCtWX maay+1bCx58neCx8DgAAPjGF6l1/FqqHxzacUKhm35w0+76qJzO3CgaPhc8BAMAnplC96/efnu53 O6FQ3YrKe0/rm33uXvBY+BwAAHxiCtVhxwvV/SN1p7fS7fnUp5nXDh4LnwMAgE9MoTrseMu4XRya f4z5yhMgZu4VDB4LnwMAgE9MoTrscKG6fYPHi0NzD6p4NvNovuCx8DkAAPjEFKrDDheqW5V5rClv NZz7J0MFj4XPAQDAJ6ZQHXa0UN1u+Ht699KuT9F9/aLgsfA5AAD4xBSqww4WqtuT857O77sa9NJw gsfC5wAA4DNTqA47Vqjub6B6KinvNZzbjXrBY+FzAADwmSlUhx0qVPcnpj8/rlyhAgCA7ilUhx0p VJM+9fx5uvueqLdcqN47Fj4HAACfmUJ12IFCNelTL4cVKgAA6J5CdVi8UE361GuNUagAAKB7CtVh 4UJ1fx7FXItRqAAAoHsK1WHRQrXepzyUAgAA+qdQHRYsVPfPn5q/KKRQAQBA9xSqw2KF6uutTi3c ZOeDfQEAoHsK1WGhQvXbvU8tHdtVXl6/KHgsfG7TBwAAH/7srkqyh0UK1Zf7/7UWT+0pLzPXlYLH wuc2JA0kAIDx7P0DiqHI9bD3C9Xkcekvn+d7t+f9SjPP5gseC5/bkDGLAACGtPcPKIYi18PeLlST x/t9/Lz8Zbe7Alcazu1b3RtO8Fj43LqMUQQAMKidf0ExFLEe9m6hmjyOYvVhebevWyldM68dPBY+ ty5hEAEAjGrnX1AMRayHvdkyJo+jWH8n0p6Gc3v2+nuFauZY+Ny6jEkEADConX9BMRSxHvZeoZo8 jmLjvrlbe1l+m9W9Bf149Fj43LqMSQQAMKi9f0IxErEe9k6hmj6OYuvL93zfmctKwWPhc+sMDwAA fxOVJtbD3ihU08dRbF7k2fNIvZknSQSPhc+tMzwAAPxNVJpYD9tfqG531e27xrPjk6HmviR4LHxu leEBAOBvotLEetjuQjXtU3su8WxfD5p9jHnwWPjcKsMDAMDfRKWJ9bC9hWrSp/Zd4dl+BMTsgySC x8LnVhkeAAD+JipNrIftLFSTPrXzAs/2N75dVPr5+LHwuVWGBwCAv4lKE+th+wrVpE/t/RCn22Mi li5ozX9B8Fj43CrDAwDA30SlifWwXYVq8ny//ffLbV0RupW0x0tewWPhc2sMDwAAfxOVJtbD9hSq yedP7e9Tmw3my/z3DB4Ln1tjeAAA+JuoNLEetqdQ3brIO2VkUsNmrxndCtDTLXjBY+FzawwPAAB/ E5Um1sN2FKrbzXRv9anJg/fmOsy9/zy/cPBY+NwKwwMAwN9EpYn1sO1CdX8gxTtdZPqt5+7Cu7e0 5w+OCh4Ln1theAAA+JuoNLEetl2ovqz0lHX3FvNy9P5Pr68bPBY+t8zwAADwN1FpYj1ss1Dd7qR7 69rO4/d+qTj3d2XNfNfgsfC5ZYYHAIC/iUoT62FbhWryhL9ti2+H+nh4VMSk+cy+bPBY+NwiwwMA wN9EpYn1sK1CNS0pbxeqxzb2178+fMfZZ+4Fj4XPLTI8AAD8TVSaWA/bKFRvXaB6/R7Ti0Oz5u/A Cx4Ln1vy16n3DgEAFONvosLEethGobo/4m+P1++xcX72I6Pix8LnFvx17M1TAAC1+JuoMLEetlGo fpupJctmvsdqxVn+XKvgsfC5eYYHAIC/iUoT62EbherLTC9ZNvc9VirO2gWj4LHwuVmGBwCAv4lK E+th64XqvbdQvfc9Nh4QETwWPjfH8AAA8DdRaWI9bL1QbT7lYUehWnhS4Pb9d8Fj4XOvDA8AAH8T lSbWw1oUqpkb8fb1m+Cx8LlnhgcAgL+JShPrOCa34r3z8PLgsfC5B4YHAIC/iUoTK5kMDwAAfxOV JlYyGR4AAP4mKk2sZDI8AAD8TVSaWMlkeAAA+JuoNLGSyfAAAPA3UWliJZPhAQDgb6LSxEomwwMA wN9EpYmVTIYHAIC/iUoTK5kMjxokCADH+JuoMLGSyfCoQIYAcJS/iQoTK5kMjwpkCABH+ZuoMLGS yfAoQIgAcJh1WphYyWR4FCBEADjMOi1MrGQyPAoQIgAcZp0WJlYyGR4FCBEADrNOCxMrmQyPAoQI AIdZp4WJlUyGRwEfUgSAo2zTwsRKJsOjAIUKAA6zTQsTK5kMj/F9KFQAcJhtWphYyWR4jE+hAoDj bNPCxEomw2N8ChUAHGebFiZWMhke41OoAOA427QwsZLJ8BifQgUAx9mmhYmVTIbH+BQqADjONi1M rGQyPManUAHAcbZpYWIlk+ExPoUKAI6zTQsTK5kMj/F9aFQAcJhlWphYyWR4jE+hAoDjLNPCxEom w2N8ChUAHGeZFiZWMhke41OoAOA4y7QwsZLJ8BifQgUAx1mmhYmVTIbH8D4UKgA4zjItTKxkMjyG p1ABwAks08LESibDY3gKFQCcwDItTKxkMjyGp1ABwAks08LESibDY3gfGhUAHGeXFiZWMhkew1Oo AOAEdmlhYiWT4TE8hQoATmCXFiZWMhkew1OoAOAEdmlhYiWT4TE8hQoATmCXFiZWMhkew1OoAOAE dmlhYiWT4TE8hQoATmCXFiZWMhkew1OoAOAEdmlhYiWT4TE8hQoATmCXFiZWMhkeo/tQqADgBHZp YWIlk+Exug+NCgBOYJUWJlYyGR6jU6gA4AxWaWFiJZPhMTqFCgDOYJUWJlYyGR6jU6gA4AxWaWFi JZPhMTqFCgDOYJUWJlYyGR6jU6gA4AxWaWFiJZPhMTqFCgDOYJUWJlYyGR6jU6gA4AxWaWFiJZPh MTqFCgDOYJUWJlYyGR6j+56gJAHgCJu0MLGSyfAYnUIFAGewSQsTK5kMj9EpVABwBpu0MLGSyfAY 3C1ASQLAETZpYWIlk+ExOIUKAE5hkxYmVjIZHoNTqADgFDZpYWIlk+ExOIUKAE5hkxYmVjIZHoNT qADgFDZpYWIlk+ExOIUKAE5hkxYmVjIZHoNTqADgFDZpYWIlk+ExuHuAogSAAyzSwsRKJsNjcAoV AJzCIi1MrGQyPAanUAHAKSzSwsRKJsNjcAoVAJzCIi1MrGQyPAanUAHAKSzSwsRKJsNjcAoVAJzC Ii1MrGQyPMY2yU+UAHCARVqYWMlkeIxNoQKAc1ikhYmVTIbH2BQqADiHRVqYWMlkeIxtmp8sASDO Hi1MrGQyPMamUAHAOezRwsRKJsNjbAoVAJzDHi1MrGQyPMamUAHAOezRwsRKJsNjbAoVAJzDHi1M rGQyPMamUAHAOezRwsRKJsNjbAoVAJzDHi1MrGQyPMamUAHAOezRwsRKJsNjbAoVAJzDHi1MrGQy PMamUAHAOezRwsRKJsNjaI/xCRMAwqzRwsRKJsNjaAoVAJzEGi1MrGQyPIamUAHASazRwsRKJsNj aAoVAJzEGi1MrGQyPIamUAHASazRwsRKJsNjaAoVAJzEGi1MrGQyPIamUAHASazRwsRKJsNjaAoV AJzEGi1MrGQyPIamUAHASazRwsRKJsNjaE/xSRMAomzRwsRKJsNjaAoVAJzEFi1MrGQyPIamUAHA SWzRwsRKJsNjaAoVAJzEFi1MrGQyPIamUAHASWzRwsRKJsNjZM/pSRMAomzRwsRKJsNjZAoVAJzF Fi1MrGQyPEamUAHAWWzRwsRKJsNjZAoVAJzFFi1MrGQyPEamUAHAWWzRwsRKJsNjZC/piRMAgizR wsRKJsNjZAoVAJzFEi1MrGQyPEamUAHAWSzRwsRKJsNjZAoVAJzFEi1MrGQyPEamUAHAWSzRwsRK JsNjZAoVAJzFEi1MrGQyPEamUAHAWSzRwsRKJsNjZAoVAJzFEi1MrGQyPAb2Gp44ASDIEi1MrGT6 mHP1D8U+M3FJEABi7NDCxEqm2UJlmIxBoQKA09ihhYmVTArVwBQqADiNHVqYWMm0UKj8z24EChUA nMYOLUysZNKnBqZQAcBp7NDCxEomhWpgChUAnMYOLUysZFKnBqZQAcBp7NDCxEomw2NgChUAnMYO LUysZDI8BqZQAcBp7NDCxEomw2NgChUAnMYOLUysZDI8BjYXnkABIMQKLUysZDI8BqZQAcBprNDC xEomw2Ncs9kJFABCrNDCxEomw2NcChUAnMcKLUysZDI8xqVQAcB5rNDCxEomw2NcChUAnMcKLUys ZDI8xqVQAcB5rNDCxEomw2NcChUAnMcKLUysZDI8xqVQAcB5rNDCxEomw2NcChUAnMcKLUysZDI8 xjWfnUQBIMIGLUysZDI8xqVQAcB5bNDCxEomw2NcChUAnMcGLUysZDI8xqVQAcB5bNDCxEomw2Nc ChUAnMcGLUysZDI8hrUQnUQBIMIGLUysZDI8hqVQAcCJbNDCxEomw2NYChUAnMgGLUysZDI8hqVQ AcCJbNDCxEomw2NYS9GJFAACLNDCxEomw2NYChUAnMgCLUysZDI8hqVQAcCJLNDCxEomw2NYChUA nMgCLUysZDI8hqVQAcCJLNDCxEomw2NYChUAnMgCLUysZDI8hqVQAcCJLNDCxEomw2NYChUAnMgC LUysZDI8hqVQAcCJLNDCxEomw2NUi8mJFAACLNDCxEomw2NUy8nJFADeZ38WJlYyGR6jUqgA4Ez2 Z2FiJZPhMSqFCgDOZH8WJlYyGR6jUqgA4Ez2Z2FiJZPhMSqFCgDOZH8WJlYyGR6jUqgA4Ez2Z2Fi JZPhMSqFCgDOZH8WJlYyGR6jUqgA4Ez2Z2FiJZPhMSqFCgDOZH8WJlYyGR6jWklOqADwNuuzMLGS yfAYlUIFAGeyPgsTK5kMj1EpVABwJuuzMLGSyfAY1FpwQgWAt1mfhYmVTIbHoBQqADiV9VmYWMlk eAxKoQKAU1mfhYmVTIbHoBQqADiV9VmYWMlkeAxKoQKAU1mfhYmVTIbHoBQqADiV9VmYWMlkeAxK oQKAU1mfhYmVTIbHoFaDkyoAvMv2LEysZDI8BqVQAcCpbM/CxEomw2NQChUAnMr2LEysZDI8BqVQ AcCpbM/CxEomw2NQChUAnMr2LEysZDI8BqVQAcCpbM/CxEomw2NM67lJFQDeZXsWJlYyGR5jUqgA 4Fy2Z2FiJZPhMSaFCgDOZXsWJlYyGR5j2shNrADwJsuzMLGSyfAYk0IFAOeyPAsTK5kMjzEpVABw LsuzMLGSyfAYk0IFAOeyPAsTK5kMjzEpVABwLsuzMLGSyfAYk0IFAOeyPAsTK5kMjzEpVABwLsuz MLGSyfAYk0IFAOeyPAsTK5kMjzEpVABwLsuzMLGSyfAYk0IFAOeyPAsTK5kMjyFtxiZXAHiP3VmY WMlkeAxJoQKAk9mdhYmVTIbHkBQqADiZ3VmYWMlkeAxJoQKAk9mdhYmVTIbHkBQqADiZ3VmYWMlk eAxJoQKAk9mdhYmVTIbHkBQqADiZ3VmYWMlkeAxJoQKAk9mdhYmVTIbHkBQqADiZ3VmYWMlkeAxp OzbBAsBbrM7CxEomw2NIChUAnMzqLEysZDI8hqRQAcDJrM7CxEomw2NIChUAnMzqLEysZDI8RrQj NcECwFuszsLESibDY0QKFQCczeosTKxkMjxGpFABwNmszsLESibDY0QKFQCczeosTKxkMjxGpFAB wNmszsLESibDY0QKFQCczeosTKxkMjxGtCc1yQLAO2zOwsRKJsNjRAoVAJzN5ixMrGQyPEakUAHA 2WzOwsRKJsNjRAoVAJzN5ixMrGQyPEakUAHA2WzOwsRKJsNjRAoVAJzN5ixMrGf44x9//j/k7//e 99X/+edf/5f6+Nu/3nmV4LnGL/fI8BiRQgUAZ7M5CxPrGb587C5Uv//08ejnfS8RPNf45V4YHgPa FZpkAeAdNmdhYj3B14+9heqlp/zpx+1XCJ5r/HIzDI8BKVQAcDqbszCxHvfthr8dhep+E92jrVvq gucav9wsw2NA+0ITLQC8weIsTKzHffnYV6i+F68ZqzfUBc81frl5hseAFCoAOJ3FWZhYD/vte93Y KFSz99F9t3I/XfBc45dbYHgMSKECgNNZnIWJ9ahbn9ooVKtFZeXiT/Bc45dbYngMaF9oogWAN1ic hYn1oHufWi9UKzfSffPLqecav9yiv069d4hr7QtNtADwBouzMLEeM+lT64Xqy+QLv1/nmR7++OHX M881frlFhseAFCoAOJ3FWZhYD3noGmuF6uv9y6YPy5veYDf7/qTgucYvt8zwGJBCBQCnszgLE+sR D9dz1grV5E66p6+afIuZu+mC5xq/3ArDY0AKFQCczuIsTKxxz+83WilU9ytZLxd4Vh9qETzX+OVW GB4DUqgA4HQWZ2FiDZvcHrfVNO7Va7XFvFz7CZ5r/HJrDI8BKVQAcDqLszCxRj3e7rdeqG7da/rG pNfv9PINgucav9waw2NAO0OTLQDsZ28WJtaYuY9rWiwa//nn9y+Z/Rin2/d67jHBc41fbpXhMZ69 mckWAPazNwsTa8S9euwqVLcqsvDM8dvddD+fcq7xy60yPMajUAHA+ezNwsQa8HC339/+3/d3Hi0W qlsTWXjk+K3JPH2H4LnGL7fK8BiPQgUA57M3CxPr2x7fPPXDr39sFar79ayFxzncvuDxZrrgucYv t87wGI9CBQDnszcLE+u7Ht899ePk2XhLher2BQu30i3dTBc81/jl1hke41GoAOB89mZhYn3XtFD9 76WazUJ1e3jewq10SzfTBc81frl1hsd4FCoAOJ+9WZhY3zUpVN+ax2ah2r6wM39xKHiu8cutMzzG o1ABwPnszcLE+q6Xp4dvFqovTwf2fknwXOOXW2d4jEehAoDz2ZuFifVd3wvV7ckNW4Xq9iyHles6 t6tDvxw+1/jlNhge41GoAOB89mZhYn3Xt0I1uS1uq1BtXsH67+T9S29834VzjV9ug+ExHoUKAM5n bxYm1nf9WageHtuw1URu9wguPuxh/oEQwXONX26D4TEehQoAzmdvFibWd/3+09P9bluFak8LmXt+ XvBc45fbYHiMR6ECgPPZm4WJ9bCtQrXn05vmvkfwXOOX22B4jGd3ZsIFgN2szcLEetjuQrXyJIe5 B5IHzzV+uQ2Gx3gUKgA4n7VZmFgP2ypU3581vtZU5h6xFzzX+OU2GB7D2R+ZcAFgN2uzMLEedmqh mnzCU/Bc45fbYHgMR6ECgATWZmFiPWxvoVotITNfFDzX+OU2GB7DUagAIIG1WZhYD9soVPuu6rw2 leC5xi+3xfAYjkIFAAmszcLEetiphep+w13wXOOX22J4DEehAoAE1mZhYj1MoVpheAxHoQKABNZm YWI9bG+hWn0y3krDee9c45fbYngMR6ECgATWZmFiPUyhWmF4DEehAoAE1mZhYj1MoVpheAxHoQKA BNZmYWI9TKFaYXgMR6ECgATWZmFiPcxDKVYYHsNRqAAggbVZmFgPU6hWGB7DUagAIIG1WZhYD/PB visMj+EoVACQwNosTKyHbRSqfSVk5ouC5xq/3IaPXXZ+Mxp4IxLpAcBu1mZhYj3sjEI1d30oeK7x y23YV6hMl34oVACQwdosTKyH7S1Ua+87mnvGXvBc45fboFCNRqECgAzWZmFiPWyrUP22o6ncvsek qQTPNX65DXsLlf8d9uKdPGQHAHvZmoWJ9bCtQvX1e2f4+b3vETzX+OU26FOjUagAIIOtWZhYDzuj UP3+U6zhzJxr/HIbFKrRKFQAkMHWLEysh20VqlsL+XH5e9zazI+HzzV+uQ3q1GgUKgDIYGsWJtbD tgrVnvvk5i4PBc81frkNhsdoFCoAyGBrFibWw7aayJ5H4809ESJ4rvHLbTA8RqNQAUAGW7MwsR62 eWlnxyc8zX5J8Fzjl1tneIxGoQKADLZmYWI9bLNQbV/XmX8cefBc45dbZ3iMRqECgAy2ZmFiPWyz UG0/ymH+gRDBc41fbp3hMRqFCgAy2JqFifWwzUK1/biH28Whn0841/jl1hkeo1GoACCDrVmYWA/b LCK3xz0svfVo4QuC5xq/vKgeJgAAIABJREFU3DrDYzBvBSZdANjL1ixMrIcdv7Jzu5Xu6b1JwXON X26V4TEYhQoAUtiahYn1sO1CtdVEvj887/m9ScFzjV9uleExGIUKAFLYmoWJ9bDtQnW7V27+2s+t yDzfShc81/jlVhkeg1GoACCFrVmYWA/bLlT3B+jNdZF7j3n5BsFzjV9ujeExGIUKAFLYmoWJ9bAd her2JXN3093euvT6AVDBc41fbo3hMRiFCgBS2JqFifWwHYVq0kZeqsr9n2bOB881frkVhsdgFCoA SGFrFibWw/YUqvu1n+eqcnvSw+yVn+C5xi+3wvAYjEIFAClszcLEetieQnV/e9LHwyMfJg1m/njw XOOXW2Z4DOa9wMQLADtZmoWJ9bBdher+SIfJV07ry8Kz84LnGr/cMsNjMAoVAKSwNAsT62G7CtXD RZ5ZC3fSBc81frlFhsdg3gtMvACwk6VZmFgP21eo7h/jNG/2o58OnGv8cksMj8G8F5h4AWAnS7Mw sR62s1CtV5UfTz/X+OUWGB6DUagAIIWlWZhYD9tbqNaqyuqFn+C5xi83z/AYy5t5iRcAdrI0CxPr YbsL1dMjH+62HvQQPNf45WYZHmNRqAAgh6VZmFgP21+onh6Y992O++iC5xq/3AzDYywKFQDksDQL E+th7xSqmRvqdvaU4LnGL/fC8BiLQgUAOSzNwsTa3uSWurceQh481/jlHhkeY1GoACCHpVmYWMlk eIxFoQKAHJZmYWIlk+ExFoUKAHJYmoWJlUyGx1gUKgDIYWkWJlYyGR5jUagAIIelWZhYyWR4jEWh AoAclmZhYiWT4TEWhQoAcliahYmVTIbHWBQqAMhhaRYmVjIZHmN5Ny/5AsA+dmZhYiWT4TGUt+OS LwDsY2cWJlYyGR5DUagAIImdWZhYyWR4DEWhAoAkdmZhYiWT4TEUhQoAktiZhYmVTIbHUBQqAEhi ZxYmVjIZHkNRqAAgiZ1ZmFjJZHgMRaECgCR2ZmFiJZPhMRSFCgCS2JmFiZVMhsdQFCoASGJnFiZW MhkeQ1GoACCJnVmYWMlkeAxFoQKAJHZmYWIlk+ExFIUKAJLYmYWJlUyGx1AUKgBIYmcWJlYyGR4j eT8t+QLAPnZmYWIlk+ExEoUKALLYmYWJlUyGx0gUKgDIYmcWJlYyGR4jUagAIIudWZhYyWR4jCSQ loABYBcrszCxksnwGIlCBQBZrMzCxEomw2MkChUAZLEyCxMrmQyPkShUAJDFyixMrGQyPEaiUAFA FiuzMLGSyfAYiUIFAFmszMLESibDYyCRsAQMALtYmYWJlUyGx0AUKgBIY2UWJlYyGR4DUagAII2V WZhYyWR4DEShAoA0VmZhYiWT4TEQhQoA0liZhYmVTIbHQBQqAEhjZRYmVjIZHgNRqAAgjZVZmFjJ ZHiMI5SVgAFgFyuzMLGSyfAYh0IFAHmszMLESibDYxwKFQDksTILEyuZDI9xKFQAkMfKLEysZDI8 xqFQAUAeK7MwsZLJ8BhHLCsJA8AeNmZhYiWT4TEOhQoA8tiYhYmVTIbHOBQqAMhjYxYmVjIZHsMI RiVhANjDxixMrGQyPIahUAFAIhuzMLGSyfAYhkIFAIlszMLESibDYxgKFQAksjELEyuZDI9hKFQA kMjGLEysZDI8hqFQAUAiG7MwsZLJ8BiGQgUAiWzMwsRKJsNjFNGkJAwAe9iYhYmVTIbHKBQqAMhk YxYmVjIZHqNQqAAgk41ZmFjJZHiMQqECgEw2ZmFiJZPhMQqFCgAy2ZiFiZVMhscoFCoAyGRjFiZW Mhkeo1CoACCTjVmYWMlkeAwiHpSIAWAHC7MwsZLJ8BiEQgUAqSzMwsRKJsNjEAoVAKSyMAsTK5kM j0EoVACQysIsTKxkMjwGoVABQCoLszCxksnwGIRCBQCpLMzCxEomw2MQChUApLIwCxMrmQyPMRzI ScQAsIOFWZhYyWR4jEGhAoBcFmZhYiWT4TEGhQoAclmYhYmVTIbHGBQqAMhlYRYmVjIZHmNQqAAg l4VZmFjJZHiMQaECgFwWZmFiJZPhMQaFCgByWZiFiZVMhscQjsQkYgDYwcIsTKxkMjyGoFABQDIL szCxksnwGIJCBQDJLMzCxEomw2MIChUAJLMwCxMrmQyPIRyKScYAsM2+LEysZDI8hqBQAUAy+7Iw sZLJ8BiCQgUAyezLwsRKJsNjCAoVACSzLwsTK5kMjxEcS0nGALDNvixMrGQyPEagUAFANvuyMLGS yfAYgUIFANnsy8LESibDYwQKFQBksy8LEyuZDI8RKFQAkM2+LEysZDI8RqBQAUA2+7IwsZLJ8BiB QgUA2ezLwsRKJsNjAAdDkjEAbLMvCxMrmQyPAShUAJDOvixMrGQyPAagUAFAOvuyMLGSyfAYgEIF AOnsy8LESibDYwAKFQCksy8LEyuZDI8BKFQAkM6+LEysZDI8BqBQAUA6+7IwsZLJ8Ojf4YyEDACb rMvCxEomw6N/ChUA5LMuCxMrmQyP/ilUAJDPuixMrGQyPPqnUAFAPuuyMLGSyfDon0IFAPmsy8LE SibDo38KFQDksy4LEyuZDI/+KVQAkM+6LEysZDI8unc8IiEDwCbrsjCxksnw6J5CBQANWJeFiZVM hkf3FCoAaMC6LEysZDI8uqdQAUAD1mVhYiWT4dE9hQoAGrAuCxMrmQyP7ilUANCAdVmYWMlkeHRP oQKABqzLwsRKJsOjdyckJGQA2GRdFiZWMn3MufqHYkKhAoAWrMvCxEqm2UJlmHREoQKAFqzLwsRK JoWqd2ckIlUA2GJbFiZWMi0UKv+z64ZCBQAt2JaFiZVM+lTvFCoAaMG2LEysZFKoeqdQAUALtmVh YiWTOtU7hQoAWrAtCxMrmQyPzp0SkJQBYIttWZhYyWR4dE6hAoAmbMvCxEomw6NzChUANGFbFiZW MhkenVOoAKAJ27IwsZLJ8OicQgUATdiWhYmVTIZH5xQqAGjCtixMrGQyPDqnUAFAE7ZlYWIlk+HR t3PykTIAbLEtCxMrmQyPvilUANCGbVmYWMlkePRNoQKANmzLwsRKJsOjbwoVALRhWxYmVjIZHn1T qACgDduyMLGSyfDom0IFAG3YloWJlUyGR99OykfMALDBsixMrGQyPLp2VjxiBoANlmVhYiWT4dE1 hQoAGrEsCxMrmQyPrilUANCIZVmYWMlkeHRNoQKARizLwsRKJsOjawoVADRiWRYmVjIZHl1TqACg EcuyMLGSyfDomkIFAI1YloWJlUyGR89OS0fMALDBsixMrGQyPHqmUAFAK5ZlYWIlk+HRM4UKAFqx LAsTK5kMj54pVADQimVZmFjJZHj0TKECgFYsy8LESibDo2cKFQC0YlkWJlYyGR49U6gAoBXLsjCx ksnw6JlCBQCtWJaFiZVMhkfHzgtHzACwwbIsTKxkMjw6plABQDOWZWFiJZPh0bETw5EzAKyzKwsT K5kMj44pVADQjF1ZmFjJZHh0TKECgGbsysLESibDo2MKFQA0Y1cWJlYyGR4dU6gAoBm7sjCxksnw 6NeZ2cgZANbZlYWJlUyGR78UKgBox64sTKxkMjz6pVABQDt2ZWFiJZPh0S+FCgDasSsLEyuZDI9+ KVQA0I5dWZhYyWR49EuhAoB27MrCxEomw6NfChUAtGNXFiZWMhke3To1GjkDwDq7sjCxksnw6JZC BQAN2ZWFiZVMhke3FCoAaMiuLEysZDI8uqVQAUBDdmVhYiWT4dEthQoAGrIrCxMrmQyPbp0bjaAB YJVVWZhYyWR4dEuhAoCGrMrCxEomw6NXJycjaABYZVUWJlYyGR69UqgAoCWrsjCxksnw6JVCBQAt WZWFiZVMhkevFCoAaMmqLEysZDI8eqVQAUBLVmVhYiWT4dErhQoAWrIqCxMrmQyPXilUANCSVVmY WMlkeHTq7GAEDQCrrMrCxEomw6NTChUANGVVFiZWMhkenVKoAKApq7IwsZLJ8OiUQgUATVmVhYmV TIZHpxQqAGjKqixMrGQyPDqlUAFAU1ZlYWIlk+HRKYUKAJqyKgsTK5kMj04pVADQlFVZmFjJZHj0 6fRcBA0Aq6zKwsRKJsOjT+fnImkAWGNTFiZWMhkefVKoAKAtm7IwsZLJ8OiTQgUAbdmUhYmVTIZH nxQqAGjLpixMrGQyPPqkUAFAWzZlYWIlk+HRJ4UKANqyKQsTK5kMjy4lxCJpAFhjUxYmVjIZHl1S qACgMZuyMLGSyfDokkIFAI3ZlIWJlUyGR5cUKgBozKYsTKxkMjy6pFABQGM2ZWFiJZPh0SWFCgAa sykLEyuZDI8uKVQA0JhNWZhYyWR49CgjFUkDwBqbsjCxksnw6JFCBQCt2ZSFiZVMhkePFCoAaM2m LEysZDI8eqRQAUBrNmVhYiWT4dEjhQoAWrMpCxMrmQyPHqWkImoAWGFRFiZWMhkeHcoJRdQAsMKi LEysZDI8OqRQAUBzFmVhYiWT4dEhhQoAmrMoCxMrmQyPDilUANCcRVmYWMlkeHRIoQKA5izKwsRK JsOjQwoVADRnURYmVjIZHv1JykTUALDCoixMrGQyPPqjUAFAexZlYWIlk+HRH4UKANqzKAsTK5kM j/4oVADQnkVZmFjb+/2nj+9+fOfcf/75/djf/pV/LHzugeHRH4UKANqzKAsTa2NfPp7sbCuTFvbN z5nHwueeGR79UagAoD2LsjCxtnS/6PPgl82DL/3mT9uXt4LHwudeGR7dyYpE1ACwwqIsTKwN/TZb p/7HD7+unlvoYVsXt4LHwufmGB7dUagA4AIWZWFibWapp/yvtYtUf/xj8djajXjBY+FzswyP7ihU AHABi7Iwsbay0lPWu8rs/XffLd+HFzwWPjfP8OiOQgUAF7AoCxNrIxt9arlRrRac04+Fzy0wPLqT FomsAWCZPVmYWNtYvd/vm/m7/jaL2KnHwueWGB7dSYtE1gCwzJ4sTKxtPD6P4q/rPI8ta/7JFF9m zv2Wdix8bonh0Zu8RGQNAMvsycLE2sT0ws9DJZmWlbk3KH29//P0IXvTG/NOPBY+t8jw6I1CBQBX sCcLE2sTk9709C6kSdWaeSz55F///u+Hf5lcSnq9Cy94LHxumeHRG4UKAK5gTxYm1hYmReWljkzu +3u9+PPb8r/d/+mp+8SPhc8tMzx6o1ABwBXsycLE2sL9TrqZp+Td29bL+5Pu/7Tafp5LWvBY+NwK w6M3ChUAXMGeLEysLdxumJu9unOvW89V5fYvM3cDrnzX4LHwuRWGR28UKgC4gj1ZmFgbuN/VN3tx 5/7PP+/8h29uj4p46j/BY+FzawyPziQGImsAWGZPFibWBm630i08c/x2N93TO5duFWbr3M9nHAuf W2N4dEahAoBL2JOFibWBW1NZuFnudqvd078vFa2N7xs8Fj63xvDojEIFAJewJwsTawNbTWTh3zfu FJx8wcNNeMFj4XOrDI/OKFQAcAl7sjCxNhAsVFt3Ci7chBc8Fj63yvDojEIFAJewJwsTawO3qrJV qB7vtbvdCbhwC95CEwseC59bZXh0RqECgEvYk4WJtYGte+UWqsz2BaHZi0rBY+FzqwyPvmTmIWsA WGZPFibWFr6sd5WFf/7+n1fesjT3JcFj4XOrDI++KFQAcA17sjCxtnC7+DN7r9zCBzzdrmutXA+6 feNfjh4Ln1tnePRFoQKAa9iThYm1hdu9cnOXqO5P11t4JsXKO5a+vn7f4LHwuXWGR18UKgC4hj1Z mFibuN3UN3NtZ+nfFh5V8WDm3VfBY+Fz6wyPvqTmIWwAWGRNFibWJu6XqJ4v7tyvTz1fGtrTXmae uxc8Fj63zvDoi0IFANewJgsTaxu3uvL0HqWl//7ffZ/6NHOfXvBY+Nw6w6MruXEIGwAWWZOFibWR W1+ZdpYvk//28uS8PU+AmHmQefBY+Nw6w6MrChUAXMSaLEysrUyuRc15fRL5rW2tNJyZR/MFj4XP rTM8uqJQAcBFrMnCxNrM5H1Ur2buoXur4dz7WPBY+Nw6w6MrChUAXMSaLEysDS1epJrtJ7s+Rff1 i4LHwufWGR5dUagA4CLWZGFiber2mLyp+fvn9l0Nemk4wWPhcxsMj64oVABwEWuyMLE2NHlE+qO5 u+zeazi3bxE8Fj63wfDoSXIawgaARdZkYWJtZvU9VK8FRaHibAoVAFzFmixMrK1MH5E+4+W+v31P 1FsuVO8dC5/bYHj0RKECgKtYk4WJtY3Vy1OzHUWh4mwKFQBcxZosTKxNPPapW2d5vGr1WFIUKs6m UAHAVazJwsTawkOf+mXfvyhUnE2hAoCrWJOFibWFyZWoH5//bfIk9YfnQXgoBSfLDkPYALDImixM rA1MPtD359d/nVyk+vu/7/9ZoeJkChUAXMaaLEys+SYfPzXTpx7+/ZeZ/1rhg3037PxmHKNQAcBl rMnCxJrvfoHq5X6/b+7XqKaXqHaVl9cvCh4Ln1u3r1CZLk0oVABwGWuyMLGmu1+AmtalB/fKNblE tae8zFxXCh4Ln1unUHUk/XctTABYYksWJtZ096dOLL/x6PbepB9n/tvK+5Vmns0XPBY+t25vofK/ wwYUKgC4jC1ZmFjT3S4/LV6gmnzNpKn8tqPh3G4WvJ8LHgufW6dP9SP/Vy1MAFhiSxYm1nS3Sz+z T6T4Zu5euq87zt0azr2sBY+Fz61TqPqhUAHAdWzJwsSa7f4WqrVHjc/ccLen4dxuJ3yvUM0cC59b p071Q6ECgOvYkoWJNdu+BznM1Jlbe1l4NuDDsR+PHgufW2d49EOhAoDr2JKFiTXbvvcdzVSVPffX zfSw4LHwuXWGRz8UKgC4ji1ZmFiz7StUM9eH9jxSb+ZJEsFj4XPrDI9+KFQAcB1bsjCxZgsXqj2f DDX3JcFj4XOrDI9uNIhC2gCwxJYsTKzZ4oVq+3rQ7PcOHgufW2V4dEOhAoAL2ZKFiTVb+KEUOx4B MfsgieCx8LlVhkc3FCoAuJAtWZhYs+17bPrt8tBbj4mYOxU9Fj63yvDohkIFABeyJQsTa7rbR0yt XNeZbV2b17bmvyB4LHxuleHRDYUKAC5kSxYm1nS3W+lW3nl0u5nuoatsXRG6nXr8zsFj4XNrDI9u KFQAcCFbsjCxprv1kJU75W5XsR5ut9tqMAvXvoLHwufWGB69aJGEtAFgiS1ZmFjT3W/nW7yys9C5 7idnq9j8Za3wsfC5NYZHLxQqALiSLVmYWPPdbqVburRzbzJPXeXrwn9/OvX8FIngsfC5FYZHLxQq ALiSLVmYWPPdHp+3dNPf7V6658Z1Pzlzceve054fHxg8Fj63wvDoRZMkxA0ACyzJwsTawL2LzDaq e596uTJ0P/lSce7/9HrFKHgsfG6Z4dELhQoArmRJFibWBiaXqF7ryPQfX24JnPzjU8W5t7CZK0bB Y+FzywyPXihUAHAlS7Iwsbbw9WPisTVNmsrcjXbTk3Of+TtX0eLHwucWGR6daBOEuAFggSVZmFib mNz0N+0qD0Vr41EQkzLzdetU9Fj43CLDoxMKFQBcypIsTKxtTC9ELZm9l256cWj/qeix8Lklhkcn 2gQhbgBYYEkWJtY2Hi/9zFr42N/7Z1S9cyp6LHxugeHRiTZBiBsAFliShYm1la1rVLGKs/DJVvFj 4XPzDI9OKFQAcClLsjCxNvP0PqpHa29NWqk4axeMgsfC52YZHp1QqADgUpZkYWJtZ+X9SeuPzlu6 X3DjARHBY+FzcwyPPjTKQdwAsMCSLEysLT0+1e9m5nHpew5u338XPBY+98rw6INCBQDXsiQLE2tb M1ep9hWVlxvxUo+Fzz0zPPqgUAHAtSzJwsTa3uT6z/a1qYnJrXjvPLw8eCx87oHh0QeFCgCuZUkW JlYyGR59UKgA4FqWZGFiJZPh0QeFCgCuZUkWJlYyGR5daBWDuAFggSVZmFjJZHh0QaECgItZkoWJ lUyGRxcUKgC4mCVZmFjJZHh0oVkM8gaAeXZkYWIlk+HRBYUKAC5mRxYmVjIZHl1QqADgYnZkYWIl k+HRg3YpyBsA5tmRhYmVTIZHDxQqALiaHVmYWMlkePRAoQKAq9mRhYmVTIZHDxQqALiaHVmYWMlk ePRAoQKAq9mRhYmVTIZHDxQqALiaHVnYeLH+558fT36++kdikeHRgYYhyBsA5tmRhY0U6x//eK5S Uz9e/eMxw/DogEIFAJezIwsbJdava13q5odfr/45eWR4dEChAoDL2ZGFDRHrl11t6i+/XP3TMmF4 dEChAoDL2ZGF9R/rW21Kp+qM4dEBhQoALmdHFtZ5rL//9H6d+pN7/zpheHRAoQKAy9mRhXUd62+x NvWNy1Q9MDyu1zIDeQPAPDuysI5jDdzr98jj1K9neFxPoQKA69mRhfUa6+unTUV4lPrVDI/rKVQA cD07srA+Yz2nTqlU1zM8rtc0A4EDwCwrsrAuY1292e+1Iq3XLzf+XcnwuJ5CBQDXsyIL6zDWpc/w /fu/188tPhHQ4ymuY3hcT6ECgOtZkYV1F+sf/5ipRH/7197jsxe39h/nZIbH5dpGIHAAmGVFFtZb rDOF6N0LTHOVbOvqFkkMj8spVADQASuysL5ifblrL3pt6bWXue/vEobH5RQqAOiAFVlYV7E+1aBD d+q9PKnCRaorGB6XU6gAoANWZGEdxfp0eer4A8+fr3e5SNWe4XE5hQoAOmBFFtZPrF8Sys/TZSof StWc4XE5hQoAOmBFFtZLrA9PkjjzqXy/TRvVD7+e943Zw/C4WuMEBA4As6zIwjqJdfrZU2c/5Pzh c63c9teW4XE1hQoAemBFFtZHrNPrUwmVZ1KpXKNqy/C4mkIFAD2wIgvrI9Z7ofo55wW+KlTXMDyu plABQA+syML6iPV7oUp8asRvCtUVDI+rKVQA0AMrsrA+Yv1WqHLLzrcn/ilUbRkeV1OoAKAHVmRh fcT6Z6E6+1kU86+iULVleFysdQACB4BZVmRhfcT6P1Un6c1Tj74qVI0ZHhdTqACgC1ZkYX3E+sf/ +XebF/rP/1WomjI8LtY8AIkDwBwbsjCxksnwuJhCBQBdsCELEyuZDI+LKVQA0AUbsjCxksnwuJhC BQBdsCELEyuZDI9rtf/9SxwA5tiQhYmVTIbHtRQqAOiDDVmYWMlkeFxLoQKAPtiQhYmVTIbHtRQq AOiDDVmYWMlkeFxLoQKAPtiQhYmVTIbHtRQqAOiDDVmYWMlkeFzqgl+/xAFgjg1ZmFjJZHhcSqEC gE7YkIWJlUyGx6UUKgDohA1ZmFjJZHhcSqECgE7YkIWJlUyGx6UUKgDohA1ZmFjJZHhc6YrfvsQB YI4NWZhYyWR4XEmhAoBe2JCFiZVMhseVFCoA6IUNWZhYyWR4XOiaX77IAWCGBVmYWMlkeFxIoQKA bliQhdWK9bePmx9+vfqH4b+Gx6UUKgDohgVZWK1YFareGB4XUqgAoBsWZGG1YlWoemN4XOei373I AWCGBVlYrVgVqt4YHtdRqACgHxZkYbViVah6Y3hcR6ECgH5YkIXVilWh6o3hcZmrfvUiB4AZFmRh tWJVqHpjeFxGoQKAjliQhdWKVaHqjeFxGYUKADpiQRZWK1aFqjeGx1Uu+82LHABmWJCF1YpVoeqN 4XEVhQoAemJBFiZWMhkeV1GoAKAnFmRhYiWT4XEVhQoAemJBFiZWMhkeF7nuFy9yAJhhQRYmVjIZ HhdRqACgKxZkYWIlk+FxEYUKALpiQRYmVjIZHte48PcucgCYYUEWJlYyGR7XuPL3LnMAeGU/FiZW Mhke11CoAKAv9mNhYiWT4XGJS3/tMgeAV/ZjYWIlk+FxCYUKADpjPxYmVjIZHpdQqACgM/ZjYWIl k+FxCYUKADpjPxYmVjIZHle49rcucwB4ZT8WJlYyGR5XUKgAoDf2Y2FiJZPhcQWFCgB6Yz8WJlYy GR4XuPiXLnMAeGU/FiZWMhkeF1CoAKA79mNhYiWT4XEBhQoAumM/FtZ1rH/84yPsh1+v/un5r+Fx hat/51e/PgD0yH4srOtYFarhGR7tXf07v/r1AaBH9mNhXceqUA3P8Gjv6t/51a8PAD2yHwvrOlaF aniGR3PX/8qv/wkAoDvWY2Fdx6pQDc/waO76X/n1PwEAdMd6LKzrWBWq4RkezV3/K7/+JwCA7liP hXUdq0I1PMOjuet/5df/BADQHeuxsK5jVaiGZ3gcEPq1dfAb7+BHAIDeWI+FdR2rQjU8wyMs+Ivr 4DfewY8AAL2xHgvrOlaFaniGR1T0F9fBb7yDHwEAemM9FlYh1v/8c1Kkfrz6p2HK8Aj6CP7meviF 9/AzAEBnrMfCysT6xaWpHhkeQQoVAJRiPRZWKNbvlepv/7r6J+HG8Ij5UKgAoBTrsbBKsf7+k0bV G8MjZHIPa+hgzk811A8BAH2xHgsrFev3RuWuv24YHhGTPqVQAUAJ1mNhtWL93qj+/u+rfxK+MTwi FCoAqMZ6LKxYrL/99T9Wz/rrhOERMO1TIxaqTn4KAOiJ7VhYsVi/P0Hd26g6YXi876FPvfer6+TX 3cmPAQAdsR0Lqxbr1w83/fXE8HjfY6F663fXya+7kx8DADpiOxZWLVaXqPpieLztVqQUKgCow3Ys rFys3kXVFcPjXfcrU+//7nr5bffycwBAP2zHwsrF6tHpXTE83jS500+hAoA6bMfCysX6xz/++t/r /2fv75bkVo40wLYkm1bP1szcbI3ZWNNMvGlK4vs/4TlFVv4DyMzIDCDw+Vp3vauCgruz3ekGJPLP ra+En5rH0077lIUKAIKYjsHiynr4ENXHH1tfCT9vXrCgldxxkaNn0zVMeoe5EAAYhukYLK+s377+ vvoQ1QgmFyrNZM5lgixUABDDdAyWV9bDQuXF6SOwUD3lMj8WKgCIYToGyyvrYaHyVooRzCxUeX/t 3uIqOxYqAIhhOgaR20H9AAAgAElEQVSLK+vxM1QWqhHYp55wnZ4nkzVObse5EgAYhekYLK6sx7f8 WahGYKF6wnV2LFQAEMN0DBZX1sP3UFmohmCdetxtep7L1zjZHedKAGAUpmOwuLJ+P/yz1EspRqB5 PGxi33wqeyOleqRrAYAhGI7B0sp6/AiVhWoImsejpu7fWagAIIXhGCytrD+O/y71PVQj0DweNfU8 pIUKAFIYjsHCynp8JcXHxx9bXws/NY+HTd2geip7Q2V6qIsBgBEYjsGyynq2T/3lf7a+GH5qHo+a 3KeeSt9QmR7qYgBgBIZjsKiynu1TPkI1Bs3jMdP7lIUKAFIYjsGSyvrt44wn/oageTxkZp+yUAFA CsMxWEpZT2/388TfSDSPR8w88PdM+sZK9FhXAwADMByDDV3W80f4nuQdf2PQPB4wu09ZqAAgheEY bOiyti9UblANQvN4wOw+9UT+xkr0WFcDAAMwHIMNXdb2hconqAahedx3/Fs7/7NH/4z3X1ybwS4H ALZnOAYbuqzNC5VX/I1C87hraZ+yUAFACMMx2NBlbV2o/vrPra+cL5rHXUv7lIUKAEIYjsGGLmvj QmWfGofmcddiih7M33BpHu6CAGBjZmOwocvatlB5wd9ANI97PpZT9FgCh0vzcBcEABszG4MNXdaW hcrtqaFoHvfcyZCFCgAimI3Bhi7r8wuVu1OD0TzuuJcgCxUARDAbgw1d1ucWKq/2G5DmccdbFqrx sjzeFQHAtszGYMpKT5rHHRYqACjBbAymrPSkeSy7n59HMjhelse7IgDYltkYTFnpSfNYZqECgBrM xmDKSk+ax7K3LFQDJnnASwKATZmNwZSVnjSPRe/ZlgZM8oCXBACbMhuDKSs9aR6LLFQAUITZGExZ 6UnzWPJQdt7zMauVDXhJALApszGYstKT5rHkPQvViDke8ZoAYEtmYzBlpSfNY0nuQjXmRQHAdozG YMpKT5rHgseSY6ECgABGYzBlpSfNY4GFCgDKMBqDKSs9aR4L3rNQjZniMa8KADZjNAZTVnrSPOY9 mps7vzdmise8KgDYjNEYTFnpSfOYZ6ECgDqMxmDKSk+axzwLFQDUYTQGU1Z60jxmPZya5V8cNMOD XhYAbMVoDKas9KR5zLJQAUAhRmMwZaUnzWPW46lZ/M1BMzzoZQHAVozGYMpKT5rHnCcys/SroyZ4 1OsCgI0YjcGUlZ40jzkWKgCoxGgMllXW7x9Hf/3n1hfDT81jnoUKACoxGoNlldVCNRrNY8YzibFQ AcDuGY3BsspqoRqN5jHjqcTM//K4+R33ygBgCyZjsKyyWqhGo3lMey4vFioA2DuTMVhWWS1Uo9E8 plmoAKAWkzFYVlktVKPRPKZZqACgFpMxWFZZLVSj0TwmPZmW2V8fOL0DXxoAbMBkDJZVVgvVaDSP Sc+mZe73B07vwJcGABswGYNlldVCNRrNY5KFCgCKMRmDZZXVQjUazWPK01mxUAHAzpmMwZSVnjSP Ke9aqEbO7sjXBgDrMxmDKSs9aR5TLFQAUI3JGExZ6UnzmNCQlOkjI2d35GsDgPWZjMGUlZ40jwkW KgAox2QMpqz0pHlMeNdCNXRyh744AFidyRhMWelJ87jVkpP9LVSDXx0ArMxgDKas9KR53LJQAUA9 BmMwZaUnzeNGU0qmDg2e28EvDwDWZTAGU1Z60jxutKVk4tTguR388gBgXQZjMGWlJ83jhoUKAAoy GIMpKz1pHtcaM2KhAoBdMxiDKSs9aR7X3rZQjZ7a0a8PAFZlMAZTVnrSPK5ZqACgIoMxmLLSk+Zx pTkhNwdHT+3o1wcAqzIYgykrPWkeVyxUAFCSwRgstaz//r/+ufUl8FPzuPG2hWr4zA5/gQCwJoMx WGZZv318/NVCNQLN41J7PixUALBnBmOwuLL+679//3W1UA1B87hkoQKAmgzGYLsp63/+8fEUC9UQ NI9LL+Tj6uj4mR3/CgFgPeZisH2U9d9/f26bslCNQvO48Eo6Ls/uILE7uEQAWI25GGwPZW1YpyxU g9A8LlioAKAoczHYDsr6vWGdslANQvO4YKECgKLMxWDjl/Vb0z5loRqD5nHupWxYqABgx8zFYMOX te3+lIVqEJrHudeycX56D3ndwzUCwFrMxWCjl/XwFnQL1T5pHmdeTIaFCgD2y1wMNnpZGx/4+/j4 c+sr55PmccZCBQBlmYvBBi/rj8Z16o+tL5zfNI8zFioAKMtcDDZ4WZtuUP3X/2592RxoHiev5uLs /C7SuouLBICVmIvBxi5ryyeorFMj0TxOXs7F6Q/YRVp3cZEAsBJzMdjYZb18xd/XqvSff/z+P//y P4dfu3ww8G+bXS43NI8TCxUA1GUuBhu6rIfV6ZfTWyYOa9bFB6XOHg70AapxaB5Hr6fi+CfsI6v7 uEoAWIe5GGzosv7778cl6fwt6IcHAS8f7jttX6dbV2xN8ziyUAFAYeZisKHLenqU72JHOuxZ14vT 8dd9jGoYmsdRuYVqL5cJAGswFoMNXdbTR6gun+L7Nvlfz95h4aG/UWgeR29IxeGP2ElWd3KZALAG YzHY0GU9fi7q/IG/n6dF6+b1Ez+mf5/NaB5H71uo9pLUvVwnAKzAWAw2dFmPC9XVHaf5vWl21WIb mseRhQoACjMWg41c1uNrJq4/LDX3IaqpV6qzKc3j4B2ZsFABwF4Zi8FGLutxobq+E3X8wZ83Zw43 r9yiGoPmcWChAoDKjMVgI5f1+Nb0m+3o29wPjruWT1GNQfM4ePtC9abr6mg3FwoA/RmLwUYu63Gh unlp3+GjUhPvRz/corq9ecUGNI+Dt2TCQgUAO2UsBhu5rPML1cLb/A6HPPM3BM3jwEIFAJUZi8FG Lutxobq523T4wqmpd098m921WJ/mcWChAoDKjMVgI5d1fqGa/8nxcUDv+RuC5nHw7oXqPVfV1X6u FAC6MxaDjVzW+bXp+Jq/m4cBT3evJn7E6jSPAwsVAFRmLAYbuazzb0c//mTik1KHhcqHqEageRy8 JxMWKgDYJ2Mx2MhlXbgPdXhv+sRr/g73tSZ+xOo0j4OCC5XqA8CRqRhs6LIe1qbbherw3vSF1/xZ qEageXx5UyJ2tU+pPgAcmYrBhi7r/Pf3Ht6bPvHqicNCNfJr/o6fDnvq3RnHO3bPvXGj8VjzuQua xxcLFQCUZioGG7qs89/fe1ioJl7zN/xC9e3jykOf9jp8NOzosZduNB5rPndN8/hioQKA0kzFYEOX df4+1PHf+7f/zh97oTrd9nlqpbrZbx5bxBqPNZ+7pXl8eVciLFQAsEumYrChy3p8Mu5mbTr+5PZf +YdlYMiF6nDP7cbEF2qdTG9hdx/FazzWfG6K5vHlzQvVG65oBbu6WADoylQMNnRZj/+yv3nm7/iT 27Xpx+xPNnf66NSthfs/C8eWHsRrPNZ8bpLm8eVdidhVQnd1sQDQlakYbOyyfp/9l/zxg0g3t3YW 3qi+sckH6Y5mN6rFY/N7WOOx5nPTNI8vb0vEnvKp+gBwYCoGG7usx3dP3DxtdvzJ9T/xFx4G3Njy PjV7wXeOzd00ajzWfG7G17EnTwV6WyL2lE/VB4ADUzHY2GWdf7348d/91z843tQabaG6t0/NfI5q 6THB+VOtx5rPzfk69dyhRG9MxH6yqfoAcGAqBhu8rGcvcbi8N3J6ccLl4nRaW578l39vl5vK1/OI l69/mHzpw8VL1r9ycPFqi+nPijUeaz43R/P4UjIRJYMGgEmmYrDBy3pxW+diRTr9K/+Pyd9/4cto ezhfnS4u7Xxbmbip9mP62Hlepm7FNR5rPjdL8/itZh5qRg0AU0zFYKOX9fJbcM9uj5z9G//0+omz fWCwd1LM3mo7v3V1uwSe/fAqoLPEzH+58ZPHms/N0zx+q5mHmlEDwBRTMdjoZb3+5NHx/sjF03J/ u/3d59/w3dPZpnJzYWeR3Nz9+f7Ij253x8ZjzefmaR6/Fc1D0bAB4JahGGz4sl59Fe5pHfnxsWSw J/6mH1D8ctq2rj+gdPrJ4vZzfc+o8VjzuQWax29F81A0bAC4ZSgGG76sl+9tOP/H/OXTgFfGesff 4qaysKvMvzb+07e5P7TxWPO5BZrHb0XzUDRsALhlKAYbv6yXr8c72ziW3kP+5Lvoevu+fF2nEC/3 wNMyOfkA49yr4xuPNZ9bonn8VjQPRcMGgFuGYrAdlPV8o7r4t/zCQ39jvTP9zqZytnBd3vw5rjAz ++H36T+28VjzuSWax29F81A0bAC4ZSgG20NZzzaqy3/qX32+6mSsN1KcNr+5h+Vmbv7c+5Li47HL P7fxWPO5JZrHb0XzUDRsALhlKAbbR1ln7uDMfYxqrA9QnV3m3I2z0y2sP+/+16lfuNjDGo81n1uk efxWNA9FwwaAW4ZisJ2U9fBv+etVafKpv8HuT50WkflPdn2b+unxztzsucmH8BqPNZ9bpHn8UjUN VeMGgBuGYrD9lPXb5L/kL19Z8eTtk5UcH5V7ctM7bouzd9wmH8JrPNZ8bpHm8UvVNFSNGwBuGIrB dlXWb8vf4vTLWK+j+OVwY+fZVe/+DaHJm0qNx5rPLdI8fqmahqpxA8ANQzFYRFmPd04G3KZ+nj5C 9ey73A/nFhaxqV9pPNZ8bpHm8UvVNFSNGwBuGIrBlLW740eonnxXxgMfvTrdVfrz1WPN55ZpHr9U TUPVuAHghqEYTFm7a/0I1fEBu4VPLB0/9/THq8eazy3TPH6pmoaqcQPADUMxmLJ2d9xCnnwg8biI LdzZmniRROOx5nPLNI9fqqahatwAcMNQDKas3U29k+Ludz79fGx7mXjvXuOx5nPLNI9fyqahbOAA cMVMDKas3R0WquNnk65f9T7z/Nwj3/o08Zxe47Hmc8s0j1/KpqFs4ABwxUwMpqzdfbtcQo53ee6t VI+8AWLiReaNx5rPLdM8fimbhrKBA8AVMzGYsvZ2fLrv10J1etbvwtR7yA+L2NKGM/FqvsZjzeeW aR6f6mahbuQAcMlMDKasvV28NX3q9tTcGvPUhnPayBqPNZ9bpnl8qpuFupEDwCUzMZiy9nZ8TO5v S/vUxGN/D32L7u0vNR5rPrdM8/hUNwt1IweAS2ZisDHK+u//59GXHLzoP//vo8+qvc3ZQrW0T91s VI/dDbrZcBqPNZ+7Q/P4VDcLdSMHgEtmYrAxyvr/Xzqe/NbbNj8e//DP25y+3+n67X7LG9VzG87x Qb3GY83n7tA8PtXNQt3IAeCSmRhsjLJ+rhoP3/R46X9lw4Xq/zy9j+JwFZcr1mUGLFQ56mahbuQA cMlMDDZGWX8vFn2Xnd8bw4YL1dHFMvLj7AcX3+702Bv15heq5441n7tD8/hUNwt1IweAS2ZisDHK erhT87d+/xPfH1gXurheqG5i/Hb62flDfxaqHHWzUDdyALhkJgYbo6ynR986fZTqeB9o/YXq/BbU dIDHr9S9uDoLVY66WagbOQBcMhODjVHW888SPfpP9Sec7TRbL1ST0Z02qrN1y0KVo24W6kYOAJfM xGCDlPV863j32ykuNpoO69oz//PTN+COy8z5NuOlFDEqJ6Fy7ABwxkgMNkpZL953986V6vtHpz/4 UbNvnThz+pzVaVGxUMWonITKsQPAGSMx2DhlPXs3wxP/YF92uvWzuM90df5SitmojsGfbmFFfbHv HQ/+YXtVI8pplWMHgDNGYrCBynr1OrzX3/h3/X699R/3u7qK+YXux8SvPLS83P5S47Hmc8seW6jC u0uFGOdUjh0AzhiJwUYq69X9pNce0Lv+wzZ4HcVvZwvV/CsMj088nl3lI8vLxH2lxmPN55ZZqH7W 7qCVYweAM0ZisLHK+uP639mtW9C36z9oo9tTP88XqoUtZGnDWbr0iXfzNR5rPrfs0YVqrL+Hb1Yg xFmVYweAM0ZisNHKersJPb0KXbzf4ssmn566vpylLeT7bbQT/2n+Dz/92Y3Hms8te2ybCu8uFWKc Uzl2ADhjJAYbrqxT69ATN6omFrJtXu53dApoaas7rjOnxwJ/3P6n+T/89Gc3Hms+t+yBXSq/u1SI cU7l2AHgjJEYbMCy3jz39+XeWyqu30FxtLAhrOD0Ya6lLWRinXlkwznG/NxCNXGs+dyypSXq5ME/ bK9qRDmtcuwAcMZIDDZkWSdvM83/e//m/RMXXn9b4Iu+PXIlE+vMcXtZOPfj9s9uPNZ8bpnm8bN2 EirHDgBnjMRgY5Z1eUV6xubr1NnTfE/eoXrk+br3HWs+t0zzKJ6D0sEDwImRGGzUsr5npRpgnZr+ jqn5X5r4Zt+FT5BNvEmi8VjzuWWaR/EclA4eAE6MxGDjlvX1lWqIdersWbqlV2scF6qzVeWBb4aa +pXGY83nFmkexXNQOngAODESgw1d1uMNkRabffHUteOzdEtryNS9n/v3gyZfY954rPncIs2jeg5q Rw8AByZisMHLOvvmvjtavxC4h9OttoUdb+rez/1XQEy+SKLxWPO5RZpH9RzUjh4ADkzEYOOXdfGV f9OGuTn12/HWz/weMvkBpvuviZj49qrmY83nFmke1XNQO3oAODARg+2irE/tVNt+69SU462f+ftm k/d+jlvW3LOC07/QeKz53CLNo3oOakcPAAcmYrC9lHXu234vjfSk38nx1s/8sjd97+feHaGZ1100 Hms+t0TzqJ6D2tEDwIGJGGxPZV3+QNXSS8k3drzDNreJzLy34t4GM/OVwY3Hms8t0Tyq56B29ABw YCIG219ZT/d7Gv59v43T7bWZez8z3/17ep3F5LnjAnT1CF7jseZzSzSP6ikoHj4AfDERgynrCk6b yvQuMvtM4I+lc6c/9frmXOOx5nMLNI/qKSgePgB8MRGDKesaTreopp6mO60q1z89bVoT507f0nX9 VsPGY83nFmge1VNQPHwA+GIiBlPWNZxWpqlV5fQSw5tH7b7Pnzv96PaOUeOx5nPzNI/qKSgePgB8 MRGDKesqzl5SOP/JpYll6+wDY1c/PHuV/O0do8ZjzefmaR7VU1A8fAD4YiIGU9Z1nH+V1sVLNL6f /WBiVTl/XfzZ/avzN3NM3TFqPNZ8bpbmUT0FxcMHgC8mYjBlXcfZfaiz1enyv069rfDyN76WmYsv 5Zp8z0XjseZzszSP6ikoHj4AfDERgynrSm7f9n5t+tbP3XPTT+A1Hms+N0fzKJ+C6vEDwC8GYjBl Xcu9VWXuS3+Xv8547putWo81n5uheZRPQfX4AeAXAzGYsq5meaOa26furDjzX2rceKz53DTNo3wK qscPAL8YiMGUdT1Xn6O6sPSqh4UVZ+mGUeOx5nOTNI/yGSifAAD4ZCAGU9Y1/fiYsbypzG1id14Q 0Xis+dwUzaN8BsonAAA+GYjBlHVd3z4m3H8T+eQmdv/5u8ZjzeduaR7lM1A+AQDwyUAMpqxru1lW HltUbh7E63qs+dw1zaN8BsonAAA+GYjBlHUDZ6+neOYt5GeP4q1wrPncBc2jfAbKJwAAPhmIwZSV njSP8hkonwAA+GQgBlNWetI8ymegfAIA4JOBGExZ6UnzKJ+B8gkAgE8GYjBlpSfNo3wGyicAAD4Z iMGUlZ40j/IZKJ8AAPhkIAZTVnoq3zzKJ0AGAOCTgRhMWempfPMonwApAIBP5mEwZaWn8s2jfAKk AAA+mYfBlJWeyjeP8gmQAgD4ZB4GU1Z6Kt88yidACgDgk3kYTFnpqXzzKJ8AKQCAT+ZhMGWlp/LN o3wCpAAAPpmHwZSVnso3j/IJkAIA+GQeBlNWeirfPMonQAoA4JN5GExZ6al686ge/yc5AADzMJqy 0lP15lE9/k9yAADmYTRlpafqzaN6/J/kAADMw2jKSk/Vm0f1+D/JAQCYh9GUlZ6qN4/q8X+SAwAw D6MpKz1Vbx7V4/9FEgDAOEymrPRUvXlUj/8XSQAA4zCZstJT9eZRPf5fJAEAjMNkykpP1ZtH9fh/ kQQAMA6TKSs9VW8e1eP/RRIAwDhMpqz0VLx5FA//iywAgHGYTFnpqXjzKB7+F1kAAOMwmbLSU/Hm UTz8L7IAAMZhMmWlp+LNo3j4X2QBAIzDZMpKT8WbR/Hwv8gCABiHyZSVnoo3j+Lhf5EFADAOk61f 1n///fffp7/N/sZ//vH587/+c8WLopPizaN4+F9kAQCMw2Rrl/X7x5k/p3/HQpWjePMoHv4XWQAA 4zDZumX9139/XPjL/0z9loUqR/HmUTz8A2kAANMw2Kplvbg9Nf/gn4UqR/HmUTz8A2kAANMw2Jpl ndinJvcmC1WO2s2jdvQn8gAApmGwFct6/bzf7GN/FqoctZtH7ehP5AEATMNg65X195p0fMrvx/xG ZaHKUbt51I7+RB4AwDQMtl5Zv5+vU58O70+/edufhSpH7eZRO/oTeQAA0zDYamX9ukH1x/l/+zG9 UVmoctRuHrWjP5EHADANg61W1t+foLp6qd/xJtXFRmWhylG7edSO/kQeAMA0DLZaWb8vfFzq6gcW qhy1m0ft6E/kAQBMw2CrlfXbxA2qn9MblYUqR+3mUTv6E3kAANMw2Fpl/b0k/Tnxk283G5WFKkft 5lE7+hN5AADTMNhaZf31aanbr5z69LVRnRYoC1WO0s2jdPDnJAIATMNgqy5U0zvS4am/408tVDlK N4/SwZ+TCAAwDYMNsFAdN6r/+t/z/9tClaB08ygd/DmJAADTMNgIC9Vxo/rb+f9poUpQunmUDv6C TABQnmEYbNWXUkx/hurn6fuo/jj9roUqQunmUTr4CzIBQHmGYbDt3/L3y8VGZaHKUbp5lA7+gkwA UJ5hGGzr76E6+Nd///5b9rlyWahylG4epYO/IBMAlGcYBlutrD8+lp75+/r5743KQpWjdPMoHfwF mQCgPMMw2Gpl/f1Q3+FFfhO+HzcqC1WO0s2jdPAXZAKA8gzDYOuV9ff39y5sVF9f8Pvxh4UqR+nm UTr4CzIBQHmGYbD1yvr1KamFp/4OG9X/8X9bqFJUbh6VY78iFQCUZxgGW7Gsh31p9l1/h6+j+s1C laBy86gc+xWpAKA8wzDYimU9vBp9/sm/i43KQpWgcvOoHPsVqQCgPMMw2JplPbwafXahutioLFQJ KjePyrFfkQoAyjMMg61a1tM9qtkvpDo+F2ihilC5eVSO/YpUAFCeYRhs5bIe3+Q3+xvfLVRJKjeP yrFfkQoAyjMMg61d1q+H+uYXquNtLAtVgsrNo3Ls1+QCgOrMwmAblPVzp5p70d8vvz9rZaFKULl5 VI79mlwAUJ1ZGGzQsn6zUGWo3Dwqx35NLgCoziwMpqz0VLl5VI79mlwAUJ1ZGExZ6alw8ygc+i3J AKA6szCYstJT4eZROPRbkgFAdWZhMGWlp8LNo3DotyQDgOrMwmDKSk+Fm0fh0G9JBgDVmYXBlJWe CjePwqHfkgwAqjMLgykrPRVuHoVDvyUZAFRnFgZTVnoq3DwKh35LMgCoziwMpqz0VLh5FA79lmQA UJ1ZGExZ6alw8ygc+i3JAKA6szCYstJT3eZRN/JJ0gFAcUZhMGWlp7rNo27kk6QDgOKMwmDKSk91 m0fdyCdJBwDFGYXBxijrv//+sZq//nPraCup2zzqRj5JOgAozigMNkZZLVSp6jaPupFPkg4AijMK g41RVgtVqrrNo27kk6QDgOKMwmBjlNVClapu86gb+STpAKA4ozDYGGW1UKWq2zzqRj5JOgAozigM NkZZLVSp6jaPupFPkg4AijMKg41RVgtVqrrNo27kk6QDgOKMwmBjlNVClaps8ygb+Az5AKA4ozDY GGW1UKUq2zzKBj5DPgAozigMpqz0VLZ5lA18hnwAUJxRGExZ6als8ygb+Az5AKA4ozCYstJT2eZR NvA5EgJAbSZhMGWlp7LNo2zgcyQEgNpMwmDKSk9lm0fZwOdICAC1mYTBlJWeyjaPsoHPkRAAajMJ gykrPZVtHmUDnyMhANRmEgZTVnoq2zzKBj5HQgCozSQMpqz0VLV5VI17nowAUJtJGExZ6alq86ga 9zwZAaA2kzCYstJT1eZRNe55MgJAbSZhMGWlp6rNo2rc82QEgNpMwmDKSk9Vm0fVuOfJCAC1mYTB lJWeqjaPqnHPkxEAajMJgykrPVVtHlXjnicjANRmEgYLK+t//vH1t/Xjr//c+lr4Wbd5VI17gZQA UJpBGCysrBaqwVRtHlXjXiAlAJRmEAYbo6z//vthD/qv/33pD7JQDaZq86ga9wIpAaA0gzDYGGW1 UKUq2jyKhr1ITgAozSAMNkZZLVSpijaPomEvkhMASjMIg41R1gcWqsdWJQvVYIo2j6JhL5ITAEoz CIONUVYLVaqizaNo2IvkBIDSDMJgY5TVQpWqaPMoGvYiOQGgNIMw2BhltVClKto8ioa9SE4AKM0g DDZGWS1UqYo2j6JhL5ITAEozCIONUVYLVaqizaNo2IvkBIDSDMJgY5TVQpXqY8rWF9VfmUCfICcA lGYQBhujrBaqVJMLVXwzqRHls2QFgMrMwWBjlNVClcpCxYGsAFCZORhsjLJaqFLNLFRj/LXrpkSQ T5MVACozB4ONUVYLVaqS+5SWOUlWAKjMHAw2RlktVKksVBzICgCVmYPBxiirhSpVxXVKy5wmKwBU Zg4GG6OsFqpUNZtHzajvkRUAKjMHg41RVgtVqprNo2bU98gKAJWZg8HGKKuFKlXN5lEz6ntkBYDK zMFgY5TVQpWqZvOoGfU9sgJAZeZgsDHKaqFKVbJ5lAz6PmkBoDJzMNgYZbVQpSrZPEoG/QB5AaAw YzDYGGW1UKUq2TxKBv0AeQGgMGMw2BhltVClKtk8Sgb9AHkBoDBjMNgYZbVQpSrZPEoG/QB5AaAw YzDYGGW1UKUq2TxKBv0AeQGgMGMw2BhltVClKtk8Sgb9AHkBoDBjMNgYZbVQpSrZPEoG/QB5AaAw YzDYGGW1UCzUmy8AACAASURBVKUq2TxKBv0AeQGgMGMw2BhltVClKtk8Sgb9AHkBoDBjMNgYZbVQ parYPCrG/BCJAaAwYzDYGGW1UKWq2DwqxvwQiQGgMGMw2BhltVClqtg8Ksb8GJkBoC5TMNgYZbVQ parYPCrG/BiZAaAuUzDYGGW1UKWq2DwqxvwYmQGgLlMw2BhltVClqtg8Ksb8GJkBoC5TMNgYZbVQ parYPCrG/BiZAaAuUzDYGGW1UKWq2DwqxvwYmQGgLlMw2BhltVClqtg8Ksb8GJkBoC5TMNgYZbVQ parYPCrG/BiZAaAuUzDYGGW1UKWq2DwqxvwYmQGgLlMw2BhltVClqtg8Ksb8GJkBoC5TMNgYZbVQ pSrYPAqG/CipAaAuUzDYGGW1UKUq2DwKhvwwuQGgLEMw2BhltVClKtg8Cob8MLkBoCxDMNgYZbVQ pSrYPAqG/DC5AaAsQzDYGGW1UKUq2DwKhvwwuQGgLEMw2BhltVClKtg8Cob8MLkBoCxDMNgYZbVQ pSrYPAqG/DC5AaAsQzDYGGU9LVRvY6EaQsHmUTDkh8kNAGUZgsHGKKuFKlXB5lEw5IfJDQBlGYLB xiirhSpVweZRMOSHyQ0AZRmCwcYoq4UqVcHmUTDkh8kNAGUZgsHGKKuFKlXB5lEw5IfJDQBlGYLB xiirhSpVweZRMOTHSQ4AVZmBwcYoq4UqVcHmUTDkx0kOAFWZgcHGKKuFKlXB5lEw5MdJDgBVmYHB xiirhSpVweZRMOTHSQ4AVZmBwcYoq4UqVb3mUS/iZ8gOAFWZgcHGKKuFKlW95lEv4mfIDgBVmYHB lJWe6jWPehE/Q3YAqMoMDKas9FSvedSL+BmyA0BVZmAwZaWnes2jXsTPkB0AqjIDgykrPdVrHvUi fobsAFCVGRhMWempXvOoF/EzZAeAqszAYMpKT/WaR72InyI9ABRlBAZTVnqq1zzqRfwU6QGgKCMw mLLSU73mUS/ip0gPAEUZgcGUlZ7qNY96ET9FegAoyggMpqz0VK951Iv4KdIDQFFGYDBlpad6zaNe xE+RHgCKMgKDKSs91Wse9SJ+ivQAUJQRGExZ6ale86gX8VOkB4CijMBgykpP9ZpHvYifIj0AFGUE BlNWeirXPMoF/CT5AaAoIzCYstJTueZRLuBnSRAANZmAwZSVnso1j3IBP0uCAKjJBAymrPRUrnmU C/hZEgRATSZgMGWlp3LNo1zAz5IgAGoyAYMpKz2Vax7lAn6WBAFQkwkYbIyy/vvvH6v56z+3jraS cs2jXMDPkiAAajIBg41RVgtVqnLNo1zAz5IgAGoyAYONUVYLVapyzaNcwM+SIABqMgGDjVFWC1Wq cs2jXMDPkiAAajIBg41RVgtVqnLNo1zAz5IgAGoyAYONUVYLVapyzaNcwM+SIABqMgGDjVFWC1Wq cs2jXMBPkyEASjIAg41RVgtVqnLNo1zAT5MhAEoyAIONUVYLVapyzaNcwE+TIQBKMgCDKSs9VWse 1eJtIEUAlGQABlNWeqrWPKrF20CKACjJAAymrPRUrXlUi7eBFAFQkgEYTFnpqVrzqBZvAykCoCQD MJiy0lO15lEt3gZSBEBJBmAwZaWnas2jWrwNpAiAkgzAYMpKT9WaR7V4G0gRACUZgMGUlZ6qNY9q 8TaQIgBKMgCDKSs9VWse1eJtIUcAVGT+BVNWeqrWPKrF20KOAKjI/AumrPRUrXlUi7eFHAFQkfkX TFnpqVrzqBZvCzkCoCLzL5iy0lO15lEt3hZyBEBF5l8wZaWnas2jWrwt5AiAisy/YMpKT9WaR7V4 W8gRABWZf8GUlZ6qNY9q8baQIwAqMv+CKSs9FWsexcJtI0kAVGT+BVNWeirWPIqF20aSAKjI/Aum rPRUrHkUC7eNJAFQkfkXTFnpqVjzKBZuI1kCoCDjL5iy0lOx5lEs3EayBEBBxl8wZaWnYs2jWLiN ZAmAgoy/YMq6H//5x9f/K3785X/6H2s+d6FY8ygWbiNZAqAg4y+Ysm7qsLT87e5v/uu/Py798dD/ QOOx5nPXijWPYuE2kiUACjL+ginrpr59PLZQ3ew3jVvYY8eaz90q1jyKhdtIlgAoyPgLpqxb+vHY snJ6+O7SnUfxGo81n5tSrHkUC7eRLAFQkPEXTFk39O+/P7RQnX7txtKDeI3Hms9NKtY8ioXbSJYA KMj4C6as2zm7E7S0UE0+f3f/YOOx5nPTijWPYuE2kiUACjL+ginrdr6/vuDM3zRqPNZ8bkax5lEs 3EayBEBBxl8wZd3Mj7M9ZX6hWngA77c/33ms+dycYs2jWLiNZAmAgoy/YMq6lYvVZX6h+nb2W4f7 Q9/P/9tf//nGY83n5hRrHsXCbSVNANRj+gVT1q1crC6zC9XZbazzl+ydP5g3dbbxWPO5WcWaR7Fw W0kTAPWYfsGUdSMXt31mt5Sz21j/9b8XPznbx26fwms81nxuXq3mUSvadvIEQD2mXzBl3cbVux/m Fqrv879x+tHV7tN+rPncvFrNo1a07eQJgHpMv2DKuonrdz/MLFSnX1vcfq7vGTUeaz63oFbzqBVt O3kCoB7TL5iybuLiA1TzC9XxI03nH2i6/UOu15/GY83nFtRqHrWibSdPANRj+gVT1i2cvzF9YaE6 ffPv5Nc/HR8bvNp/Go81n1tSq3nUiradPAFQj+kXTFk3cFhN/vL/HXaU6YXquMLMvKv8+BTeH+84 1nxuSa3mUSvadvIEQD2mXzBlXd/xTtAf/1peqI4bzMwTgcfjlw/hNR5rPrekVvOoFW07eQKgHtMv mLKu79txL1leqE6P4M28BuL4CxcP4TUeaz63qFbzqBVtO3kCoB7TL5iyru7wAaq//vPn8kJ1fOne zCN4Mw/hNR5rPreoVvOoFW07eQKgHtMvmLKu7bi3/PnzzkJ1fHXF3LdUTT+E13is+dyiWs2jVrQv kCgAyjH8ginryo7PzX2uLcsL1f0bQpM3lRqPNZ9bVKt51Ir2BRIFQDmGXzBlXdlhbfl1k2d5oTp8 1mrhI0tTv9J4rPncolrNo1a0L5AoAMox/IIp67p+XKwkiwvV8V7Wwv2g412lP1891nxuWa3mUSva F0gUAOUYfsGUdVXHh+Z+P1a3uFAdf3fhE0vHzz398eqx5nPLajWPWtG+QKIAKMfwC6asa7r4ANXP OwvVnS+p+mXiRRKNx5rPLavVPGpF+wKJAqAcwy+Ysq7p8Mjc4am6xSXmke1l4r17jceazy2r1Txq RfsCiQKgHMMvmLKu6LiP/Hn9H6aWmEe+9WniOb3GY83nlpVqHqWCfYlMAVCO4RdMWddz9QGqn48u VAtvgJh4kXnjseZzy0o1j1LBvkSmACjH8AumrOs5vHT8dHtncaE6/PrShjPxar7GY83nlpVqHqWC fYlMAVCO4RdMWVdzuAV09iVO71uoTn9o47Hmc8tKNY9Swb5EpgAox/ALpqxrufkA1c8HF6rF5eX2 lxqPNZ9bVqp5lAr2NVIFQDVmXzBlXcn1G9N/WVqoHrsbdLPhNB5rPndHqeZRKtjXSBUA1Zh9wZR1 JYdV5OLTR+9bqI73vRqPNZ+7o1TzKBXsa6QKgGrMvmDKuo4fk+uKhSpKqWBfI1UAVGP2BVPWVRw3 pz+m//PSQrX4Rr35heq5Y83n7ijVPEoF+xqpAqAasy+Ysq7huK1cfSGuhSpKqWBfI1UAVGP2BVPW NXyfWVYsVFFKBfsaqQKgGrMvmLKu4MfcGmKhilIq2NdIFQDVmH3BlLW/f//96/+F/rj+iZdSRCkV 7GukCoBqzL5gytrd3AeoflqowpQK9jVSBUA1Zl8wZe3u+/ymUuaLfe948A8bXVY0XUkVANWYfcGU tbfj0jRxU2dpoXpsebn9pcZjzeeWPbZQZXSXoFD6kywAijH6gilrZ8cPUE3tTC8vVBP3lRqPNZ9b ZqFikmQBUIzRF0xZOzvsKZMvz3tooVr6vNLEu/kajzWfW/boQpXw9zAnkhVIFgDFGH3BlLWvhQ9Q /byzUB2OLm04x/tfpw2n8VjzuWWF9imN8hmSBUAxRl8wZe3qeEvnUWeL1/Hbq27etn5y3HBObxBs PNZ8btmjcT/4xw0tKJT+JAuAYoy+YMraVe+F6niL67mFauJY87llj0X94B82uKhgepMsAIox+oIp a1evLFSLzwN+OW5Bf3v1WPO5ZZWaR6VYXyZZABRj9AVT1q5eWageeb5u4rZS47Hmc8sqNY9Ksb5M sgAoxugLpqxdvbJQPfJKvYk3STQeaz63rFLzqBTryyQLgGKMvmDK2tUrC9Uj3ww19SuNx5rPLarU PCrF+jLJAqAYoy+Ysnb10kJ1/37Q5GvMG481n1tUqXlUivVlkgVAMUZfMGXt6qWF6v4rICZfJNF4 rPncokrNo1Ksr5MtAGox+YIpa1cvLVT3XxNxvKl0/pKIxmPN5xZVah6VYn2dbAFQi8kXTFm3tHzL 57iNzX1kafoXGo81n1tUqXlUivV1sgVALSZfMGXd0p1n6O7dEToev/xMU+Ox5nNLKjWPSrG+TrYA qMXkC6asW7qzUN3bYA4v3bs63nis+dySSs2jUqyvky0AajH5ginrlu4sVKdPYE3eMzqevnoEr/FY 87klhZpHoVDfQboAqMXkC6asW7r32rzji/emdpjT/nP9FonGY83nFhRqHoVCfQfpAqAWky+Ysm7p 3kJ1fPHe1FN4x4883XxxVOOx5nMLCjWPQqG+g3QBUIvJF0xZt3T3i51OW8zNinP60e0do8Zjzefm FWoehUJ9B+kCoBaTL5iybunuQnW6Z3S94hzfEDF1x6jxWPO5eYWaR6FQ30G6AKjF5AumrFu6u1Cd Ptb0cfGqiLPNZ/KOUeOx5nOzCjWPQqG+g3QBUIvJF0xZt3R/oTq9CuJsmTlfe6bfudd4rPncrELN o1CobyFfAJRi8AVT1i3dX6gubg5Nmn4Cr/FY87k5hZpHoVDfQr4AKMXgC6asW3pgoTr9zrTJr4xq P9Z8bkah5lEo1LeQLwBKMfiCKeuWHlmollec+YONx5rPTSvUPAqF+hbyBUApBl8wZd3SQwvV0oqz dMOo8VjzuUmFmkehUN9CvgAoxeALpqxbemyhunpVxMmdF0Q0Hms+N6VQ8ygU6lvIFwClGHzBlHVL Dy5UVy/a+3jwUPOx5nO3CjWPQqG+hXwBUIrBF0xZt/TwQjXxIN5j+03jseZz1wo1j0KhvoV8AVCK wRdMWffj7FG8Z15e3nis+dyFQs2jUKhvIV8AlGLwBVNWeirUPAqF+hbyBUApBl8wZaWnOs2jTqRv ImEAlGLwBVNWeqrTPOpE+i4yBkAl5l4wZaWnOs2jTqTvImMAVGLuBVNWeqrTPOpE+i4yBkAl5l4w ZaWnOs2jTqTvImMAVGLuBVNWeqrTPOpE+i4yBkAl5l4wZaWnOs2jTqTvImMAVGLuBVNWeqrTPOpE +i4yBkAl5l4wZaWnOs2jTqTvImMAVGLuBVNWeqrTPOpE+i4yBkAl5l4wZaWnOs2jTqTvImMAVGLu BVNWeqrTPOpE+jZSBkAhxl4wZaWnOs2jTqRvI2UAFGLsBVNWeqrTPOpE+jZSBkAhxl4wZaWnOs2j TqRvI2UAFGLsBVNWeirTPMoE+kZyBkAhxl4wZaWnMs2jTKBvJGcAFGLsBVNWeirTPMoE+kZyBkAh xl4wZaWnMs2jTKBvJGcAFGLsBVNWeirTPMoE+kZyBkAhxl4wZaWnMs2jTKBvJGcAFGLsBVNWeirT PMoE+kZyBkAhxl4wZaWnMs2jTKDvJGkA1GHqBVNWeirTPMoE+k6SBkAdpl4wZaWnMs2jTKDvJGkA 1GHqBVNWeirTPMoE+k6SBkAdpl4wZaWnMs2jTKDvJGkA1GHqBVNWeirTPMoE+k6SBkAdpl4wZaWn Ms2jTKDvJGkA1GHqBVNWeirTPMoE+k6SBkAdpl4wZaWnMs2jTKDvJGkA1GHqBVNWeqrSPKrE+V6y BkAdpl4wZaWnKs2jSpzvJWsA1GHqBVNWeqrSPKrE+WbSBkAZhl4wZaWnKs2jSpxvJm0AlGHoBVNW eqrSPKrE+WbSBkAZhl4wZaWnKs2jSpxvJm0AlGHoBVNWeqrSPKrE+WbSBkAZhl4wZaWnKs2jSpxv Jm0AlGHoBVNWeqrSPKrE+WbSBkAZhl4wZaWnKs2jSpxvJm0AlGHoBVNWeqrSPKrE+WbSBkAZhl4w ZaWnKs2jSpxvJm0AlGHoBVNWeqrSPKrE+WbSBkAZhl4wZaWnKs2jSpzvJm8AVGHmBVNWeqrSPKrE +W7yBkAVZl4wZaWnKs2jSpzvJm8AVGHmBVNWeirSPIqE+X4SB0AVZl4wZaWnIs2jSJjvJ3EAVGHm BVNWeirSPIqE+X4SB0AVZl4wZaWnIs2jSJjvJ3EAVGHmBVNWeirSPIqE+X4SB0AVZl4wZaWnIs2j SJjvJ3EAVGHmBVNWeirSPIqE+X4SB0AVZl4wZaWnIs2jSJjvJ3EAVGHmBVNWeirSPIqE2YHMAVCE kRdMWempSPMoEmYHMgdAEUZeMGWlpyLNo0iYHcgcAEUYecGUlZ6KNI8iYXYgcwAUYeQFU1Z6KtI8 ioTZgcwBUISRF0xZ6alI8ygSZgcyB0ARRl4wZaWnIs2jSJgdyBwARRh5wZSVnmo0jxpRdiF1ABRh 5AVTVnqq0TxqRNmF1AFQhJEXTFnpqUbzqBFlF1IHQBFGXjBlpacazaNGlF1IHQBFGHnBlJWeajSP GlH2IXcA1GDiBVNWeqrRPGpE2YfcAVCDiRdMWempRvOoEWUfcgdADSZeMGWlpxrNo0aUfcgdADWY eMGUlZ5qNI8aUfYhdwDUYOIFU1Z6qtE8akTZh9wBUIOJF0xZ6alG86gRZR9yB0ANJl4wZaWnGs2j RpR9yB0ANZh4wZSVnmo0jxpR9iF3ANRg4gVTVnqq0TxqRNmJ5AFQgoEXTFnpqUbzqBFlJ5IHQAkG XjBlpacazaNGlJ1IHgAlGHjBlJWeSjSPEkF2I3sAlGDgBVNWeirRPEoE2Y3sAVCCgRdMWempRPMo EWQ3sgdACQZeMGWlpxLNo0SQ3cgeACUYeMGUlZ5KNI8SQXYjewCUYOAFU1Z6KtE8SgTZj/QBUIF5 F0xZ6alE8ygRZD/SB0AF5l0wZaWnEs2jRJD9SB8AFZh3wZSVnko0jxJB9iN9AFRg3gVTVnoq0TxK BNmP9AFQgXkXTFnpqUTzKBFkP9IHQAXmXTBlpacSzaNEkP1IHwAVmHfBlJWeSjSPEkF2JH8AFGDc BVNWeirRPEoE2ZH8AVCAcRdMWempRPMoEWRH8gdAAcZdMGWlpxLNo0SQHckfAAUYd8GUlZ4qNI8K MXYlgQAUYNwFU1Z6qtA8KsTYlQQCUIBxF0xZ6alC86gQY1cSCEABxl0wZaWnCs2jQox9ySAA+Uy7 YMpKTxWaR4UY+5JBAPKZdsGUlZ4qNI8KMfYlgwDkM+2CKSs9VWgeFWLsSwYByGfaBVNWeqrQPCrE 2JcMApDPtAumrPRUoXlUiLEvGQQgn2kXTFnpqULzqBBjXzIIQD7TLpiy0lOF5lEhxr5kEIB8pl0w ZaWnCs2jQoydSSEA8Qy7YMpKTxWaR4UYO5NCAOIZdsGUlZ4qNI8KMXYmhQDEM+yCKSs9VWgeFWLs TAoBiGfYBVNWeirQPAqE2J0cAhDPsAumrPT0MWXri3qvyKBWJocAxDPsgikrPU0uVFnNJDCk1ckh APEMu2DKSk8WKh4hiQCkM+uCKSs9zSxUSX/t8iLagCQCkM6sC6as9JS/T+mP7yCJAKQz64IpKz1Z qHiEJAKQzqwLpqz0FL9O6Y9vIYkApDPrgikrPRVoHgVC7E8SAUhn1gVTVnoq0DwKhNifJAKQzqwL pqz0VKB5FAixP0kEIJ1ZF0xZ6alA8ygQ4gpkEYBwRl0wZaWnAs2jQIgrkEUAwhl1wZSVngo0jwIh rkAWAQhn1AVTVnoq0DwKhLgCWQQgnFEXTFnpqUDzKBDiCmQRgHBGXTBlpaf85pEf4SqkEYBwRl0w ZaWn/OaRH+EqpBGAcEZdMGWlp/zmkR/hOuQRgGwmXTBlpaf85pEf4TrkEYBsJl0wZaWn/OaRH+E6 5BGAbCZdMGWlp/zmkR/hOuQRgGwmXTBlpaf85pEf4TrkEYBsJl0wZaWn/OaRH+E65BGAbCZdMGWl p/zmkR/hOuQRgGwmXTBlpaf85pEf4UokEoBoBl0wZaWn/OaRH+FKJBKAaAZdMGWlp/zmkR/hSiQS gGgGXTBlpaf85pEf4UokEoBoBl0wZaWn/OaRH+FKJBKAaAZdMGWlp/zmkR/hSiQSgGgGXTBlpaf8 5pEf4UokEoBoBl0wZaWn+OYRH+BqZBKAaAZdMGWlp/jmER/geqQSgGTmXDBlpaf45hEf4HqkEoBk 5lwwZaWn+OYRH+B6pBKAZOZcMGWlp/jmER/geqQSgGTmXDBlpaf45hEf4HqkEoBk5lwwZaWn+OYR H+B6pBKAZOZcMGWlp/jmER/geqQSgGTmXDBlpaf45hEf4IrkEoBgxlwwZaWn+OYRH+CK5BKAYMZc MGWlp/jmER/giuQSgGDGXDBlpaf45hEf4IrkEoBgxlwwZaWn+OYRH+CK5BKAYMZcMGWlp/jmER/g iuQSgGDGXDBlpaf45hEf4IrkEoBgxlwwZaWn+OYRH+CK5BKAYMZcMGWlp/TmkR7fumQTgFymXDBl paf05pEe37pkE4BcplwwZaWn9OaRHt+6ZBOAXKZcMGWlp/TmkR7fumQTgFymXDBlpaf05pEe37pk E4BcplwwZaWn9OaRHt+6ZBOAXKZcMGWlp/TmkR7fumQTgFymXDBlpaf05pEe38qkE4BYhlwwZaWn 9OaRHt/KpBOAWIZcMGWlp/TmkR7fyqQTgFiGXDBlpaf05pEe38qkE4BYhlwwZaWn9OaRHt/KpBOA WIZcMGWlp/TmkR7fyqQTgFiGXDBlpaf05pEe38qkE4BYhlwwZaWn9OaRHt/a5BOAVGZcMGWlp/Dm ER7e+iQUgFRmXDBlpafw5hEe3vokFIBUZlwwZaWn8OYRHt76JBSAVGZcMGWlp/DmER7e+iQUgFRm XDBlpafw5hEe3vokFIBUZlwwZaWn8OYRHt76JBSAVGZcMGWlp/DmER7e+iQUgFRmXDBlpafw5hEe 3gZkFIBQRlwwZaWn8OYRHt4GZBSAUEZcMGWlp/DmER7eBmQUgFBGXDBlpafw5hEe3gZkFIBQRlww ZaWn8OYRHt4GZBSAUEZcMGWlp/DmER7eBmQUgFBGXDBlpafw5hEe3gZkFIBQRlwwZaWn8OYRHt4W pBSATCZcMGWlp/DmER7eFqQUgEwmXDBlpafs5pEd3TbkFIBMJlwwZaWn7OaRHd025BSATCZcMGWl p+zmkR3dNuQUgEwmXDBlpafs5pEd3TbkFIBMJlwwZaWn7OaRHd025BSATCZcMGWlp+zmkR3dRiQV gEgGXDBlpafs5pEd3UYkFYBIBlwwZaWn7OaRHd1GJBWASAZcMGWlp+zmkR3dRiQVgEgGXDBlpafs 5pEd3UYkFYBIBlwwZaWn7OaRHd1GJBWASAZcMGWlp+zmkR3dRiQVgEgGXDBlpafs5pEd3UYkFYBI BlwwZaWn7OaRHd1WZBWAROZbMGWlp+zmkR3dVmQVgETmWzBlpafs5pEd3VZkFYBE5lswZaWn6OYR Hdx2pBWAROZbMGWlp+jmER3cdqQVgETmWzBlpafo5hEd3HakFYBE5lswZaWn6OYRHdx2pBWAROZb MGWlp+jmER3chuQVgEDGWzBlpafo5hEd3IbkFYBAxlswZaWn6OYRHdyG5BWAQMZbMGWlp+jmER3c huQVgEDGWzBlXd+//vvj6M8nzv3nH4dTf/mf/seaz12Ibh7RwW1IXgEIZLwFU9Z1/fvvH9f++s9H Dp5vYb/88dD/XuOx5nPXoptHdHAbklcAAhlvwZR1TT9utqnf7t6nutlvPv3t7v9e47Hmc7eSm0dy bJuSWAACGW/BlHU9k2vKb8t3qU4P31268yhe47Hmc1OSm0dybJuSWAACGW/BlHU132bXqU8Lj9RN PCb4wKnWY83nJiU3j+TYtiWzAOQx3YIp60rmbvsczT5Rt3Bja+k5vMZjzeemJTeP5Ni2JbMA5DHd ginrOu7uU7PLyuKCM3/TqPFY87kZyc0jObZtySwAeUy3YMq6igf2qZllZeEBvN+mX2jReKz53Jzg 5hEc2takFoA8plswZV3F94ul5PgKiqu3/k0tKxefvPpj4k+bfp9F47Hmc3OCm0dwaFuTWgDymG7B lHUN58/RXb4r7+LW1cSy8mP64PkfOPWoYOOx5nOzgptHcGhbk1oA8phuwZR1DWf3fW6e6ztfVm5+ ePYE3n/979wfeXtjq/FY87l5wc0jOLStSS0AeUy3YMq6grOdaXmLublFdXra7ubG0OlHV7tP+7Hm c/Nym0duZAOQXADiGG7BlHUFp9s7k3d3zjaqP+Z+srj9XP+pjceazy3IbR65kQ1AcgGIY7gFU9b+ TnvK3TejXy0yx480XX7w6su3mVOtx5rPLchtHrmRDUByAYhjuAVT1v6Oe8rsG/KOu8rcGysm36h+ 3MOu9p/GY83nluQ2j9zIBiC5AMQx3IIpa3/fFveUT6dbVH9O/ueZTez79B/ceKz53JLc5pEb2QAk F4A4hlswZe3ueONn/s7OzL2h4wZz71HBy4fwGo81n1sS2zxiAxuC7AIQx3ALpqzdHT9CtfCduJO7 zGnNmnkNxPSq1nis+dyi2OYRG9gQZBeAOIZbMGXt7pEbO8ePWZ0vVPc3scmH8BqPNZ9bFNs8YgMb g/QCkMZsC6as3U0uS1eOS9f579w/OLmrNR5rPrcotnnEBjYG6QUgjdkWTFlX8ePOfZ3Jher+DaHJ m0qNATOMpwAAIABJREFUx5rPLYptHrGBjUF6AUhjtgVT1iFM3h06vB1w4SNLU7/SeKz53KLU5pEa 1yjkF4A0ZlswZR3C1N2h4zsgHnmZxZ+vHms+tyy1eaTGNQr5BSCN2RZMWYfwbWJTOT5g98jLLP54 9VjzuWWpzSM1rlHILwBpzLZgyjqCyQ8nTX6u6srEo4KNx5rPLUttHqlxjUJ+AUhjtgVT1hEcF5Xn 3tY3+d69xmPN55alNo/UuEYhvwCkMduCKesATl+pe/4o3SPf+jTxnF7jseZzy0KbR2hYA5FhAMIY bcGUdQDHm0PTrzFfeAPExLOCjceazy0LbR6hYQ1EhgEIY7QFU9btHdeUy5tDUy+quDbxar7GY83n loU2j9CwBiLDAIQx2oIp6/aOq8zlmvLUhnP6ZqjGY83nloU2j9CwBiLDAIQx2oIp6+aOD/xdfXrp oW/Rvf2lxmPN55ZlNo/MqIYixQCEMdqCKevWjm/Ou3rTw2N3g242nMZjzefuyGwemVGNRY4ByGKy BVPWjZ0+QHW1pDy34Rwf1Gs81nzujszmkRnVWOQYgCwmWzBl3dbpjenXryu3UI0rM6qxyDEAWUy2 YMq6qbN96vr7dB97o978QvXcseZzd2Q2j8yoxiLHAGQx2YIp65bO9qmbr8q1UA0rMqjhyDIAUQy2 YMq6obN96naNsVANKzKo4cgyAFEMtmDKup3T+yimthgL1bAigxqOLAMQxWALpqybWd6nvJRiXJFB jUeaAUhirgVT1q2cvn9q+qaQhWpYkUGNR5oBSGKuBVPWjfw4rlMzD9lFfbHvHQ/+YYPY5UXvkDwD kMRcC6as2/h+2iZu3u/35aHl5faXGo81n1v22EK1r+6yw0veJ4kGIIixFkxZN/HttErM7VMPLS8T 95UajzWfW2ahoplEAxDEWAumrBs4e136zff5njzyeaWJd/M1Hms+t+zRhWpPfw/3d8U7JdEABDHW ginr+s5e7/fxx/yvHZ8KXNhwjn/UacNpPNZ8blngPqUhrkWiAQhirAVT1tWdvY5i8WV5x99bWLqO G87pwcHGY83nlgUuVPu74t2SagBymGrBlHVtZ6+jWP4k0iMbzvHd688tVBPHms8ti1un9MMVSTUA OUy1YMq6srPXUdx5bu64vcx/zOq0Bf3t1WPN55YFNo/AkEYl1QDkMNWCKeuqzl9Hce8uzyPP103c Vmo81nxuWWDzCAxpWHINQAxDLZiyrun8dRR3b/I88kq9iTdJNB5rPrcsr3nkRTQwyQYghqEWTFlX dHyq7rF7PA98M9TUrzQeaz63KK955EU0MMkGIIahFkxZ13O+Tz1yi+f+/aDJ15g3Hms+tyiveeRF NDDJBiCGoRZMWVdztk89dofn/isgJl8k0Xis+dyivOaRF9HIZBuAFGZaMGVdy9k+9eANnvuviTje VPrj9WPN5xblNY+8iEYm2wCkMNOCKetKzvapR7/E6fiaiLkbWtO/0His+dyiuOYRF9DYpBuAFGZa MGVdx9n7/R5/Xu7eHaHjknZ5y6vxWPO5JXHNIy6gwck3ACGMtGDKuoqz7596fJ+6u8F8m/4zG481 n1sS1zziAhqcfAMQwkgLpqyrOO4izywjZ2vY5D2j4wJ09Qhe47Hmc0vimkdcQIOTbwBCGGnBlHUN x4fpntqnzl68N7XDnPaf6w9lNR5rPrcgrnnEBTQ6CQcgg4kWTFlXcHohxTO7yM/zT15NPIV32tKu vziq8VjzuQVpzSMtnvHJOAAZTLRgyrqC4wN/T7zN4bfTFnNz9PSj2y2t8VjzuXlpzSMtnvHJOAAZ TLRgytrf8Um6p+7t/HL2csCrFef0qayJP7XxWPO5eWnNIy2e8ck4ABlMtGDK2t3ZG/7um/041MfF qyLONp/JO0aNx5rPzUprHmnx7ICUAxDBQAumrN2dLylPL1SX29jXTy/+xMl37jUeaz43K615pMWz A1IOQAQDLZiy9vbUDarb+z/nN4cmTT+B13is+dycr1PPHRpXWDi7IOcARDDQgilrb6dX/D3i9oG6 O+cnvzKq/VjzuRlhzSMsnH2QdAASmGfBlLW37x/PmPiE0uKKM/+9Vo3Hms9NC2seYeHsg6QDkMA8 C6asvX37eMbUKx8WVpylG0aNx5rPTQprHmHh7IOkA5DAPAumrJ099xGq6Xfozf0Zd14Q0Xis+dyU rOaRFc1eyDoACcyzYMra2d23PDywUM28KfD+83eNx5rP3cpqHlnR7Ia0AxDAOAumrJ29Z6GaeBDv sf2m8VjzuWtZzSMrmt2QdgACGGfBlHU/zh7Fe+bl5Y3Hms9dyGoeWdHshrQDEMA4C6as9JTVPLKi 2Q95B2D/TLNgykpPUc0jKpg9kXgA9s80C6as9BTVPKKC2ROJB2D/TLNgykpPUc0jKphdkXkAds8w C6as9BTVPKKC2RWZB2D3DLNgykpPUc0jKphdkXkAds8wC6as9JTUPJJi2RmpB2D3DLNgykpPSc0j KZa9kXsA9s4sC6as9JTUPJJi2Ru5B2DvzLJgykpPSc0jKZa9kXsA9s4sC6as9JTUPJJi2R3JB2Dn jLJgykpPQc0jKJQdkn0Ads4oC6as9BTUPIJC2SHZB2DnjLJgykpPQc0jKJQ9kn4A9s0kC6as9BTU PIJC2SPpB2DfTLJgykpPOc0jJ5J9kn8A9s0kC6as9JTTPHIi2Sf5B2DfTLJgykpPOc0jJ5KdUgAA ds0gC6as9JTTPHIi2SkFAGDXDLJgykpPOc0jJ5KdUgAAds0gC6as9BTTPGIC2S8lAGDPzLFgykpP Mc0jJpD9UgIA9swcC6as9BTTPGIC2S8lAGDPzLFgykpPMc0jJpD9UgIA9swcC6as9BTTPGIC2TE1 AGDHjLFgykpPKc0jJY5dUwQAdswYC6as9JTSPFLi2DVFAGDHjLFgykpPKc0jJY59UwUA9ssUC6as 9JTSPFLi2DdVAGC/TLFgykpPKc0jJY59UwUA9ssUC6as9BTSPELC2D11AGC3DLFgykpPIc0jJIzd UwcAdssQC6as9BTSPELC2D11AGC3DLFgykpPIc0jJIzdUwcAdssQC6as9JTRPDKiSKASAOyVGRZM Wekpo3lkRJHgQykA2CkjLJiy0lNG88iIIsGHjQqAnTLBgikrPWU0j4woItioANgpAyyYstJTRvPI iCLCh40KgH0yv4IpKz1FNI+IIFLYqADYJ+MrmLLS0/6bh3/AD0ZBANgl0yuYstLT3pvHx4d/v49G RQDYI8MrmLLS066bx8eHfWpEagLADpldwZSVnvbbPD6ubX1BHCkKAPtjdAVTVnraa/OwTg1NXQDY HZMrmLLS0y6bx802tbPrL0BpANgbgyuYstLTDpuHdWoPFAeAnTG4gikrPe2uedimdkKBANgXcyuY stLTzpqHdWo/1AiAXTG2gikrPe2sedimdkSdANgTUyuYstLTvpqHbWpX1AqAHTG0gikrPe2reVin dkW5ANgRMyuYstLTrpqHf57vjI0KgP0wsoIpKz3tqnns6mL5aaMCYEdMrGDKSk97ah57ulZ+u7dR qSgAo/DvjGDKSk97ah57ula+zG5UH5c2uTgAODGRgikrPe2peezpWjm43Zk+Zm15nQBUZxgFU1Z6 2lHz2NGlcuZsX5pfpWxVAGzNHAqmrPS0o+axo0vl3ENrlKUKgI2ZQcGUlZ720zz2c6VcadioVBqA tZk/wZSVnvbTPPZzpVyzUQEwPuMnmLLS036ax36ulBvLS5ONCoABmD7BlJWedtM8dnOhTLm7Ldmo ANiY4RNMWelpN81jNxfKpIfWJBsVANsxe4IpKz3tpXns5TqZ83D5bFQAbMLoCaas9LSX5rGX6+Qt bFQArM7kCaas9LSX5rGX6+Q9bFQArM3gCaas9LST5rGTy+RtLFQArMzgCaas9LST5rGTy+R9bFQA rMvcCaas9LSP5rGPq+StbFQArMrYCaas9LSP5rGPq+S9bFQArMnUCaas9LSP5rGPq+TNbFQArMjQ Caas9LSL5rGLi+TtPmxUAKzHzAmmrPS0i+axi4vk/SxUAKzHzAmmrPS0h+axh2ukCxsVAKsxcoIp Kz3toXns4Rrpw0YFwFpMnGDKSk97aB57uEY6sVEBsBIDJ5iy0tMOmscOLpF+bFQArMO8Caas9LSD 5rGDS6SfDxsVAKswboIpKz2N3zzGv0K6slEBsArTJpiy0tP4zWP8K6QvCxUAazBtgikrPQ3fPIa/ QLqzUQGwAsMmmLLS0/DNY/gLpD8bFQD9mTXBlJWehm8ew18gK7BRAdCdURNMWelp9OYx+vWxDhsV AL2ZNMGUlZ5Gbx6jXx/r+LBRAdCZQRNMWelp8OYx+OWxGhsVAJ2ZM8GUlZ4Gbx6DXx7rsVAB0Jc5 E0xZ6Wnw5jH45bEiGxUAXRkzwZSVnsZuHmNfHeuyUQHQkykTTFnpaezmMfbVsTIbFQAdGTLBlJWe hm4eQ18c67NRAdCPGRNMWelp6OYx9MWxvg8bFQDdGDHBlJWehm4eQ18cG7BRAdCNCRNMWelp5OYx 8rWxDQsVAL2YMMGUlZ5Gbh4jXxsbsVEB0IkBE0xZ6Wng5jHwpbEdGxUAfZgvwZSVngZuHgNfGhuy UQHQhfESTFnpaeDmMfClsSUbFQA9mC7BlJWexm0e414Z2/qwUQHQgeESTFnpadzmMe6VsTEbFQAd mC3BlJWehm0ew14Y27NQAfB+ZkswZaWnYZvHsBfGAGxUALyd0RJMWelp2OYx7IUxAhsVAO9msgRT VnoatXmMel0MwkYFwJsZLMGUlZ5GbR6jXhejsFEB8F7mSjBlpadBm8egl8U4PmxUALyVsRJMWelp 0OYx6GUxEBsVAG9lqgRTVnoatHkMelmMxEIFwDuZKsGUlZ7GbB5jXhWDsVEB8EaGSjBlpaePKVtf lJbGQ8b5GwvA/pkpwZSVniYXqs2byRhXwfBG+QsLQAAjJZiy0tOQC9UQF8EeDPI3FoAAJkowZaWn mYVq2792I1wDuzDI31gAAhgowZSVnkbcp3Q0HjbK31kAds88Caas9DTiQjXCNbAXY/ydBWD/zJNg ykpP461TGhpPGeWvLQA7Z5wEU1Z6GrF5jHhNjMtGBcA7mCbBlJWeBmweA14SQ7NQAfAGpkkwZaWn AZvHgJfE2GxUALzOMAmmrPQ0YPMY8JIYm4f+AHidWRJMWelpwOYx4CUxOAsVAC8zS4IpKz2N1zzG uyLGZ6MC4FVGSTBlpafxmsd4V8T4PPQHwKtMkmDKSk/jNY/xrogdsFAB8CKTJJiy0tNwzWO4C2If bFQAvMYgCaas9DRc8xjugtgHD/0B8BpzJJiy0tNwzWO4C2InLFQAvMQcCaas9DRa8xjtetgPGxUA rzBGgikrPY3WPEa7HvbDQ38AvMIUCaas9DRa8xjtetgRCxUALzBFgikrPQ3WPAa7HPbFRgVAO0Mk mLLS02DNY7DLYV889AdAOzMkmLLS02DNY7DLYWdsVAA0M0KCKSs9jdU8xroa9sdCBUArIySYstLT WM1jrKthf9yiAqCVCRJMWelprOYx1tWwQzYqABoZIMGUlZ6Gah5DXQz7ZKECoI0BEkxZ6Wmo5jHU xbBTNioAmpgfwZSVnoZqHkNdDDvloT8AmhgfwZSVnkZqHiNdC/tloQKghfERTFnpaaTmMdK1sGM2 KgAamB7BlJWeRmoeI10LO+ahPwAaGB7BlJWeBmoeA10K+2ahAuB5hkcwZaWngZrHQJfCztmoAHia 2RFMWelpoOYx0KWwc7t+6G/XFw+wY7pvMGWlp4Gax0CXwt7tbSf5WLL1xQEUoesGU1Z6Gqd5jHMl BNjJMrK4SFmsAFal2wZTVnoap3mMcyUEGH8LeWqXslUB9KfRBlNWehqneYxzJSQYeQNp3KUGjggg gS4bTFnpaZjmMcyFEGLQ/ePFZWrImAAyaLHBlJWehmkew1wIIcZbP96zSw0WFEAO/TWYstLTMM1j mAshxVDbR8umZKUCWJXuGkxZ6WmU5jHKdRBknOXj8SXqydMrXT9ACVprMGWlp1GaxyjXQZJBdo93 LUR2KoCu9NVgykpPozSPUa6DKCOsHm++uWSnAuhFUw2mrPQ0SPMY5DKIs/Xi0eOmkp0KoAsdNZiy 0tMgzWOQyyDQlntHt82nx54GUJ1uGkxZ6WmQ5jHIZZBoq62j88JjpwJ4M600mLLS0xjNY4yrINUW O8cKq87kSuX/iwBa6aPBlJWexmgeY1wFudZeOdbacqZ3Kv+fBNBCDw2mrPQ0RvMY4yoIturCsep+ Y6cCeBMNNJiy0tMQzWOIiyDcavvG+qvNzE7l/6MAnqJ5BlNWehqieQxxEcRbZePYaKexUwG8TOcM pqz0NETzGOIiyNd76dh4nbFTAbxE2wymrPQ0QvMY4RqoYe5Gzs3fv6eXkjE2mceCA2CKlhlMWelp hOYxwjVQxcJKdddTf+aaQd29GP//BXCffhlMWelphOYxwjVQxisb1cRf1CHXlyEvCmB0mmUwZaWn EZrHCNdAIS+vVIe/ros/3NjAlwYwKI0ymLLS0wDNY4BLoJy3LFWj7yyjXx/AWHTJYMpKTwM0jwEu gaKSt6nf9nGVAEPQIoMpKz0N0DwGuARKS12mvuzqYgE2pD8GU1Z62r55bH8F8PN671j84f72kz1e M8DaNMdgykpP2zeP7a8AHrPPZerLji8dYB06YzBlpaftm8f2VwDP2O9GYqUCWKIvBlNWetq8eWx+ AdBir39r7VQAczTFYMpKT5s3j80vAIqxUwFM0hGDKSs9bd08/HsO1menArilHQZTVnrauHn4txxs w04FcEUvDKas9LRt8/APOdiOnQrgnEYYTFnpadPm4V9xsK3/X3v3uuU4cqUHtKRZXXLrhy+tZXtN 2pO+qDTK939CuyqTuMYNByRIBPb+110ESAZOBuNjBIKpTOXPEbgonWDHXFYe6ZmdhwEcPF0yUvmT BK5ID9gxl5VHel7nYfAGr0GmAvhJ99cxl5VHelrnYeAGryOdqfxtApei6+uYy8ojPavzMGaD1yJT AVen3+uYy8ojPanzMF6D1yNTAZem0+uYy8ojPafzMFaD15TJVP5QgQvQ4XXMZeWRntF5GKXBK5Op gGvS23XMZeWRntB5GKHBq5Op7iE33XcXz35z0CN/Xh1zWXmk4zsPIwI4g0sP5B8Wgx7u2S0Hp+bv qGMuK490eOfhkx9O45UH7Y/LJBfy7IsIL8ZfRsdcVh7p6M7DRzmcygOG4g+LBzzY3aoKXpRS75jL yiMd23n4ZIbzOXjUztk8u0DhbtR0x1xWHunQzsMnMJzUwUN0OvbsWoY8Rdoxl5VHOrLz8IkKJ3bw sBt+enbZcy3KrmMuK490YOfhIxJO7uCx9Nm5Fo/z0LblutRXx1xWHum4zsNHIfTg4IHzczy7keOe 3XIv6tmXhbNQMB1zWXmkeefxwGrzyQa9OHo0nPTsRujCsy/ii3r2ZeF5lEDHXFYeadp5PLIb8VEF XTFcvaAdF70Hz25+DuBad8xl5ZGmnccD+xEfSQB9OjLUnMizLwsRLl7HXFYeadJ5PPBTwEcMAD8d F2le0rObnyJXqWMuK4807Twe19/7KAFguwOjzlM9u5355HJ0zGXlkaadx8M6dh8ZANzPgVHnJT27 /bulfTvmsvJI087jUV21jwAAnue4pPNcz27n89OQHXNZeaRZ5/GYTllXD8BpHBeADvLsBj0RLdYx l5VHmnceD+l+dekAnN2BCeggz27RF6RlOuay8kiLzuMB3ayuG4CrOTAYHePZDXqIK73Xy3FZeaRF 53H/nvNafTEA5B0XgA7y7Aa9ry7fFJ9cVh5p2Xncu4/stM8FgLs5LgAd5dktGnPqF0+Zy8ojrTqP O3eG5+5aAeDlHBiMjvHsBr15sZfDPbmsPNK687hr9/ZynSUA9OnABHSMZ7Xg4c/LAVxWHmndedyz I3tepwgAfHSYsx43pnj0+Xkil5WMf/7t1rX86V/DJ0l0HvfrsR7f9wEAEUdEn1ewvUke1uQ8kctK yj/+sugwfo+dJ9V5RDqh0snVMACc2mNDzxMU3uTRbcsRXFbWVnHqp++RMyU7j1Jvs/3cuiYA6NLj As+h5u/mqS3Kg7isLI1r/eYiK/+Snceyh4m5z1kAgJN5TO55oOmrfnLb8RAuKwv//tdsf7B93V+6 85h3MEH3OAcA0LlHJKSNpq/jya3BQ7iszCWX+91sXvaX6TzmPUzI/jMAAJd1/9hUMHnCZ79vHsFl ZaaYp7bPUeU6j2+5f9h4Yv3SNbjM7KaI2E0RXcS9s9QwWDFw6ZjLylRhvd+nP7adL9d57M1De4/n TFxpdlNE7KaISBKo+MllZept+uf/NR31Pv1/f/63TefLdh47E5E8dSUuNbspInZTRGyxjlMCVddc ViZ+jH/90z39pusAt91Gle88diWqnXGMU3Gt2U0RsZsiYjdF1DGXldFkwd9vf5/9y2TmatOiv0Ln sSMTyVOX4mKzmyJiN0XEboqoYy4ro3Fx32oeavynRdQqawhU20tQnroWV5vdFBG7KSJ2U0Qdc1kZ jBNUidA0JqotU1SlziOci+Spa3G52U0RsZsiYjdF1DGXlcFwB9X0/qnBsOpvyxRVsfMIJioTVBfj crObImI3RcRuiqhjLis3//zbLakkf21q2JkiGbcyyp1HKBnJU1fjerObImI3RcRuiqhjLis3Q2LK bI0+LPrb8Ou+bYFqSxXKU5fjgrObImI3RcRuiqhjLis3Q2DK7Iw+BK4Na/4qncf2dCRPXY8rzm6K iN0UEbspoo65rHwZV/xldp0YHrBhzV+t89iaj75tPYDzc8XZTRGxmyJiN0XUMZeVL8Mef5kVf6E1 f9XOY1tAkqeuyCVnN0XEboqI3RRRx1xWvgx7/GVW/IXW/LUHqpZKlKcuyTVnN0XEboqI3RRRx1xW vtTnn+pzWCv1zmMMSbVabH8kXXHR2U0RsZsiYjdF1DGXlS+335kq3CHV8JCFhs6jNSfJU1flqrOb ImI3RcRuiqhjLiufhi0nCtNPwyRWZtuKtfslJXnqslx2dlNE7KaI2E0Rdcxl5dOwnq9wg9Rwm1Xz rhRNncckK1V/sarHnqi/d3RfvV73u9I8ZYqohfYpUkQttE+RIuqYy8qnYceJ7J4ULftWLLV1HtW4 1HOe6vJN3VWnF/6eNFCNIqrTQhWKqE4LVSiijrmsfGoJS9u3+WvtPMqJqeM45QOorttLfz8aqEYR 1WmhCkVUp4UqFFHHXFY+tfzIVMuywLnmzqOUqPrPUz2+sfvRRDVaqEoTVWmiGi1UpYlqtFDHXFY+ tWw4sX3f9PbOY5qovuX+ofFZz6Tfd3Y3mqhGC1VpoipNVKOFqjRRjRbqmMvKp9uW6KVA1bIT4NyW ziOdnPqOU7rXBpqoRgtVaaIqTVSjhao0UY0W6pjLyqdNgar5h6g2dR7TRPVt/f8an/Jkun5z96GJ arRQlSaq0kQ1WqhKE9VooY65rHxq+tHezb/su7HzWCaqRMLqTd/v7i40UY0WqtJEVZqoRgtVaaIa LdQxl5Vf2iafHh2oFgnqAnlK91qniWq0UJUmqtJENVqoShPVaKGOuaz8si1QldYFzmzvPL4lbTjB yXT/BvfTRDVaqEoTVWmiGi1UpYlqtFDHXFZ+eZlAlUxUW44/mf7f4W6aqEYLVWmiKk1Uo4WqNFGN FuqYy8ovbRv4HRGoEpFq2+HncoG3uJcmqtFCVZqoShPVaKEqTVSjhTrmsvLLKwWqRaLaePDJXOJN 7qOJarRQlSaq0kQ1WqhKE9VooY65rPzyUoHqErtRfLnGu9xFE9VooSpNVKWJarRQlSaq0UIdc1n5 5bUC1SRSbT/0XC7yNvfQRDVaqEoTVWmiGi1UpYlqtFDHXFZ+eZ1NKXYfeS5XeZ87aKIaLVSliao0 UY0WqtJENVqoYy4rv7xcoPq4SHHqXqs0UY0WqtJEVZqoRgtVaaIaLdQxl5VfXuSHfa9HC1Vpohot VKWJqjRRjRaq0kQ1WqhjLiufmrJSNFABACBQ9cll5VNLVmqbxpp6Vm8FAPCC7jJq48W4rHxquT2q bSvAqSd1VgAAr+guozZejMvKp/fbH3ohUP37X78eI1ABAGx3l1EbL8Zl5dOP2x/67/nHDIHqt7+3 nvZJvRUAwOu5x5iNl+O68qklUP3jL1+PEagAADa7x5iNl+O68mkIS9/zjxlCV+ExK0/qsAAAXsvu 4RqvyZXlU8tyvpZZLAAAuBCBik8tO/i1bFwBAAAXIlDxpeGHqDb/ri8AAPRNoOJLffpp+67pAADQ N4GKL/UdJ1r2rQAAgCsRqPhS35VimMOyJwUAAPwiUPFl2JUid4dU9QEAAHA1AhU3tQmoYcWfW6gA AOCTQMVNLTDd9vhzCxUAAHwRqLgZlvSlp6iGvGXFHwAAfBGoGAz7/KUi0xi3sptWAADA1QhUDIZ9 /lKL/oY7rPK/UwUAAFcjUDEaQ9MqUY3/ZIIKAABuBCpG4xTVMlENG1KYoAIAgJFAxcSPMTdNd6aY BC0TVAAAMBKomBh3nphkp2nKssUfAABMCFRMTeeikiz4AwCAkUDFzPBrU2nJX6gCAICrEqiYKyaq 789+dQAA8FIEKhYKicr8FAAAzAhULM13prAfBQAAZAlUrP1I5SnL/QAAYEmgImW17k+cAgCANYGK jMnKP3ulAwBAkkAFAAAQJFABAAAECVQAAABBAhUAAECQQAUAABAkUAEAAAQJVAAAAEECFQAAQJBA BQAAECRQAQAABAlUAAAAQQIVAABAkEAFAAAQJFABAAAECVQAAABBAhUAAECQQMWj/PNv37786V8f fxiMFFGX/vGX22X99n3DYdFqUEU9ChZRlCLq0dtQQ39sOUxP1DmBioUf37b4PXOWyadW+YF3OYzZ 9PqzAAAgAElEQVQXs7eI3usH5QdDiqhLb8sKaBtbRKtBFfVocxHt6okUUY/+/a/tBTClJ+qfQMXC PQLVqgto63aCh/Fy9hbRatzTXheKqEfjV7Qz1a+Ho9WgijoUKaIdPZEi6lHyov7532LH6Yk6I1Cx sD9QZT63al8GBg/jBe0sotV3gAnpzxRF1KXsPEF5JBOtBlXUo0gRxXsiRdSj3EWtRRw90TUIVCzs DlSFz6DSXHXwMF7RziJKfiu3kPwEU0Q9yo5ifirML0SrQRV1KFZE4Z5IEfWoUA7FiKMnugiBioW9 gar4EbThxpe2w3hJO4uo5fBUTSiiHlVmCbIji2g1qKIOBYso2hMpoh6Vb6jLRxw90VUIVCw8dnKh eROLtsN4TTuLqOFO8NTniSLqUXXVVea6RqtBFXUoWkTBnkgR9ahWDPce3Cii0xGoWNg3Fq5+cKUX VwQP40XtDFQNd4InhjGKqEfFpVqF6xqtBlXUoWgRBXsiRdSj+odaOuLoia5DoGJh21h4+Tc9+wD6 6l9mX+ykbwAOHsaL2ldEDcOf1DBGEfVo/rXw12WdV0jyukarQRV1KFpEwZ5IEXVoMV/0299//d95 hSQjjp7oOgQqFjaNhZcdyOTg6U2a074otUAieBivalcRNW2ttS4IRdSjaS3MBhDToUXiukarQRV1 KFpEwZ5IEXUon5wmRZSKOHqiCxGo2Gz8ky4s+Pv6Audm8m3L+luc4GGcWL6Ixo+STXvDKqIuTUYr i0KZXPB1oUSrQRX1KFhEwZ5IEfWokL0nWau4EF1P1D2Biq3Gv/RV7zF2OoV/WnQP8cM4r0IRjRd9 05IGRdSjybBiNXgojWOi1aCKOhQtomBPpIg6NJ0YKv0Q/arA9ERXIlCx0fgJtPprHj+4ih3Ess8J HsZ5FYroY/x42vJxoYi6NK57Kf7i3XLAG60GVdSjYBF9xHoiRdSjyrTQW+6S64kuRaBio+GPeb0M 4kf+nz4KfU7wMM6rUESTtLVlibgi6lL5wo0j5T8y/7CxGlRRj4JFFOyJFFGHJpOcya38xm8I9URX JlCxTcvHT7rPGSbNF11E8DDOq1BEH5MPrw0/tKGIupQdpyz/+fem//8lWw2qqEfBIvqI9USKqEfj J1YmwgyXdf7veqJrEajYpHTvy/BXnllx/p7uI4KHcVrFG6jGgtjyYaGIujRUSu2yzgspWg2qqEfB IvqI9USKqEfDlFC2FN6SD9ATXYtAxRbFe1/yH0yfMl/iBA/jrMo3UI3fBm65E1wRdal22X6kKyla DaqoR8Ei+oj1RIqoQ5WvAH8aLuss4uiJrkWgYovSvS+VlRWTB8wODh7GaRVvoPoI3QmuiPpUGzek /z1aDaqoS7Ei+imyJ4Ui6lDDErvhsk6LRU90MQIVG5R+PKi6siIzTx08jLMqFtFH7E5wRdSn2Fg4 Wg2qqEvhQBXak0IRdWi4ZIVonVrzpye6GIGKduW1WsPKifqs+PTw4GGcVG3BX+hOcEXUp6EWamPh 2XWPVoMq6lKsiD6Ce1Ioog69VS/q5ML/kfh/eqJrEKhoV16rVf/OJPm9S/AwTqq24C90J7gi6lNt ZUt64BGtBlXUpVgRfQT3pFBEHRoCVeF3n1K5XE90MQIVzSprtdLb3FQfEjyMc6ot+IvdCa6IOvVW rpb0P0erQRX1KVREH8E9KRRRf5ruWEpNhOqJLkagotW4Viv5ATP8c+HjZ/ji5Y+9h3FOlSL66Xa1 I3tSKKLOlG9eSN8rHq0GVdSpSBFNjwvtSaGI+rEtUI1XXk90NQIVrcq/xlpdqT47xe97D+OcKkX0 sXNPCkXUmXG/4sRly9yOF60GVdSpSBF97N2TQhH1oyXgpAKVnuhqBCoa1X6KIXtr70RitXrwME6p 4fc8VneCN+ywpIi6NazHSiTwzL9Fq0EV9SpQRB+xnkgR9WhboBqnsfREVyNQ0ai2mUDLH3hia5rg YZxSdUeKxZ3g49fH2QHRT4qoW2MEX34VO6mN+SWNVoMq6lWgiD5iPZEi6tG2JX9jaeiJrkagok11 M4GWH0ZITGUHD+OM6jtSzO4En4yDRqkjFVG/xkWi8++Hc/8/Xg2qqFvbi+gj1hMpoh41Barxw20I VHqiqxGoaDOsjMjNerfcJJlYZhw8jDOqFtHH9E7wcTHOTOJDTRF17H168W8jjLdCQUSrQRX1a3MR fcR6IkXUpZZt08dwPsQgPdHVCFQ0qc8ttPQ5ibXIwcM4oZYJqqEg/mV48MrqaEXUsx+ZMviyGtZG q0EVdWxrEX3EeiJF1KWWKaP3dVXoia5GoKLJ8CeenWDe1AmMn1/BwzihehEl7lVIWS4tV0RdSy64 ytdStBpUUc82FlGwJ1JEXRrieP6Ta1IuQ1Hoia5GoKJFYn3wUtMPza0fFDyM82kooumDShafa4qo c9n5hdLMwtZqUEV921REwZ5IEXUp/1tl64ckApWe6CoEKlrU5xbavjBZdQLBwzihlgmq2tKc1WfW T4qof8nhbfkXxjdWgyrqXnsRfcR6IkXUp3H6Kbvv3vu6JPRElyNQ0aBhbmFbJzCcJ3gY59M0QTW/ ezy5e8mn6WJ2RdS77PKrxLWMVoMq6tyWIvqI9USKqFPDFctd1+mK0lig0hN1QKCiQcPcgkBFWdME 1WznreXlzu3KpYj6Vrz9ZXU1DWNI2FZEH7GeSBF1apyuzHx6TStCoLosgYq6lrmFtk1n8oFq22Gc TtsE1fRb5PWOStN/nXywKaKuZTatvlle9Gg1qKKebSyiYE+kiDqV2nJiajZruQpUeqKrEKio27Q7 m0BFStsE1fg9cvrbucm4aKwFRdSx4sxC6oIaxrC0uYiCPZEi6tXkjrpEopqvAhWoLkugomr8aCn8 CoNARUlTETVspzSOY8Zgpoj6NR8KDxd4PuEwu6KGMSxsL6JgT6SIejWdklxd28X0p0B1WQIVVcPX L6W/b4GKkqYi+vRzKJNdPT4ZG/kA6t9sKPxH078YxjAXKKJPm3siRdSt2aaPs0mq1d6RAtVlCVTU jN/NlOYWbEpBQVsRtRg/2IZPNUXUrcl3v6uVNpOBzD22KFFFvQoUUYtET6SI+rXY3PHr0k1mrv7L LWHblOKyBCpqhs+N4p+3QEVBWxG1GD/Bhu/vFFGvJl8LJ4L4ZI4gterKMIafIkXUItETKaJ+ZXfd v9XWUEm/L4/QE12FQEXN8Ieb/U27n/ywLwVtRdRkHB/FUrkiOo3JGCY5sTn598SqKz+nyUewiJqs eyJF1LFyovr+sTNQ6Yk6IFBR0bbddePf9/pBwcM4ldYiapHY3kIR9Sm1qGpmrIXJ7EK0GlRRl2JF 1CK10Y4i6ldpr8jvH+tApSe6HIGKimHpcOXTpuXvO/HVS/AwTqW1iFqMXxQOAyRF1KXxSmfLJjFJ EK4GVdSjYBFtO/UY1RRRx/JzVD8z1BCohirSE12NQEVZ824CLUt6E9vXBA/jTO63JcVP63SmiLrU Mq+ZWEsarQZV1KNgETVJfE+kiLq22Jniy2emGSptFaj0RFchUFFW/TmOm/eGTmD4DmfsBIKHcSbN RdRk+EJ5KAdF1KXhQhfmNdfFEK4GVdSjYBFtO7fPs6tILfv7iuG3ahg/5PREVyNQUda8WGv4cClM QgydwHiy4GGcyT1X/KWGMYqoS28NlzWx8iVaDaqoR8EiapIIVIqod8t1f8Os5vvdikERnZVARVH7 Yq2WTmCYqdgWqBKHcSL3XfE3lsOmQKWIzmYsm9KtLevlMdFqUEUdihZRk3VPpIguIZnS3+5WDIro rAQqihIfGbVHFtahDx3F972HcSLtRRQ8nSLqUdu8wXrwEa0GVdShaBE1SXRsiuiqhkobE46e6GoE KoraF2u1TEEnPreCh3Ei913xl1hoo4h61HaXwHpgEa0GVdShaBE1SSz5U0RXNVz57+v/pSe6CIGK opYV6J9adp1J3GwZPIwTaS+iJuvbzBVRj9rGwutvc6PVoIo6FC2iJokNLxTRVSUSjp7oagQqSoaP o4a7dRt+PCH1kOBhnMaWImpR2KxYEXUkPBaOVoMq6s9DA1Vq6l0RXdR74qrqiS5GoKKkZc/Zm/pX JskPt+BhnMaWIro9vPS121Ax39f/SxH1IzwWjlaDKurPnkAV6YkU0UUlZ5X0RBcjUFEy/GE3LNaq r0NPfmwFD+M02ouoaTvA1IMUUYfC+wlEq0EV9SdYROGeSBFd1F0HN4ropAQqCtr2nP1Sv5MyObIO HsZZbCmi4W6rwsfE+NOKf6z/nyLqR1vhJC5stBpUUX+iRRTtiRTRRd11cKOITkqgomDTvHL1u8D0 A4KHcRZbimj4mCg8NrG1liLqUsugNjVgjlaDKupQsIiiPZEi6tVbsRrSNwrriS5GoKJg27xy7UuT zM8RBQ/jJLYU0TBEKXyfnBwhKaIOJQesC8OFnY4sotWgivoTLKJwT6SIepTacWImc6OwnuhaBCoK ts0r1/7IM98VBg/jJLYU0biIJrvWYSiX2UhHEXVovNT50nlLFUy0GlRRf4JFFO6JFFGPar/6lLvn Tk90LQIVBcOfbdNvHVRu5E1+lxw/jJPYUkRjLeQePT5i9lGjiDqUudZT6eFytBpUUX+CRRTuiRRR j2o3NeVWiOqJrkWgIq/l9+Wmhq9xUn/mYxex7JOCh3EK24poXGlT++RafNIoog6NFzvzRex4YeeX PVoNqqg/wSIK90SKqEOVvU3y06B6oksRqMgbuonGP9txmURi8Dx+/iy7pOBhnMK2IhprofLV3LJW FFGHatUwzn4uBsvRalBF/QkWUbgnUkQ9Km5SUrjieqJLEajIq/8awsL4h77qBcZ/Wg+sg4dxBhuL aLzgqXHMOIpZ/asi6lC5GiZD4eX3uNFqUEX9CRZRuCdSRB0ar/f6c6yYvfVEVyJQkbf5tw4mPcui Fxg/tRJfqgQP4ww2FtGkFkojlfVHiSLq0LQaSld8NcqJVoMq6k+wiMI9kSLqUW4yfLo4NBVw9ERX IlCRt21Pip8mfcv0Q6j4kRY/jBPYWkTTWph/ZTz5Uji1slwRdWh6URcjmcm4IrEsJloNqqg/wSIK 90SKqEOTaz675NOLmtwiQk90IQIVWYEfj5vsjTT+vc8+z5LnCh7G69teRNMxzjj+mZdIKp0poh69 zy77MLKYXdfUhY1WgyrqULCIoj2RIurRrBpuxTCvrOQiDD3RhQhUZG3d5O+n6fcnSel5iuBhvLzt RbQYsCQlP7kUUY/eKhc1d2Gj1aCKOhQronBPpIg6VL2mubuE9UTXIVCRNfxBb/k17ulqiITcjTTB w3h1gSIKf3Ipog41jGrTFzZaDaqoP8EiCvdEiqhDlWua33VJT3QZAhVZW3dNXxy1qc+JHsaLixRR bfgT+wRSRCdVm14IfUlTqAZV1KFYEYV7IkXUoR+FS/qQHkURnY1ARdbw57ztT7fQC5S+UwkexmsL FVF5HFNY6aCIevSevajfijcSRKtBFXUoVkThnkgRdagUcIrr7/REFyFQkbX5Z6i+5D6EKvdQBg/j pQWLKP9lYHmmSxH1qLD0qlgO0WpQRR0KFlG0J1JEHcrm69qCdj3RNQhUZA0fJZu/DEl+CNVH1MHD eGHhIkqv0al/kCiiHmWGtdUb86LVoIo6FCyiaE+kiDqUrqGG7SH0RFcgUJEVD1SJueq2LiB4GC9r RxGtP0ra7sNSRD1KTDA0XddoNaiiDgWLKNoTKaIOra5p63ZLeqL+CVQ8ymS2esv+nsHD6FLwV+EV UZcmA9stO49Gq0EV9ShYRMGeSBF1aHJNt31PqCfqnEAFAAAQJFABAAAECVQAAABBAhUAAECQQAUA ABAkUAEAAAQJVAAAAEECFQAAQJBABQAAECRQAQAABAlUAAAAQQIVAABAkEAFAAAQJFABAAAECVQA AABBAhUAAECQQAUAABAkUAEAAAQJVAAAAEECFQAAQJBABQAAECRQAQAABAlUAAAAQQIVAABAkEAF AAAQJFABAAAECVQAAABBAhUAAECQQAUAABAkUAEAAAQJVAAAAEECFQAAQJBABQAAECRQAQAABAlU AAAAQQIVAABAkEAFAAAQJFABAAAECVQAAABBAhUAAECQQAUAABAkUAEAAAQJVAAAAEECFQAAQJBA BQAAECRQAQAABAlUAAAAQQIVAABAkEAFAAAQJFABAAAECVQAAABBAhUAAECQQAUAABAkUAEAAAQJ VAAAAEECFQAAQJBABQAAECRQAQAABAlUAAAAQQIVAABAkEAFAAAQJFABAAAECVQAAABBAhUAAECQ QAUAABAkUAEAAAQJVAAAAEECFQAAQJBABQAAECRQAQAABAlUAAAAQQIVAABAkEAFAAAQJFABAAAE CVQAAABBAhUAAECQQAUAABAkUAEAAAQJVAAAAEECFQAAQJBABQAAECRQAQAABAlUAAAAQQIVAABA kEAFAAAQJFABAAAECVQAAABBAhUAAECQQAUAABAkUAEAAAQJVAAAAEECFQAAQJBABQAAECRQAQAA BAlUAAAAQQIVAABAkEAFAAAQJFABAAAECVQAAABBAhUAAECQQAUAABAkUAEAAAQJVAAAAEECFQAA QJBABQAAECRQAQAABAlUAAAAQQIVAABAkEAFAAAQJFABAAAECVQAAABBAhUAAECQQAUAABAkUAEA AAQJVAAAAEECFQAAQJBABQAAECRQAQAABAlUAAAAQQIVAABAkEAFAAAQJFABAAAECVQAAABBAhUA AECQQAUAABAkUAEAAAQJVAAAAEECFQAAQJBABQAAECRQAQAABAlUAAAAQQIVAABAkEAFAAAQJFAB AAAECVQAAABBAhUAAECQQAUAABAkUAEAAAQJVAAAAEECFQAAQJBABQAAECRQAQAABAlUAAAAQQIV AM/wz799u/nj2a/lYO/DO//94Kf8ftTz7Xerj8OaCCBKoALgGa4RqP75fxL/8/hA9ePz6f70rwc9 3z384y/ne83ANQlUADzDJQLVe/K9HR6o/v2vZ5zteft80X/+t2e/EIAygQqAZ7hAoPo5x/ISgeqc 0eQWA0+0ThG4JoEKgGfoPlB9vsFXCFTvJ23ns75u4GoEKgCeofdA9Z5/bwcHqq+bkb799vcjnu2O biVyspk14HIEKgCeoe9AdQsxLxCohoY+XzN/7aVh0R/w2gQqAJ6h60D1Xnxvxwaq9/OmkhNnQeBK BCoAnkGgOiZQ3ebKTrn9+O3FW/QHvDKBCoBnEKiOCVRvR96udXe3V3/C6TXgOgQqAJ5BoDok5dxu QzrpHE/xXjSA1yBQAfAMAtURger2W04nnaAa2+p0WxQCFyJQAfAMAtURMef2VCedoOogEQIXIFAB 8AwC1QEpYVgxd944cvpICPRPoALgGQSqA3LO2/nTyDBFZV8K4FUJVAA8g0D1+EDVwQTV2Fqn3Pcd uASBCoBnEKgeHnSGJj7xBJUpKuD1CVQAPINA9fBA9eOYp3m027pFU1TAixKoAHgGgerRSWdo4ZMn kWHhoikq4DUJVAA8g0D16EA1TFCdPIj0EgyBbglUADyDQPXoQPXWS/v2kgyBXglUAL0ZBtJH3z8z bB/QMpmwKVBtOnPGsHJsc8IYj/zt721HhALVW/T1pQ2vetOWFPFW+jReqXz6Gd5o4ysbzmmKCnhJ AhXAEcYxdHZMPo6nc+PMMYPkHjEZDk+ln3P44r8+UJ2kn0xAm0SetvTRHKg2n3ls7PG1vm08xWh5 5Nj0w7+MT5N4rYmGSwSqSWtsfH31F55JNntbKTFvtHz7qcOXz9ES22pvBeCpBCqAI4xJJxdeJkPq 3EMq3/5n0lR23DoZ/tamsWov/0fyOYuj5cZAFTjzKiqs0kqxlaeSAel24P0CVfIF7pyOqU7r7G2l VaBKvflloa4i27eWSDU81an3fwe6JVABHGEy2MyMH6dxKPOQH6UH5JJHYWQ8jm5r8yHlCbbCU+fH 402BKnTmZVR4z52i9q7TEePbLSbcLVDlXuCuWar32ln2ttIyUKWy0iICZS5n9X2OzXruDeCBTglU AIcYh5u1FVj5hxTuPSmN5LNnbV7zVww/2dhRfC8tgSp45nlUKLVM+W0X0tyvC3CnQFV4lzsmqcaz 5jLI3laaB6rsCSZHZzNbdeJpaOr9KyEB7k6gAjjEODrPjAmnX/CnHzKOkVf/XpueSh82GcqXb04Z Z8/WQ9/qU2dGy/VAFT3zLCoU10EWl5tlh/8//YwJ9wlUxSgcT1TF2cy7tNIsUBVOMLyH9BTWL7VE 9WN1MoDXIVABHGIcN6fHhLNxdfoh46B1OelQHPtPLGPTeFx5RFuYXmt46vS7qQaq8JmnUaGSFAoD 9MLw/+vAuwSqytRiOEDUd9Lb20rTQFU8wdcrKDZoZeapZe9AgGcRqAAOUcsP8yFp8iHDCHg5vm3N U6vzNu6RXbgBrOmpk+PxWoPEzzyJCvWVkLm8UclTP5/6HoGqsqoxvMatIYHsbaVJoKqc4Pv8TSdV dqbYutM6wIEEKoBjjAPK5BB3Pt5MPSS74q82vzCxGI42rvnLL1dsjHKp3FMJVDvOPB77H2px5Vvu FqOGp//zf1yfYnOgqua24DYM9RV/u1tpDFS1VPjzItXWb1aCUvmHvQCeSqACOEbpPqSP5YxIal4i t9VZdZJjajEwHoe5pQHtW/3w7cPlcqDac+YNM3aZE2zJqN/2BKro66saLll+zeDeVzEGquqZvjc0 aDkojcdb8we8HIEK4BhjgEiNcRcj8dRDcjfmL4ez0zBW+6XW+m7uH4Xbv1bxYfz35ROvh8HFQLXr zOmocHvnq6F9YvJl9fTZgxdn2BGobk+xOkVkimo8SX7J4N5WGurxX/6yftj8Kv35f/5t9ZDl9wDl tY0tbwjgSQQqgIOsfs51ajkjk4g3mdtI5gPwwrj3l2VSq+7m/pFf8bcYEi8nMeZj6tUbKgWqfWdO RIX5GaqzgfMTzNsskUPWjV5eobY+RekpIgmiZUJnbyutJxFnj0lPW+UfUtl+o2HKDeBJBCqAg4wD 0IZJldKMzvfskemx9+zc29f8ZZPPbERdXtSX+PdSoNp35lVjrsbglS0V59Mzq7i0mvbbHaiWD2rY 8rGsGN4zr2JrKy0D1fI6JGbzlieZPUN5zV/LOwJ4DoEK4CDj6HEdAVb3Qa2j0Tg+/SN3ZG42Yjq0 XTxmcnhuoJq7+Ws2Gk4/9XTMvTx9IVDtPPMyKiTOMHuGYmIqLr7MttymQJWIwRuSRkp5eWn6VWxu pUUrNExhrR8yfYbyzVHFryMAnkqgAjjKOE5fDZEL9wzdDOPfeayZhKX82rDJ0Da/T1/u8Nz2hNMB eS6MTZ54mSILgWrnmRt2TCxlzNm/1X4RLPMatwSqZLv/I3FfUrtSds+8is2ttMhLiXfRcpdUoTID bwngKQQqgKOMg8fst/1/+k+5gXh9xV9hMmIytM0vzMocnws+0wyYH/L/yD4oH6j2nnkeFTITGpPH FPaCz7XpPEzsClSZHDGZJds+JTNe1EJK2dlK1XWZy1ZKPmRSBeVA1TTpBvAUAhXAUQrD3NvA9bf/ lRvhZjZNb/wlqXFgXJgoSoeX3KuejJZDz5wPVHvPPIsKueH3JLXlX1g+z5XuS/vYEqhyr69p5rH+ 6goNuK+VFnEpuSxxPu+aXrmYv4oLhfldgOcSqACOMo7Us6nm+zCOXo6iM5umZ7c0nyv8CFb+V3s/ 5XYDGAe4xZFwdmP2fKDae+amJYP5Z2lahTZbzrYnUOUST2FSsS77w2G5V7G9leaBqj7NlnvIeJbK zFNTSAR4BoEK4DDZYfaQd/4YUkJ2q/DEwPRHefD/UcxdlUiWW2o1iTPle3xyA+FsoNp95pY1e4W1 km8NB9ducmoOVC2vb3OgKv9mcvBVrB4zDVSZp3mvP6S65HT9dH6JCngxAhXAYbK/DvRjHFO+pQeg 4xg5tGt0KTWVpzNy49iG/dY/5ZYMNuzGHjxz8c6fxNPMm6Txrp7ywsDmQLX99TVom7bc+ypK24K0 P6RxirU4yQrwXAIVwGHGQfhiBPs2/u9hmDsfpQ/Dydgt+aVha/mr/9ytKy2/CPxLboorG6h2n3ka FfLxMzc1Mpl6Kt6sU9gUY0Og2v76GrRlj72vouFWt4YbwZo3m9jRHgCPJVABHOctPSYcb6GaDFPn I9D39P9uVQpUxSFtbrfqht+vuslEslyg2n/maVTIZ6Jck7ROkBVXJrYGqkI2aJ66WWt7C7ta6aOS KD9NAlXuIc2BKn/LHMCTCVQAx/mRHhOOt1BNxo2zsXBu0/RWxdF56Xb/3O+pbhjuZ05f3449eua2 249yzzOmtEp2LS2VbA1UgdfXoO12o72vYhKocgmnYbavOVC13RgG8AQCFcBxxuHpLAFMbqGajBv/ SB4YGkyW9x8orRDLTQJtuMMnM7zPDZD3n7nhx4o/slGhfYIst/3h/N/Kgarw+nb88FLbhnh7Wumn hgvVEAojgSp0GyHAwwhUAAca8sksukxuoZo8ZDps/JE8rsn811VTw9bCd/+5FX/Ls7bZGKiiZ94V WNpXlhV+p/nJgartLrS9r6JhYeE9A1X7vXUABxOoAA6U/DWpYdj5a6CYvFvqLTSWnP4MUGnYmlvX V5iFeU+cuiqzinEeOvafuW2GphqoagP8cWIvHqi2v74WWwNV7FUIVACfBCqAAyUH4dNbqCb/NRmm ptcBZk1mWVZSw9bsPFR+tJvKalW5tXV/3PfMu6JC+2ZyY6u9WKBqXBx3v0CVneHKFlbTE0ReL8AT CFQAB0puLvE+G1Gmbpdq3jS9Pr2TPEPuTqnsLz2dJVAVAkVmJN/8K1h3CVTbX1+DzYEq9iqeF6j8 si/wWgQqgCO9J0aYb/NxYuImqqZN09tuPkoOW3Nr/rJj7unP2m7wR/oUmf8dPfNBgar0W43kND0A AAtpSURBVMsC1S8CFXAJAhXAkcY5n2GkPYw6v8a161+iKg3db1ondpLD1vEJMrc5LcfDAtU5AlVp hej9AlV2CZ5ABVyCQAVwpMQ6sfktVKmbqIaDsmPO9nVy6VOkB9dj+lsOmQWqFw5UjRsVni1Qtf26 FsDxBCqAQ72tRoXvizHnegeK9ZzV3OT3U6vSw9b0zVL5WCBQCVQCFcAngQrgUKtflBpGlMMwcXUT VWXT9E2/3JQetiaHtYXhsEAlUAlUAJ8EKoBDrTbxW95CtZ6Qqmya3pCn/qj+IFDqV2oLv1wrUL1w oHIPFcChBCqAYy2nm4Zx6TD4Xd5ElfplqlEtT/06bTVQjQ8YR6tv+WMaN5IrqQeq6Jl3RYVjf4eq j13+BCrg2gQqgGMtt0Bf3kI1GWN+DTGHI1ID18KP+P6eelRu2LpOT6mMtX54+FdW679DFf791mMC VfJHmlevQKD6RaACOiZQARxr8SO961uoljdRlVf8Jfb3S4w364Fqvb6vsOJv+rTR0W09UIXHzXui QuMNSB/l9hGofnlQoAonbYCHEKgAjrXIR+tbqCZD1e+zR6QGpYsN/nIZpB6oxpd1O8eQbFLPO45u a7ca5eQC1f4z74oK7UsOS8/y1EDVOMl3tkB1h6lLgIcQqAAONl/Bt76FannTVHHT9NkEVX5KpWEh 2zID5H+Eavaytw/3v+QC1f4z74sKzTNkb4VnEah+eVCgCt9cB/AQAhXAweYBaX0L1fImqtUu6hPT O6hKEzoNgWoZoMqZYDIzVlkZl5MLVPvPvC8qtM6QTZr+1QJV291GJwtU99itBOAhBCqAgw2jzJ8j yNQtVPMMtdyiYmayxV9x+N8w7TMOWH+dafGf2TcRXoCVC1T7z7wvKrQGusnjXi1Qtf1i03kDVTRo AzyGQAVwtGlcSt1CNb+Jahi4V1b8Fb+2Hx+XH7aOA+SfA9byir/p8DZ4q1NugLz/zPuiQmugKzb9 qwSqUgueLFDVbwMEeBKBCuBoybiUXvb2/8ehw7g3MextDR+TkJAfjc5/V+m9csA4HA+uwMrOOOw+ 886o0BI+54stXy1QtW39frJANb6p8GYlAI8hUAEcbbptX+oWqtkyv+Km6ZNQUtxBYZJRCuul3ibn Wm/6t9C62PDryddnyQaq3WfeGRUmz1+YopruBvJqgapt6/eTBaq2dYwATyBQARxtelfUW3qQOK4K LG6aPhk5l0aZs73V80PsYcj6/19X6Vdrl09dnkiaPPnsNWYD1e4z74wK0+fPNtasSV8tULXdbnSy QOVnqICXJVABHG5cxZe+hWq6KvBHaRjZFqgm4+viEHt83O/VFX+ts16zJ/898w+Lw/eeeW9UmDx/ LgdMQ9frBaq2HcZPFqjsmg68LIEK4HDjPhP/O3kL1fQmqv9YGplPMkV+ODrPU01zFr/93+GY7GB5 OkdTGAu/5x6VD1R7z7w3KkyfPx0EFk1aClSpV/DwQNWQdc4WqGzyB7wugQrgcMPg8M//LTPeXIzY cyPS6cNyo9r5ZEpxODrGuP/x1/rDp3cRZQfDkxuSFpNohRHyzjPvjgrT56+stMw8y5MDVdMGDucK VDb5A16XQAVwvOmIPZUIEo9ID1qnD0tHnx/LEzWNnv9zw4B8dhtR5tnf8w8pBKqdZ94dFSrP39Ck 5Rt+Hh6omtLHuQLVeE3sSQG8GoEK4Hj1IXljDpo9LJE8lnMp5dHz+lmLGwC81R45n2dbDIRLa7j2 nXl/YJmltfwP/+afpfxLUA8PVJMGzM8wnitQNa1iBHgKgQrgeKucsxr2LoftmdHm/GHLYJEY+5fH o6vXVRzkLh+9OPNi2eLyVKVAte/M+wPLasXlrWXXSzHTz1Leev3xgarlGc4VqFoiIsBzCFQAT7BY 0bcebi5H7rl1TsulgePY9v1bWvEL/uXpysurChNa6+SxfN7iLgO7znyHwJKMolnFQJW4uI8PVC0L 5E4VqHa1BsBjCVQAT7AIDIlR7yLa5Ma86+RRU8xIy9NVdqhe3em14WnL27btOfM9AksujiatnyUV yFJZ91GBajw4fxPcqQLVeCa3UAEvR6ACeILFgDsxop1Hm+xgM70GraSwzUR9MV342YvL6hKBas+Z 7xJYNiS6xLMk7l2bJIHHB6rKD2Hd5VUcGqh+tLxYgOcQqACeoP7bUPPIlU9BbYvT/vTfh4eVh+fz mZnq/f+tuSfxpJUfFtpx5vsEllqi+u2/Fp4l9erHa3hAoBrLIvsUpwpUb02PAngKgQrgGWbBJTXa nA/JC8mmZdHfb3+fTJkUb+pv2bE8/zJzUqPg2i+1xs98p8BSTlS//X3898SzJJYMjk9zQKAaj84u kTtToGp4OwBPI1ABPMMsuCQHibPxfCnZ1G/3+X0WT4rTTrMYU1wd2P701R8lzry76JnvFVhKz/+9 su9cYs3foYFqfI7s0WcKVA0TbgBPI1ABPMMsuCQHieWN4nKPTPiMa++L/245Wdsv/lQXHaZPUw9U 0TPfLbCk7oQajyhv5J24KMPDjghU9QhypkBVj4cAzyNQATzFdAIqGSimaaKSbErB4zaSHYe/5THp JEQ0D16LU0m5oXRDoAqe+Y6BJZ1VP89a+WWk9Uv/ff1PjwtU9UVyJwpU44P8qi/wggQqgKeYDNXT g83pHFb1XqZc8BhPPQlK5UHpmBM23K6Svd8oP0puClShM981sKxnqW6vtvZTs6swNrT7EYFqfPr6 isaXD1TjNwZ+1Rd4QQIVwFNMBuqZ4DIO2FtG1Km5lNnocxw/ty4g3HS7SnJ5XOkMjYEqcOa7B5Zk 0zUcvwiDw3U+JFCNzZZ5khMFquGl2pICeEUCFUA3JgP4p9xrMos+d9094HFnDtu4Vu34xWr9pJCx FV/j0gPMCVQAsN04ym/aDPF4wzq502/kMLyTF21p4OoEKgDYbpw0e9UZoLde5nW6eSNApwQqANhu 3CjhVQNVLxM7Q3Q9/VQb0CmBCgC2a9iT4dmGmZ1z74334+UbGrg4gQoAJn60LS4bdwB52YVowxTV q86hNRluVjNBBbwogQoAJtr2jZ/8mPLrzv+89RBFTFABr06gAoCJtrV84wTVC9+hNKS+M2eRLlIh 0DWBCgAmxrmnQlSa/I7yK6+n6yCMdBEKgb4JVAAwMVnMlx3DTx7zurdQfUxe5yu/yLJbJnzhiUDg 6gQqAJgYf7E3e3vUNE+99uTP6eNIB5EQ6J5ABQBT4+1RmWH8++QBL74SbfgNp7PmkdMnQuACBCoA mPoxzUvrSar5P7/2BNUY/k4aSIYJqtfdShFAoAKAqemav+Xsztu3/L+9pOHNvPoLTbu19yvv/AFc nkAFADM/lqkp7/UH+rc5nlNOUd1e/KvPAwLXJlABwMxqiirrDCnlNsnz2jd7pd1e+zmn14CrEKgA YG7YyqHiFBMntzdzihc7d5ugev15QODSBCoAWJjui37yPDWuYDzdFNVtpvAk7QxclkAFAEstieoM 6/1+ue30d7ad8m5J0II/4LUJVACwUr+P6jwTPrf3crKVc7e1iid72cD1CFQAkFDe6+8001M/3ebb zjXV837ClgYuSaACgKR8pDrbIP/rnZzqZqRbCjzbQkXgegQqAMhIL/w710TPL+9nW6Y4NP0JGxu4 GoEKAErepmHKfAkAcwIVAABAkEAFAAAQJFABAAAECVQAAABBAhUAAECQQAUAABAkUAEAAAQJVAAA AEECFQAAQJBABQAAECRQAQAABAlUAAAAQQIVAABAkEAFAAAQJFABAAAECVQAAABBAhUAAECQQAUA ABAkUAEAAAQJVAAAAEECFQAAQJBABQAAECRQAQAABAlUAAAAQQIVAABAkEAFAAAQJFABAAAECVQA AABBAhUAAECQQAUAABD0/wCqJjv+sK4XjgAAAABJRU5ErkJgglBLAQItABQABgAIAAAAIQCxgme2 CgEAABMCAAATAAAAAAAAAAAAAAAAAAAAAABbQ29udGVudF9UeXBlc10ueG1sUEsBAi0AFAAGAAgA AAAhADj9If/WAAAAlAEAAAsAAAAAAAAAAAAAAAAAOwEAAF9yZWxzLy5yZWxzUEsBAi0AFAAGAAgA AAAhAEHoZU5wBwAA4ikAAA4AAAAAAAAAAAAAAAAAOgIAAGRycy9lMm9Eb2MueG1sUEsBAi0AFAAG AAgAAAAhAC5s8ADFAAAApQEAABkAAAAAAAAAAAAAAAAA1gkAAGRycy9fcmVscy9lMm9Eb2MueG1s LnJlbHNQSwECLQAUAAYACAAAACEAFYhtEd0AAAAFAQAADwAAAAAAAAAAAAAAAADSCgAAZHJzL2Rv d25yZXYueG1sUEsBAi0ACgAAAAAAAAAhAL+5XzOlTwAApU8AABQAAAAAAAAAAAAAAAAA3AsAAGRy cy9tZWRpYS9pbWFnZTEucG5nUEsBAi0ACgAAAAAAAAAhAJ3rquryzwAA8s8AABQAAAAAAAAAAAAA AAAAs1sAAGRycy9tZWRpYS9pbWFnZTIucG5nUEsFBgAAAAAHAAcAvgEAANcrAQAAAA== ">
                <v:shape id="_x0000_s1051" type="#_x0000_t75" style="position:absolute;width:56349;height:24345;visibility:visible;mso-wrap-style:square">
                  <v:fill o:detectmouseclick="t"/>
                  <v:path o:connecttype="none"/>
                </v:shape>
                <v:rect id="Rectangle 18" o:spid="_x0000_s1052" style="position:absolute;left:12982;top:66;width:9449;height:3087;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8Xr7GcQA AADbAAAADwAAAGRycy9kb3ducmV2LnhtbESPQWvCQBCF7wX/wzKCl1I39VAkdRURpEEKYmw9D9lp Epqdjdk1Sf995yB4m+G9ee+b1WZ0jeqpC7VnA6/zBBRx4W3NpYGv8/5lCSpEZIuNZzLwRwE268nT ClPrBz5Rn8dSSQiHFA1UMbap1qGoyGGY+5ZYtB/fOYyydqW2HQ4S7hq9SJI37bBmaaiwpV1FxW9+ cwaG4thfzp8f+vh8yTxfs+su/z4YM5uO23dQkcb4MN+vMyv4Aiu/yAB6/Q8AAP//AwBQSwECLQAU AAYACAAAACEA8PeKu/0AAADiAQAAEwAAAAAAAAAAAAAAAAAAAAAAW0NvbnRlbnRfVHlwZXNdLnht bFBLAQItABQABgAIAAAAIQAx3V9h0gAAAI8BAAALAAAAAAAAAAAAAAAAAC4BAABfcmVscy8ucmVs c1BLAQItABQABgAIAAAAIQAzLwWeQQAAADkAAAAQAAAAAAAAAAAAAAAAACkCAABkcnMvc2hhcGV4 bWwueG1sUEsBAi0AFAAGAAgAAAAhAPF6+xnEAAAA2wAAAA8AAAAAAAAAAAAAAAAAmAIAAGRycy9k b3ducmV2LnhtbFBLBQYAAAAABAAEAPUAAACJAwAAAAA= " filled="f" stroked="f">
                  <v:textbox>
                    <w:txbxContent>
                      <w:p w:rsidR="00D52A19" w:rsidRPr="00616DC8" w:rsidRDefault="00D52A19" w:rsidP="00D52A19">
                        <w:pPr>
                          <w:pStyle w:val="StandardWeb"/>
                          <w:spacing w:before="0" w:beforeAutospacing="0" w:after="0" w:afterAutospacing="0"/>
                          <w:rPr>
                            <w:sz w:val="22"/>
                          </w:rPr>
                        </w:pPr>
                        <w:r w:rsidRPr="00616DC8">
                          <w:rPr>
                            <w:rFonts w:asciiTheme="minorHAnsi" w:hAnsi="Calibri" w:cstheme="minorBidi"/>
                            <w:color w:val="000000" w:themeColor="text1"/>
                            <w:kern w:val="24"/>
                            <w:sz w:val="28"/>
                            <w:szCs w:val="32"/>
                          </w:rPr>
                          <w:t>739 nm</w:t>
                        </w:r>
                      </w:p>
                    </w:txbxContent>
                  </v:textbox>
                </v:rect>
                <v:shape id="Picture 6" o:spid="_x0000_s1053" type="#_x0000_t75" style="position:absolute;left:1906;top:4755;width:26914;height:18070;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EDWax/GAAAA2wAAAA8AAABkcnMvZG93bnJldi54bWxEj09rAjEUxO9Cv0N4hV5Es1qQshqlVIoF vbj+weNz89wsbl62m1RXP30jFHocZuY3zGTW2kpcqPGlYwWDfgKCOHe65ELBdvPZewPhA7LGyjEp uJGH2fSpM8FUuyuv6ZKFQkQI+xQVmBDqVEqfG7Lo+64mjt7JNRZDlE0hdYPXCLeVHCbJSFosOS4Y rOnDUH7OfqyC7/vidtx1D92N3Zp9RvPlYrRaKvXy3L6PQQRqw3/4r/2lFQxf4fEl/gA5/QUAAP// AwBQSwECLQAUAAYACAAAACEABKs5XgABAADmAQAAEwAAAAAAAAAAAAAAAAAAAAAAW0NvbnRlbnRf VHlwZXNdLnhtbFBLAQItABQABgAIAAAAIQAIwxik1AAAAJMBAAALAAAAAAAAAAAAAAAAADEBAABf cmVscy8ucmVsc1BLAQItABQABgAIAAAAIQAzLwWeQQAAADkAAAASAAAAAAAAAAAAAAAAAC4CAABk cnMvcGljdHVyZXhtbC54bWxQSwECLQAUAAYACAAAACEAQNZrH8YAAADbAAAADwAAAAAAAAAAAAAA AACfAgAAZHJzL2Rvd25yZXYueG1sUEsFBgAAAAAEAAQA9wAAAJIDAAAAAA== " fillcolor="#5b9bd5 [3204]" strokecolor="black [3213]">
                  <v:imagedata r:id="rId27" o:title=""/>
                </v:shape>
                <v:rect id="Rectangle 24" o:spid="_x0000_s1054" style="position:absolute;left:4468;top:73;width:9449;height:307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d/1N8QA AADbAAAADwAAAGRycy9kb3ducmV2LnhtbESP3YrCMBSE74V9h3AWvBFNV8SfapTFH6jeWX2AY3O2 7dqclCZqffvNguDlMDPfMItVaypxp8aVlhV8DSIQxJnVJecKzqddfwrCeWSNlWVS8CQHq+VHZ4Gx tg8+0j31uQgQdjEqKLyvYyldVpBBN7A1cfB+bGPQB9nkUjf4CHBTyWEUjaXBksNCgTWtC8qu6c0o 2B9Gh/M6kb/XWbnpJZM0kpfxVqnuZ/s9B+Gp9e/wq51oBcMR/H8JP0Au/wAAAP//AwBQSwECLQAU AAYACAAAACEA8PeKu/0AAADiAQAAEwAAAAAAAAAAAAAAAAAAAAAAW0NvbnRlbnRfVHlwZXNdLnht bFBLAQItABQABgAIAAAAIQAx3V9h0gAAAI8BAAALAAAAAAAAAAAAAAAAAC4BAABfcmVscy8ucmVs c1BLAQItABQABgAIAAAAIQAzLwWeQQAAADkAAAAQAAAAAAAAAAAAAAAAACkCAABkcnMvc2hhcGV4 bWwueG1sUEsBAi0AFAAGAAgAAAAhAPnf9TfEAAAA2wAAAA8AAAAAAAAAAAAAAAAAmAIAAGRycy9k b3ducmV2LnhtbFBLBQYAAAAABAAEAPUAAACJAwAAAAA= " filled="f" stroked="f">
                  <v:textbox style="mso-fit-shape-to-text:t">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726 nm</w:t>
                        </w:r>
                      </w:p>
                    </w:txbxContent>
                  </v:textbox>
                </v:rect>
                <v:shape id="Connecteur droit avec flèche 25" o:spid="_x0000_s1055" type="#_x0000_t32" style="position:absolute;left:8386;top:2308;width:0;height:7436;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1ScpccUAAADbAAAADwAAAGRycy9kb3ducmV2LnhtbESPQWvCQBSE74L/YXlCb7ppoEVSV5GA IBSKjSm9PrPPbGz2bchuY/TXdwuFHoeZ+YZZbUbbioF63zhW8LhIQBBXTjdcKyiPu/kShA/IGlvH pOBGHjbr6WSFmXZXfqehCLWIEPYZKjAhdJmUvjJk0S9cRxy9s+sthij7WuoerxFuW5kmybO02HBc MNhRbqj6Kr6tgte8vJemPHwUyeV0yW93Onxu35R6mI3bFxCBxvAf/mvvtYL0CX6/xB8g1z8AAAD/ /wMAUEsBAi0AFAAGAAgAAAAhAP4l66UAAQAA6gEAABMAAAAAAAAAAAAAAAAAAAAAAFtDb250ZW50 X1R5cGVzXS54bWxQSwECLQAUAAYACAAAACEAlgUzWNQAAACXAQAACwAAAAAAAAAAAAAAAAAxAQAA X3JlbHMvLnJlbHNQSwECLQAUAAYACAAAACEAMy8FnkEAAAA5AAAAFAAAAAAAAAAAAAAAAAAuAgAA ZHJzL2Nvbm5lY3RvcnhtbC54bWxQSwECLQAUAAYACAAAACEA1ScpccUAAADbAAAADwAAAAAAAAAA AAAAAAChAgAAZHJzL2Rvd25yZXYueG1sUEsFBgAAAAAEAAQA+QAAAJMDAAAAAA== " strokecolor="#5b9bd5 [3204]" strokeweight=".5pt">
                  <v:stroke endarrow="open" joinstyle="miter"/>
                </v:shape>
                <v:shape id="Connecteur droit avec flèche 26" o:spid="_x0000_s1056" type="#_x0000_t32" style="position:absolute;left:10037;top:3057;width:5499;height:2971;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fj7YxcEAAADbAAAADwAAAGRycy9kb3ducmV2LnhtbESPQYvCMBSE74L/ITzBi6ypHmTpGkUF QfAgdgXx9mieTbF5KU209d8bQfA4zMw3zHzZ2Uo8qPGlYwWTcQKCOHe65ELB6X/78wvCB2SNlWNS 8CQPy0W/N8dUu5aP9MhCISKEfYoKTAh1KqXPDVn0Y1cTR+/qGoshyqaQusE2wm0lp0kykxZLjgsG a9oYym/Z3SpYu4LzvUVzOWzqG9Moa8/rp1LDQbf6AxGoC9/wp73TCqYzeH+JP0AuXg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B+PtjFwQAAANsAAAAPAAAAAAAAAAAAAAAA AKECAABkcnMvZG93bnJldi54bWxQSwUGAAAAAAQABAD5AAAAjwMAAAAA " strokecolor="#5b9bd5 [3204]" strokeweight=".5pt">
                  <v:stroke endarrow="open" joinstyle="miter"/>
                </v:shape>
                <v:shape id="Zone de texte 2" o:spid="_x0000_s1057" type="#_x0000_t202" style="position:absolute;top:1334;width:4146;height:3282;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iKuydcQA AADbAAAADwAAAGRycy9kb3ducmV2LnhtbESPQWvCQBSE7wX/w/IEb7qrtkXTbESUQk8tpip4e2Sf SWj2bchuTfrvuwWhx2FmvmHSzWAbcaPO1441zGcKBHHhTM2lhuPn63QFwgdkg41j0vBDHjbZ6CHF xLieD3TLQykihH2CGqoQ2kRKX1Rk0c9cSxy9q+sshii7UpoO+wi3jVwo9Swt1hwXKmxpV1HxlX9b Daf36+X8qD7KvX1qezcoyXYttZ6Mh+0LiEBD+A/f229Gw3IBf1/iD5DZLwAAAP//AwBQSwECLQAU AAYACAAAACEA8PeKu/0AAADiAQAAEwAAAAAAAAAAAAAAAAAAAAAAW0NvbnRlbnRfVHlwZXNdLnht bFBLAQItABQABgAIAAAAIQAx3V9h0gAAAI8BAAALAAAAAAAAAAAAAAAAAC4BAABfcmVscy8ucmVs c1BLAQItABQABgAIAAAAIQAzLwWeQQAAADkAAAAQAAAAAAAAAAAAAAAAACkCAABkcnMvc2hhcGV4 bWwueG1sUEsBAi0AFAAGAAgAAAAhAIirsnXEAAAA2wAAAA8AAAAAAAAAAAAAAAAAmAIAAGRycy9k b3ducmV2LnhtbFBLBQYAAAAABAAEAPUAAACJAw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a)</w:t>
                        </w:r>
                      </w:p>
                    </w:txbxContent>
                  </v:textbox>
                </v:shape>
                <v:shape id="Picture 2" o:spid="_x0000_s1058" type="#_x0000_t75" style="position:absolute;left:29588;top:4220;width:26454;height:19837;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FIEa7DBAAAA2wAAAA8AAABkcnMvZG93bnJldi54bWxET1trwjAUfh/4H8IRfBmaToZKNYoIMh0i Xt8PzbGtNiclyWr3783DYI8f3322aE0lGnK+tKzgY5CAIM6sLjlXcDmv+xMQPiBrrCyTgl/ysJh3 3maYavvkIzWnkIsYwj5FBUUIdSqlzwoy6Ae2Jo7czTqDIUKXS+3wGcNNJYdJMpIGS44NBda0Kih7 nH6Mgq/v0a4MzWFzX/H7/rhdu212HSvV67bLKYhAbfgX/7k3WsFnXB+/xB8g5y8AAAD//wMAUEsB Ai0AFAAGAAgAAAAhAASrOV4AAQAA5gEAABMAAAAAAAAAAAAAAAAAAAAAAFtDb250ZW50X1R5cGVz XS54bWxQSwECLQAUAAYACAAAACEACMMYpNQAAACTAQAACwAAAAAAAAAAAAAAAAAxAQAAX3JlbHMv LnJlbHNQSwECLQAUAAYACAAAACEAMy8FnkEAAAA5AAAAEgAAAAAAAAAAAAAAAAAuAgAAZHJzL3Bp Y3R1cmV4bWwueG1sUEsBAi0AFAAGAAgAAAAhAFIEa7DBAAAA2wAAAA8AAAAAAAAAAAAAAAAAnwIA AGRycy9kb3ducmV2LnhtbFBLBQYAAAAABAAEAPcAAACNAwAAAAA= ">
                  <v:imagedata r:id="rId28" o:title="convolute_data3" croptop="3845f" cropleft="1429f" cropright="6712f"/>
                </v:shape>
                <v:rect id="Rectangle 41" o:spid="_x0000_s1059" style="position:absolute;left:32871;top:73;width:9449;height:308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NHezD8QA AADbAAAADwAAAGRycy9kb3ducmV2LnhtbESP3YrCMBSE7wXfIRxhb0RTF/GnGkV0F7reWX2AY3Ns q81JabLafXsjLHg5zMw3zHLdmkrcqXGlZQWjYQSCOLO65FzB6fg9mIFwHlljZZkU/JGD9arbWWKs 7YMPdE99LgKEXYwKCu/rWEqXFWTQDW1NHLyLbQz6IJtc6gYfAW4q+RlFE2mw5LBQYE3bgrJb+msU /OzH+9M2kdfbvNz1k2kayfPkS6mPXrtZgPDU+nf4v51oBeMRvL6EHyBXTwAAAP//AwBQSwECLQAU AAYACAAAACEA8PeKu/0AAADiAQAAEwAAAAAAAAAAAAAAAAAAAAAAW0NvbnRlbnRfVHlwZXNdLnht bFBLAQItABQABgAIAAAAIQAx3V9h0gAAAI8BAAALAAAAAAAAAAAAAAAAAC4BAABfcmVscy8ucmVs c1BLAQItABQABgAIAAAAIQAzLwWeQQAAADkAAAAQAAAAAAAAAAAAAAAAACkCAABkcnMvc2hhcGV4 bWwueG1sUEsBAi0AFAAGAAgAAAAhADR3sw/EAAAA2wAAAA8AAAAAAAAAAAAAAAAAmAIAAGRycy9k b3ducmV2LnhtbFBLBQYAAAAABAAEAPUAAACJAwAAAAA= " filled="f" stroked="f">
                  <v:textbox style="mso-fit-shape-to-text:t">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727 nm</w:t>
                        </w:r>
                      </w:p>
                    </w:txbxContent>
                  </v:textbox>
                </v:rect>
                <v:shape id="Connecteur droit avec flèche 42" o:spid="_x0000_s1060" type="#_x0000_t32" style="position:absolute;left:36789;top:3159;width:0;height:7436;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hxFUpcUAAADbAAAADwAAAGRycy9kb3ducmV2LnhtbESPQWvCQBSE74L/YXlCb7ppKEVSV5GA IBSKjSm9PrPPbGz2bchuY/TXdwuFHoeZ+YZZbUbbioF63zhW8LhIQBBXTjdcKyiPu/kShA/IGlvH pOBGHjbr6WSFmXZXfqehCLWIEPYZKjAhdJmUvjJk0S9cRxy9s+sthij7WuoerxFuW5kmybO02HBc MNhRbqj6Kr6tgte8vJemPHwUyeV0yW93Onxu35R6mI3bFxCBxvAf/mvvtYKnFH6/xB8g1z8AAAD/ /wMAUEsBAi0AFAAGAAgAAAAhAP4l66UAAQAA6gEAABMAAAAAAAAAAAAAAAAAAAAAAFtDb250ZW50 X1R5cGVzXS54bWxQSwECLQAUAAYACAAAACEAlgUzWNQAAACXAQAACwAAAAAAAAAAAAAAAAAxAQAA X3JlbHMvLnJlbHNQSwECLQAUAAYACAAAACEAMy8FnkEAAAA5AAAAFAAAAAAAAAAAAAAAAAAuAgAA ZHJzL2Nvbm5lY3RvcnhtbC54bWxQSwECLQAUAAYACAAAACEAhxFUpcUAAADbAAAADwAAAAAAAAAA AAAAAAChAgAAZHJzL2Rvd25yZXYueG1sUEsFBgAAAAAEAAQA+QAAAJMDAAAAAA== " strokecolor="#5b9bd5 [3204]" strokeweight=".5pt">
                  <v:stroke endarrow="open" joinstyle="miter"/>
                </v:shape>
                <v:shape id="Connecteur droit avec flèche 43" o:spid="_x0000_s1061" type="#_x0000_t32" style="position:absolute;left:39075;top:3153;width:5499;height:2972;flip:x;visibility:visible;mso-wrap-style:square"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s5ae/cIAAADbAAAADwAAAGRycy9kb3ducmV2LnhtbESPQYvCMBSE7wv+h/AEL4umuotINYoK grAH2SqIt0fzbIrNS2mirf/eCAt7HGbmG2ax6mwlHtT40rGC8SgBQZw7XXKh4HTcDWcgfEDWWDkm BU/ysFr2PhaYatfyLz2yUIgIYZ+iAhNCnUrpc0MW/cjVxNG7usZiiLIppG6wjXBbyUmSTKXFkuOC wZq2hvJbdrcKNq7g/MeiuRy29Y3pM2vPm6dSg363noMI1IX/8F97rxV8f8H7S/wBcvkCAAD//wMA UEsBAi0AFAAGAAgAAAAhAP4l66UAAQAA6gEAABMAAAAAAAAAAAAAAAAAAAAAAFtDb250ZW50X1R5 cGVzXS54bWxQSwECLQAUAAYACAAAACEAlgUzWNQAAACXAQAACwAAAAAAAAAAAAAAAAAxAQAAX3Jl bHMvLnJlbHNQSwECLQAUAAYACAAAACEAMy8FnkEAAAA5AAAAFAAAAAAAAAAAAAAAAAAuAgAAZHJz L2Nvbm5lY3RvcnhtbC54bWxQSwECLQAUAAYACAAAACEAs5ae/cIAAADbAAAADwAAAAAAAAAAAAAA AAChAgAAZHJzL2Rvd25yZXYueG1sUEsFBgAAAAAEAAQA+QAAAJADAAAAAA== " strokecolor="#5b9bd5 [3204]" strokeweight=".5pt">
                  <v:stroke endarrow="open" joinstyle="miter"/>
                </v:shape>
                <v:rect id="Rectangle 44" o:spid="_x0000_s1062" style="position:absolute;left:41361;top:162;width:9436;height:307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JAAQl8UA AADbAAAADwAAAGRycy9kb3ducmV2LnhtbESP0WrCQBRE3wv+w3KFvpS6sQStqRsRbSH1rTEfcM3e JjHZuyG71fTvXaHQx2FmzjDrzWg6caHBNZYVzGcRCOLS6oYrBcXx4/kVhPPIGjvLpOCXHGzSycMa E22v/EWX3FciQNglqKD2vk+kdGVNBt3M9sTB+7aDQR/kUEk94DXATSdfomghDTYcFmrsaVdT2eY/ RsHnIT4Uu0ye21Wzf8qWeSRPi3elHqfj9g2Ep9H/h//amVYQx3D/En6ATG8AAAD//wMAUEsBAi0A FAAGAAgAAAAhAPD3irv9AAAA4gEAABMAAAAAAAAAAAAAAAAAAAAAAFtDb250ZW50X1R5cGVzXS54 bWxQSwECLQAUAAYACAAAACEAMd1fYdIAAACPAQAACwAAAAAAAAAAAAAAAAAuAQAAX3JlbHMvLnJl bHNQSwECLQAUAAYACAAAACEAMy8FnkEAAAA5AAAAEAAAAAAAAAAAAAAAAAApAgAAZHJzL3NoYXBl eG1sLnhtbFBLAQItABQABgAIAAAAIQAkABCXxQAAANsAAAAPAAAAAAAAAAAAAAAAAJgCAABkcnMv ZG93bnJldi54bWxQSwUGAAAAAAQABAD1AAAAigMAAAAA " filled="f" stroked="f">
                  <v:textbox style="mso-fit-shape-to-text:t">
                    <w:txbxContent>
                      <w:p w:rsidR="00D52A19" w:rsidRDefault="00D52A19" w:rsidP="00D52A19">
                        <w:pPr>
                          <w:pStyle w:val="StandardWeb"/>
                          <w:spacing w:before="0" w:beforeAutospacing="0" w:after="0" w:afterAutospacing="0"/>
                        </w:pPr>
                        <w:r>
                          <w:rPr>
                            <w:rFonts w:ascii="Calibri" w:eastAsia="Times New Roman" w:hAnsi="Calibri"/>
                            <w:color w:val="000000"/>
                            <w:kern w:val="24"/>
                            <w:sz w:val="28"/>
                            <w:szCs w:val="28"/>
                          </w:rPr>
                          <w:t>739 nm</w:t>
                        </w:r>
                      </w:p>
                    </w:txbxContent>
                  </v:textbox>
                </v:rect>
                <v:shape id="Zone de texte 2" o:spid="_x0000_s1063" type="#_x0000_t202" style="position:absolute;left:29588;top:1337;width:4140;height:328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0RZfMMA AADbAAAADwAAAGRycy9kb3ducmV2LnhtbESPQWvCQBSE74L/YXmCN7NrMVLTrFJaCp5atK3Q2yP7 TILZtyG7TdJ/3xUEj8PMfMPku9E2oqfO1441LBMFgrhwpuZSw9fn2+IRhA/IBhvHpOGPPOy200mO mXEDH6g/hlJECPsMNVQhtJmUvqjIok9cSxy9s+sshii7UpoOhwi3jXxQai0t1hwXKmzppaLicvy1 Gr7fzz+nlfooX23aDm5Uku1Gaj2fjc9PIAKN4R6+tfdGwyqF65f4A+T2HwAA//8DAFBLAQItABQA BgAIAAAAIQDw94q7/QAAAOIBAAATAAAAAAAAAAAAAAAAAAAAAABbQ29udGVudF9UeXBlc10ueG1s UEsBAi0AFAAGAAgAAAAhADHdX2HSAAAAjwEAAAsAAAAAAAAAAAAAAAAALgEAAF9yZWxzLy5yZWxz UEsBAi0AFAAGAAgAAAAhADMvBZ5BAAAAOQAAABAAAAAAAAAAAAAAAAAAKQIAAGRycy9zaGFwZXht bC54bWxQSwECLQAUAAYACAAAACEAX0RZfMMAAADbAAAADwAAAAAAAAAAAAAAAACYAgAAZHJzL2Rv d25yZXYueG1sUEsFBgAAAAAEAAQA9QAAAIgDAAAAAA== " filled="f" stroked="f">
                  <v:textbox>
                    <w:txbxContent>
                      <w:p w:rsidR="00D52A19" w:rsidRDefault="00D52A19" w:rsidP="00D52A19">
                        <w:pPr>
                          <w:pStyle w:val="StandardWeb"/>
                          <w:spacing w:before="0" w:beforeAutospacing="0" w:after="200" w:afterAutospacing="0" w:line="276" w:lineRule="auto"/>
                        </w:pPr>
                        <w:r>
                          <w:rPr>
                            <w:rFonts w:ascii="Calibri" w:eastAsia="Calibri" w:hAnsi="Calibri"/>
                            <w:sz w:val="22"/>
                            <w:szCs w:val="22"/>
                          </w:rPr>
                          <w:t>b)</w:t>
                        </w:r>
                      </w:p>
                    </w:txbxContent>
                  </v:textbox>
                </v:shape>
                <w10:anchorlock/>
              </v:group>
            </w:pict>
          </mc:Fallback>
        </mc:AlternateContent>
      </w:r>
      <w:r>
        <w:br/>
        <w:t xml:space="preserve">Fig.7. a) Experimental PL spectrum of the </w:t>
      </w:r>
      <w:proofErr w:type="spellStart"/>
      <w:r>
        <w:t>nanodiamond</w:t>
      </w:r>
      <w:proofErr w:type="spellEnd"/>
      <w:r>
        <w:t xml:space="preserve"> after placing it in the </w:t>
      </w:r>
      <w:proofErr w:type="spellStart"/>
      <w:r>
        <w:t>nanoantenna</w:t>
      </w:r>
      <w:proofErr w:type="spellEnd"/>
      <w:r>
        <w:t xml:space="preserve">, b) Convoluted spectrum of the experimental PL spectrum of the </w:t>
      </w:r>
      <w:proofErr w:type="spellStart"/>
      <w:r>
        <w:t>nanodiamond</w:t>
      </w:r>
      <w:proofErr w:type="spellEnd"/>
      <w:ins w:id="336" w:author="Christoph" w:date="2017-03-24T21:18:00Z">
        <w:r w:rsidR="0037554B">
          <w:t xml:space="preserve"> (see Fig. 2)</w:t>
        </w:r>
      </w:ins>
      <w:r>
        <w:t xml:space="preserve"> with the simulated resonance spectrum of the </w:t>
      </w:r>
      <w:proofErr w:type="spellStart"/>
      <w:r>
        <w:t>nanoantenna</w:t>
      </w:r>
      <w:proofErr w:type="spellEnd"/>
      <w:ins w:id="337" w:author="Christoph" w:date="2017-03-24T21:19:00Z">
        <w:r w:rsidR="0037554B">
          <w:t xml:space="preserve"> (</w:t>
        </w:r>
        <w:commentRangeStart w:id="338"/>
        <w:r w:rsidR="0037554B">
          <w:t>see Fig. 3b</w:t>
        </w:r>
        <w:commentRangeEnd w:id="338"/>
        <w:r w:rsidR="0037554B">
          <w:rPr>
            <w:rStyle w:val="Kommentarzeichen"/>
          </w:rPr>
          <w:commentReference w:id="338"/>
        </w:r>
        <w:r w:rsidR="0037554B">
          <w:t>)</w:t>
        </w:r>
      </w:ins>
    </w:p>
    <w:p w:rsidR="00D52A19" w:rsidRPr="00E70D80" w:rsidRDefault="00D52A19" w:rsidP="00D52A19">
      <w:pPr>
        <w:pStyle w:val="Listenabsatz"/>
        <w:numPr>
          <w:ilvl w:val="0"/>
          <w:numId w:val="1"/>
        </w:numPr>
        <w:ind w:left="284" w:hanging="284"/>
        <w:jc w:val="both"/>
        <w:rPr>
          <w:b/>
          <w:bCs/>
          <w:sz w:val="24"/>
          <w:szCs w:val="24"/>
        </w:rPr>
      </w:pPr>
      <w:r>
        <w:rPr>
          <w:b/>
          <w:bCs/>
          <w:sz w:val="24"/>
          <w:szCs w:val="24"/>
        </w:rPr>
        <w:t>Conclusion</w:t>
      </w:r>
    </w:p>
    <w:p w:rsidR="000B25E0" w:rsidRDefault="00D52A19" w:rsidP="00FA7E64">
      <w:pPr>
        <w:ind w:firstLine="284"/>
        <w:jc w:val="both"/>
      </w:pPr>
      <w:r>
        <w:lastRenderedPageBreak/>
        <w:t>In this work</w:t>
      </w:r>
      <w:del w:id="339" w:author="Christoph" w:date="2017-03-24T21:29:00Z">
        <w:r w:rsidDel="00AD17C1">
          <w:delText>,</w:delText>
        </w:r>
      </w:del>
      <w:r>
        <w:t xml:space="preserve"> we presented the successful integration of </w:t>
      </w:r>
      <w:commentRangeStart w:id="340"/>
      <w:del w:id="341" w:author="Sarah Lindner" w:date="2017-02-02T18:22:00Z">
        <w:r w:rsidDel="005763E3">
          <w:delText>single</w:delText>
        </w:r>
      </w:del>
      <w:commentRangeEnd w:id="340"/>
      <w:r w:rsidR="005763E3">
        <w:rPr>
          <w:rStyle w:val="Kommentarzeichen"/>
        </w:rPr>
        <w:commentReference w:id="340"/>
      </w:r>
      <w:del w:id="342" w:author="Sarah Lindner" w:date="2017-02-02T18:22:00Z">
        <w:r w:rsidDel="005763E3">
          <w:delText xml:space="preserve"> </w:delText>
        </w:r>
        <w:r w:rsidRPr="0048083B" w:rsidDel="005763E3">
          <w:delText>photon sources, namel</w:delText>
        </w:r>
        <w:r w:rsidDel="005763E3">
          <w:delText xml:space="preserve">y </w:delText>
        </w:r>
      </w:del>
      <w:proofErr w:type="spellStart"/>
      <w:r>
        <w:t>SiV</w:t>
      </w:r>
      <w:proofErr w:type="spellEnd"/>
      <w:r>
        <w:t xml:space="preserve"> centers in </w:t>
      </w:r>
      <w:proofErr w:type="spellStart"/>
      <w:ins w:id="343" w:author="Christoph" w:date="2017-03-24T21:29:00Z">
        <w:r w:rsidR="00AD17C1">
          <w:t>nano</w:t>
        </w:r>
      </w:ins>
      <w:r>
        <w:t>diamond</w:t>
      </w:r>
      <w:ins w:id="344" w:author="Christoph" w:date="2017-03-24T21:29:00Z">
        <w:r w:rsidR="00AD17C1">
          <w:t>s</w:t>
        </w:r>
      </w:ins>
      <w:proofErr w:type="spellEnd"/>
      <w:del w:id="345" w:author="Christoph" w:date="2017-03-24T21:29:00Z">
        <w:r w:rsidDel="00AD17C1">
          <w:delText>,</w:delText>
        </w:r>
      </w:del>
      <w:r>
        <w:t xml:space="preserve"> to</w:t>
      </w:r>
      <w:r w:rsidRPr="0048083B">
        <w:t xml:space="preserve"> </w:t>
      </w:r>
      <w:proofErr w:type="spellStart"/>
      <w:r w:rsidRPr="0048083B">
        <w:t>plasmonic</w:t>
      </w:r>
      <w:proofErr w:type="spellEnd"/>
      <w:r>
        <w:t xml:space="preserve"> </w:t>
      </w:r>
      <w:proofErr w:type="spellStart"/>
      <w:r>
        <w:t>nanoantenna</w:t>
      </w:r>
      <w:proofErr w:type="spellEnd"/>
      <w:r w:rsidRPr="0048083B">
        <w:t xml:space="preserve"> structures. This was </w:t>
      </w:r>
      <w:del w:id="346" w:author="Christoph" w:date="2017-03-24T21:29:00Z">
        <w:r w:rsidRPr="0048083B" w:rsidDel="00AD17C1">
          <w:delText xml:space="preserve">done </w:delText>
        </w:r>
      </w:del>
      <w:ins w:id="347" w:author="Christoph" w:date="2017-03-24T21:29:00Z">
        <w:r w:rsidR="00AD17C1">
          <w:t>achieved</w:t>
        </w:r>
        <w:r w:rsidR="00AD17C1" w:rsidRPr="0048083B">
          <w:t xml:space="preserve"> </w:t>
        </w:r>
      </w:ins>
      <w:r w:rsidRPr="0048083B">
        <w:t xml:space="preserve">by the “pick and place” technique </w:t>
      </w:r>
      <w:del w:id="348" w:author="Christoph" w:date="2017-03-24T21:30:00Z">
        <w:r w:rsidRPr="0048083B" w:rsidDel="00AD17C1">
          <w:delText>which was used</w:delText>
        </w:r>
      </w:del>
      <w:ins w:id="349" w:author="Christoph" w:date="2017-03-24T21:30:00Z">
        <w:r w:rsidR="00AD17C1">
          <w:t>allowing</w:t>
        </w:r>
      </w:ins>
      <w:r w:rsidRPr="0048083B">
        <w:t xml:space="preserve"> </w:t>
      </w:r>
      <w:proofErr w:type="gramStart"/>
      <w:r w:rsidRPr="0048083B">
        <w:t xml:space="preserve">to </w:t>
      </w:r>
      <w:r w:rsidRPr="00786C78">
        <w:t>transfer</w:t>
      </w:r>
      <w:proofErr w:type="gramEnd"/>
      <w:r w:rsidRPr="00786C78">
        <w:t xml:space="preserve"> </w:t>
      </w:r>
      <w:r w:rsidR="00424809" w:rsidRPr="00786C78">
        <w:t>a single</w:t>
      </w:r>
      <w:r w:rsidRPr="00786C78">
        <w:t xml:space="preserve"> </w:t>
      </w:r>
      <w:proofErr w:type="spellStart"/>
      <w:r w:rsidRPr="00786C78">
        <w:t>nanodiamond</w:t>
      </w:r>
      <w:proofErr w:type="spellEnd"/>
      <w:r w:rsidRPr="00786C78">
        <w:t xml:space="preserve"> with </w:t>
      </w:r>
      <w:proofErr w:type="spellStart"/>
      <w:r>
        <w:t>SiV</w:t>
      </w:r>
      <w:proofErr w:type="spellEnd"/>
      <w:r>
        <w:t xml:space="preserve"> centers to the gap of a </w:t>
      </w:r>
      <w:r w:rsidRPr="0048083B">
        <w:t xml:space="preserve">double bowtie </w:t>
      </w:r>
      <w:proofErr w:type="spellStart"/>
      <w:r w:rsidRPr="0048083B">
        <w:t>nanoantenna</w:t>
      </w:r>
      <w:proofErr w:type="spellEnd"/>
      <w:r w:rsidRPr="0048083B">
        <w:t xml:space="preserve">. </w:t>
      </w:r>
      <w:r>
        <w:t xml:space="preserve">Optical characterization, sample fabrication, as well as numerical FDTD simulations were performed to study our </w:t>
      </w:r>
      <w:proofErr w:type="spellStart"/>
      <w:r>
        <w:t>plasmonic</w:t>
      </w:r>
      <w:proofErr w:type="spellEnd"/>
      <w:r>
        <w:t xml:space="preserve"> structures. </w:t>
      </w:r>
      <w:r w:rsidRPr="0048083B">
        <w:t>Photoluminescence measurements showed a significant inc</w:t>
      </w:r>
      <w:r>
        <w:t xml:space="preserve">rease in the emission intensity of the </w:t>
      </w:r>
      <w:proofErr w:type="spellStart"/>
      <w:r>
        <w:t>nanodiamond</w:t>
      </w:r>
      <w:proofErr w:type="spellEnd"/>
      <w:r>
        <w:t xml:space="preserve"> after placing it in the </w:t>
      </w:r>
      <w:proofErr w:type="spellStart"/>
      <w:r>
        <w:t>nanoantenna</w:t>
      </w:r>
      <w:proofErr w:type="spellEnd"/>
      <w:r>
        <w:t xml:space="preserve"> gap. </w:t>
      </w:r>
      <w:r w:rsidR="000B25E0" w:rsidRPr="000B25E0">
        <w:rPr>
          <w:color w:val="00B050"/>
        </w:rPr>
        <w:t xml:space="preserve">We </w:t>
      </w:r>
      <w:r w:rsidR="00EC2A06">
        <w:rPr>
          <w:color w:val="00B050"/>
        </w:rPr>
        <w:t>conclude</w:t>
      </w:r>
      <w:r w:rsidR="000B25E0" w:rsidRPr="000B25E0">
        <w:rPr>
          <w:color w:val="00B050"/>
        </w:rPr>
        <w:t xml:space="preserve"> that careful optimization of various parameters such as the geometry of the antenna, the materials used</w:t>
      </w:r>
      <w:r w:rsidR="000B25E0">
        <w:rPr>
          <w:color w:val="00B050"/>
        </w:rPr>
        <w:t xml:space="preserve">, and </w:t>
      </w:r>
      <w:r w:rsidR="000B25E0" w:rsidRPr="000B25E0">
        <w:rPr>
          <w:color w:val="00B050"/>
        </w:rPr>
        <w:t>the position o</w:t>
      </w:r>
      <w:r w:rsidR="000B25E0">
        <w:rPr>
          <w:color w:val="00B050"/>
        </w:rPr>
        <w:t>f the emitter in the gap, provides flexibility</w:t>
      </w:r>
      <w:r w:rsidR="009F4D81">
        <w:rPr>
          <w:color w:val="00B050"/>
        </w:rPr>
        <w:t xml:space="preserve"> in defining</w:t>
      </w:r>
      <w:r w:rsidR="000B25E0">
        <w:rPr>
          <w:color w:val="00B050"/>
        </w:rPr>
        <w:t xml:space="preserve"> the resulting PL spectrum of the </w:t>
      </w:r>
      <w:proofErr w:type="spellStart"/>
      <w:r w:rsidR="006823EA">
        <w:rPr>
          <w:color w:val="00B050"/>
        </w:rPr>
        <w:t>nanodiamond</w:t>
      </w:r>
      <w:proofErr w:type="spellEnd"/>
      <w:r w:rsidR="006823EA">
        <w:rPr>
          <w:color w:val="00B050"/>
        </w:rPr>
        <w:t xml:space="preserve">, which can be adjusted according to the desired application. </w:t>
      </w:r>
    </w:p>
    <w:p w:rsidR="00CD5572" w:rsidRPr="0016024F" w:rsidRDefault="00424809" w:rsidP="00CD5572">
      <w:pPr>
        <w:ind w:firstLine="284"/>
        <w:jc w:val="both"/>
      </w:pPr>
      <w:r w:rsidRPr="0016024F">
        <w:t xml:space="preserve">Further work including lifetime measurements is necessary to give an accurate description of the </w:t>
      </w:r>
      <w:r w:rsidR="004D6EC9">
        <w:t xml:space="preserve">emission </w:t>
      </w:r>
      <w:r w:rsidRPr="0016024F">
        <w:t xml:space="preserve">enhancement of the </w:t>
      </w:r>
      <w:proofErr w:type="spellStart"/>
      <w:r w:rsidRPr="0016024F">
        <w:t>nanodiamond</w:t>
      </w:r>
      <w:proofErr w:type="spellEnd"/>
      <w:r w:rsidRPr="0016024F">
        <w:t xml:space="preserve">. </w:t>
      </w:r>
      <w:r w:rsidR="00D52A19" w:rsidRPr="0016024F">
        <w:t xml:space="preserve">In addition, the success of our manipulation technique encourages </w:t>
      </w:r>
      <w:r w:rsidR="00D52A19">
        <w:t xml:space="preserve">us to go further with this </w:t>
      </w:r>
      <w:r w:rsidR="00D52A19" w:rsidRPr="0016024F">
        <w:t xml:space="preserve">experiment and apply it to </w:t>
      </w:r>
      <w:proofErr w:type="spellStart"/>
      <w:r w:rsidR="00D52A19" w:rsidRPr="0016024F">
        <w:t>nanodiamonds</w:t>
      </w:r>
      <w:proofErr w:type="spellEnd"/>
      <w:r w:rsidR="00D52A19" w:rsidRPr="0016024F">
        <w:t xml:space="preserve"> containing only one single </w:t>
      </w:r>
      <w:proofErr w:type="spellStart"/>
      <w:r w:rsidR="00D52A19" w:rsidRPr="0016024F">
        <w:t>SiV</w:t>
      </w:r>
      <w:proofErr w:type="spellEnd"/>
      <w:r w:rsidR="00D52A19" w:rsidRPr="0016024F">
        <w:t xml:space="preserve"> center.</w:t>
      </w:r>
      <w:r w:rsidRPr="0016024F">
        <w:t xml:space="preserve"> This includes saturation and second order correlation measuremen</w:t>
      </w:r>
      <w:r w:rsidR="00537111" w:rsidRPr="0016024F">
        <w:t>ts to probe si</w:t>
      </w:r>
      <w:r w:rsidR="00B45DD3" w:rsidRPr="0016024F">
        <w:t xml:space="preserve">ngle </w:t>
      </w:r>
      <w:proofErr w:type="spellStart"/>
      <w:r w:rsidR="00B45DD3" w:rsidRPr="0016024F">
        <w:t>SiV</w:t>
      </w:r>
      <w:proofErr w:type="spellEnd"/>
      <w:r w:rsidR="00B45DD3" w:rsidRPr="0016024F">
        <w:t xml:space="preserve"> centers, and consequently</w:t>
      </w:r>
      <w:r w:rsidR="00537111" w:rsidRPr="0016024F">
        <w:t xml:space="preserve"> quantify the exact </w:t>
      </w:r>
      <w:r w:rsidR="00064EC1" w:rsidRPr="0016024F">
        <w:t xml:space="preserve">Purcell </w:t>
      </w:r>
      <w:r w:rsidR="00537111" w:rsidRPr="0016024F">
        <w:t xml:space="preserve">enhancement imposed by the </w:t>
      </w:r>
      <w:proofErr w:type="spellStart"/>
      <w:r w:rsidR="00537111" w:rsidRPr="0016024F">
        <w:t>nanoa</w:t>
      </w:r>
      <w:r w:rsidR="0026570F" w:rsidRPr="0016024F">
        <w:t>ntenna</w:t>
      </w:r>
      <w:proofErr w:type="spellEnd"/>
      <w:r w:rsidR="0026570F" w:rsidRPr="0016024F">
        <w:t xml:space="preserve"> on </w:t>
      </w:r>
      <w:r w:rsidR="00C811FB" w:rsidRPr="0016024F">
        <w:t>a single photon emitter</w:t>
      </w:r>
      <w:r w:rsidR="00CD5572">
        <w:t>.</w:t>
      </w:r>
    </w:p>
    <w:p w:rsidR="00D52A19" w:rsidRDefault="00D52A19" w:rsidP="00D52A19">
      <w:pPr>
        <w:jc w:val="both"/>
      </w:pPr>
      <w:r>
        <w:rPr>
          <w:b/>
          <w:bCs/>
          <w:sz w:val="24"/>
          <w:szCs w:val="24"/>
        </w:rPr>
        <w:t>Reference</w:t>
      </w:r>
      <w:r w:rsidRPr="00951AB6">
        <w:rPr>
          <w:b/>
          <w:bCs/>
          <w:sz w:val="24"/>
          <w:szCs w:val="24"/>
        </w:rPr>
        <w:t>s</w:t>
      </w:r>
    </w:p>
    <w:p w:rsidR="00D52A19" w:rsidRPr="00D52A19" w:rsidRDefault="00D52A19" w:rsidP="00F5212D">
      <w:pPr>
        <w:pStyle w:val="Literaturverzeichnis"/>
        <w:spacing w:line="276" w:lineRule="auto"/>
        <w:rPr>
          <w:rFonts w:ascii="Calibri" w:hAnsi="Calibri" w:cs="Calibri"/>
        </w:rPr>
      </w:pPr>
      <w:r>
        <w:fldChar w:fldCharType="begin"/>
      </w:r>
      <w:r>
        <w:instrText xml:space="preserve"> ADDIN ZOTERO_BIBL {"custom":[]} CSL_BIBLIOGRAPHY </w:instrText>
      </w:r>
      <w:r>
        <w:fldChar w:fldCharType="separate"/>
      </w:r>
      <w:r w:rsidRPr="00D52A19">
        <w:rPr>
          <w:rFonts w:ascii="Calibri" w:hAnsi="Calibri" w:cs="Calibri"/>
        </w:rPr>
        <w:t>1.</w:t>
      </w:r>
      <w:r w:rsidRPr="00D52A19">
        <w:rPr>
          <w:rFonts w:ascii="Calibri" w:hAnsi="Calibri" w:cs="Calibri"/>
        </w:rPr>
        <w:tab/>
        <w:t xml:space="preserve">Rittweger, E., Han, K. Y., Irvine, S. E., Eggeling, C. &amp; Hell, S. W. STED microscopy reveals crystal colour centres with nanometric resolution. </w:t>
      </w:r>
      <w:r w:rsidRPr="00D52A19">
        <w:rPr>
          <w:rFonts w:ascii="Calibri" w:hAnsi="Calibri" w:cs="Calibri"/>
          <w:i/>
          <w:iCs/>
        </w:rPr>
        <w:t>Nat. Photonics</w:t>
      </w:r>
      <w:r w:rsidRPr="00D52A19">
        <w:rPr>
          <w:rFonts w:ascii="Calibri" w:hAnsi="Calibri" w:cs="Calibri"/>
        </w:rPr>
        <w:t xml:space="preserve"> </w:t>
      </w:r>
      <w:r w:rsidRPr="00D52A19">
        <w:rPr>
          <w:rFonts w:ascii="Calibri" w:hAnsi="Calibri" w:cs="Calibri"/>
          <w:b/>
          <w:bCs/>
        </w:rPr>
        <w:t>3,</w:t>
      </w:r>
      <w:r w:rsidRPr="00D52A19">
        <w:rPr>
          <w:rFonts w:ascii="Calibri" w:hAnsi="Calibri" w:cs="Calibri"/>
        </w:rPr>
        <w:t xml:space="preserve"> 144–147 (2009).</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2.</w:t>
      </w:r>
      <w:r w:rsidRPr="00D52A19">
        <w:rPr>
          <w:rFonts w:ascii="Calibri" w:hAnsi="Calibri" w:cs="Calibri"/>
        </w:rPr>
        <w:tab/>
        <w:t xml:space="preserve">Maurer, P. C. </w:t>
      </w:r>
      <w:r w:rsidRPr="00D52A19">
        <w:rPr>
          <w:rFonts w:ascii="Calibri" w:hAnsi="Calibri" w:cs="Calibri"/>
          <w:i/>
          <w:iCs/>
        </w:rPr>
        <w:t>et al.</w:t>
      </w:r>
      <w:r w:rsidRPr="00D52A19">
        <w:rPr>
          <w:rFonts w:ascii="Calibri" w:hAnsi="Calibri" w:cs="Calibri"/>
        </w:rPr>
        <w:t xml:space="preserve"> Far-field optical imaging and manipulation of individual spins with nanoscale resolution. </w:t>
      </w:r>
      <w:r w:rsidRPr="00D52A19">
        <w:rPr>
          <w:rFonts w:ascii="Calibri" w:hAnsi="Calibri" w:cs="Calibri"/>
          <w:i/>
          <w:iCs/>
        </w:rPr>
        <w:t>Nat. Phys.</w:t>
      </w:r>
      <w:r w:rsidRPr="00D52A19">
        <w:rPr>
          <w:rFonts w:ascii="Calibri" w:hAnsi="Calibri" w:cs="Calibri"/>
        </w:rPr>
        <w:t xml:space="preserve"> </w:t>
      </w:r>
      <w:r w:rsidRPr="00D52A19">
        <w:rPr>
          <w:rFonts w:ascii="Calibri" w:hAnsi="Calibri" w:cs="Calibri"/>
          <w:b/>
          <w:bCs/>
        </w:rPr>
        <w:t>6,</w:t>
      </w:r>
      <w:r w:rsidRPr="00D52A19">
        <w:rPr>
          <w:rFonts w:ascii="Calibri" w:hAnsi="Calibri" w:cs="Calibri"/>
        </w:rPr>
        <w:t xml:space="preserve"> 912–918 (2010).</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3.</w:t>
      </w:r>
      <w:r w:rsidRPr="00D52A19">
        <w:rPr>
          <w:rFonts w:ascii="Calibri" w:hAnsi="Calibri" w:cs="Calibri"/>
        </w:rPr>
        <w:tab/>
        <w:t xml:space="preserve">Togan, E. </w:t>
      </w:r>
      <w:r w:rsidRPr="00D52A19">
        <w:rPr>
          <w:rFonts w:ascii="Calibri" w:hAnsi="Calibri" w:cs="Calibri"/>
          <w:i/>
          <w:iCs/>
        </w:rPr>
        <w:t>et al.</w:t>
      </w:r>
      <w:r w:rsidRPr="00D52A19">
        <w:rPr>
          <w:rFonts w:ascii="Calibri" w:hAnsi="Calibri" w:cs="Calibri"/>
        </w:rPr>
        <w:t xml:space="preserve"> Quantum entanglement between an optical photon and a solid-state spin qubit. </w:t>
      </w:r>
      <w:r w:rsidRPr="00D52A19">
        <w:rPr>
          <w:rFonts w:ascii="Calibri" w:hAnsi="Calibri" w:cs="Calibri"/>
          <w:i/>
          <w:iCs/>
        </w:rPr>
        <w:t>Nature</w:t>
      </w:r>
      <w:r w:rsidRPr="00D52A19">
        <w:rPr>
          <w:rFonts w:ascii="Calibri" w:hAnsi="Calibri" w:cs="Calibri"/>
        </w:rPr>
        <w:t xml:space="preserve"> </w:t>
      </w:r>
      <w:r w:rsidRPr="00D52A19">
        <w:rPr>
          <w:rFonts w:ascii="Calibri" w:hAnsi="Calibri" w:cs="Calibri"/>
          <w:b/>
          <w:bCs/>
        </w:rPr>
        <w:t>466,</w:t>
      </w:r>
      <w:r w:rsidRPr="00D52A19">
        <w:rPr>
          <w:rFonts w:ascii="Calibri" w:hAnsi="Calibri" w:cs="Calibri"/>
        </w:rPr>
        <w:t xml:space="preserve"> 730–734 (2010).</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4.</w:t>
      </w:r>
      <w:r w:rsidRPr="00D52A19">
        <w:rPr>
          <w:rFonts w:ascii="Calibri" w:hAnsi="Calibri" w:cs="Calibri"/>
        </w:rPr>
        <w:tab/>
        <w:t xml:space="preserve">Dutt, M. V. G. </w:t>
      </w:r>
      <w:r w:rsidRPr="00D52A19">
        <w:rPr>
          <w:rFonts w:ascii="Calibri" w:hAnsi="Calibri" w:cs="Calibri"/>
          <w:i/>
          <w:iCs/>
        </w:rPr>
        <w:t>et al.</w:t>
      </w:r>
      <w:r w:rsidRPr="00D52A19">
        <w:rPr>
          <w:rFonts w:ascii="Calibri" w:hAnsi="Calibri" w:cs="Calibri"/>
        </w:rPr>
        <w:t xml:space="preserve"> Quantum Register Based on Individual Electronic and Nuclear Spin Qubits in Diamond. </w:t>
      </w:r>
      <w:r w:rsidRPr="00D52A19">
        <w:rPr>
          <w:rFonts w:ascii="Calibri" w:hAnsi="Calibri" w:cs="Calibri"/>
          <w:i/>
          <w:iCs/>
        </w:rPr>
        <w:t>Science</w:t>
      </w:r>
      <w:r w:rsidRPr="00D52A19">
        <w:rPr>
          <w:rFonts w:ascii="Calibri" w:hAnsi="Calibri" w:cs="Calibri"/>
        </w:rPr>
        <w:t xml:space="preserve"> </w:t>
      </w:r>
      <w:r w:rsidRPr="00D52A19">
        <w:rPr>
          <w:rFonts w:ascii="Calibri" w:hAnsi="Calibri" w:cs="Calibri"/>
          <w:b/>
          <w:bCs/>
        </w:rPr>
        <w:t>316,</w:t>
      </w:r>
      <w:r w:rsidRPr="00D52A19">
        <w:rPr>
          <w:rFonts w:ascii="Calibri" w:hAnsi="Calibri" w:cs="Calibri"/>
        </w:rPr>
        <w:t xml:space="preserve"> 1312–1316 (2007).</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5.</w:t>
      </w:r>
      <w:r w:rsidRPr="00D52A19">
        <w:rPr>
          <w:rFonts w:ascii="Calibri" w:hAnsi="Calibri" w:cs="Calibri"/>
        </w:rPr>
        <w:tab/>
        <w:t xml:space="preserve">Aharonovich, I. </w:t>
      </w:r>
      <w:r w:rsidRPr="00D52A19">
        <w:rPr>
          <w:rFonts w:ascii="Calibri" w:hAnsi="Calibri" w:cs="Calibri"/>
          <w:i/>
          <w:iCs/>
        </w:rPr>
        <w:t>et al.</w:t>
      </w:r>
      <w:r w:rsidRPr="00D52A19">
        <w:rPr>
          <w:rFonts w:ascii="Calibri" w:hAnsi="Calibri" w:cs="Calibri"/>
        </w:rPr>
        <w:t xml:space="preserve"> Diamond-based single-photon emitters. </w:t>
      </w:r>
      <w:r w:rsidRPr="00D52A19">
        <w:rPr>
          <w:rFonts w:ascii="Calibri" w:hAnsi="Calibri" w:cs="Calibri"/>
          <w:i/>
          <w:iCs/>
        </w:rPr>
        <w:t>Rep. Prog. Phys.</w:t>
      </w:r>
      <w:r w:rsidRPr="00D52A19">
        <w:rPr>
          <w:rFonts w:ascii="Calibri" w:hAnsi="Calibri" w:cs="Calibri"/>
        </w:rPr>
        <w:t xml:space="preserve"> </w:t>
      </w:r>
      <w:r w:rsidRPr="00D52A19">
        <w:rPr>
          <w:rFonts w:ascii="Calibri" w:hAnsi="Calibri" w:cs="Calibri"/>
          <w:b/>
          <w:bCs/>
        </w:rPr>
        <w:t>74,</w:t>
      </w:r>
      <w:r w:rsidRPr="00D52A19">
        <w:rPr>
          <w:rFonts w:ascii="Calibri" w:hAnsi="Calibri" w:cs="Calibri"/>
        </w:rPr>
        <w:t xml:space="preserve"> 76501 (2011).</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6.</w:t>
      </w:r>
      <w:r w:rsidRPr="00D52A19">
        <w:rPr>
          <w:rFonts w:ascii="Calibri" w:hAnsi="Calibri" w:cs="Calibri"/>
        </w:rPr>
        <w:tab/>
        <w:t xml:space="preserve">Siyushev, P. </w:t>
      </w:r>
      <w:r w:rsidRPr="00D52A19">
        <w:rPr>
          <w:rFonts w:ascii="Calibri" w:hAnsi="Calibri" w:cs="Calibri"/>
          <w:i/>
          <w:iCs/>
        </w:rPr>
        <w:t>et al.</w:t>
      </w:r>
      <w:r w:rsidRPr="00D52A19">
        <w:rPr>
          <w:rFonts w:ascii="Calibri" w:hAnsi="Calibri" w:cs="Calibri"/>
        </w:rPr>
        <w:t xml:space="preserve"> Low-temperature optical characterization of a near-infrared single-photon emitter in nanodiamonds. </w:t>
      </w:r>
      <w:r w:rsidRPr="00D52A19">
        <w:rPr>
          <w:rFonts w:ascii="Calibri" w:hAnsi="Calibri" w:cs="Calibri"/>
          <w:i/>
          <w:iCs/>
        </w:rPr>
        <w:t>New J. Phys.</w:t>
      </w:r>
      <w:r w:rsidRPr="00D52A19">
        <w:rPr>
          <w:rFonts w:ascii="Calibri" w:hAnsi="Calibri" w:cs="Calibri"/>
        </w:rPr>
        <w:t xml:space="preserve"> </w:t>
      </w:r>
      <w:r w:rsidRPr="00D52A19">
        <w:rPr>
          <w:rFonts w:ascii="Calibri" w:hAnsi="Calibri" w:cs="Calibri"/>
          <w:b/>
          <w:bCs/>
        </w:rPr>
        <w:t>11,</w:t>
      </w:r>
      <w:r w:rsidRPr="00D52A19">
        <w:rPr>
          <w:rFonts w:ascii="Calibri" w:hAnsi="Calibri" w:cs="Calibri"/>
        </w:rPr>
        <w:t xml:space="preserve"> 113029 (2009).</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7.</w:t>
      </w:r>
      <w:r w:rsidRPr="00D52A19">
        <w:rPr>
          <w:rFonts w:ascii="Calibri" w:hAnsi="Calibri" w:cs="Calibri"/>
        </w:rPr>
        <w:tab/>
        <w:t xml:space="preserve">Muller, T. </w:t>
      </w:r>
      <w:r w:rsidRPr="00D52A19">
        <w:rPr>
          <w:rFonts w:ascii="Calibri" w:hAnsi="Calibri" w:cs="Calibri"/>
          <w:i/>
          <w:iCs/>
        </w:rPr>
        <w:t>et al.</w:t>
      </w:r>
      <w:r w:rsidRPr="00D52A19">
        <w:rPr>
          <w:rFonts w:ascii="Calibri" w:hAnsi="Calibri" w:cs="Calibri"/>
        </w:rPr>
        <w:t xml:space="preserve"> Optical signatures of silicon-vacancy spins in diamond. </w:t>
      </w:r>
      <w:r w:rsidRPr="00D52A19">
        <w:rPr>
          <w:rFonts w:ascii="Calibri" w:hAnsi="Calibri" w:cs="Calibri"/>
          <w:i/>
          <w:iCs/>
        </w:rPr>
        <w:t>Nat. Commun.</w:t>
      </w:r>
      <w:r w:rsidRPr="00D52A19">
        <w:rPr>
          <w:rFonts w:ascii="Calibri" w:hAnsi="Calibri" w:cs="Calibri"/>
        </w:rPr>
        <w:t xml:space="preserve"> </w:t>
      </w:r>
      <w:r w:rsidRPr="00D52A19">
        <w:rPr>
          <w:rFonts w:ascii="Calibri" w:hAnsi="Calibri" w:cs="Calibri"/>
          <w:b/>
          <w:bCs/>
        </w:rPr>
        <w:t>5,</w:t>
      </w:r>
      <w:r w:rsidRPr="00D52A19">
        <w:rPr>
          <w:rFonts w:ascii="Calibri" w:hAnsi="Calibri" w:cs="Calibri"/>
        </w:rPr>
        <w:t xml:space="preserve"> (2014).</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lang w:val="fr-FR"/>
        </w:rPr>
        <w:t>8.</w:t>
      </w:r>
      <w:r w:rsidRPr="00D52A19">
        <w:rPr>
          <w:rFonts w:ascii="Calibri" w:hAnsi="Calibri" w:cs="Calibri"/>
          <w:lang w:val="fr-FR"/>
        </w:rPr>
        <w:tab/>
        <w:t xml:space="preserve">Riedrich-Moller, J. </w:t>
      </w:r>
      <w:r w:rsidRPr="00D52A19">
        <w:rPr>
          <w:rFonts w:ascii="Calibri" w:hAnsi="Calibri" w:cs="Calibri"/>
          <w:i/>
          <w:iCs/>
          <w:lang w:val="fr-FR"/>
        </w:rPr>
        <w:t>et al.</w:t>
      </w:r>
      <w:r w:rsidRPr="00D52A19">
        <w:rPr>
          <w:rFonts w:ascii="Calibri" w:hAnsi="Calibri" w:cs="Calibri"/>
          <w:lang w:val="fr-FR"/>
        </w:rPr>
        <w:t xml:space="preserve"> </w:t>
      </w:r>
      <w:r w:rsidRPr="00D52A19">
        <w:rPr>
          <w:rFonts w:ascii="Calibri" w:hAnsi="Calibri" w:cs="Calibri"/>
        </w:rPr>
        <w:t xml:space="preserve">Deterministic Coupling of a Single Silicon-Vacancy Color Center to a Photonic Crystal Cavity in Diamond. </w:t>
      </w:r>
      <w:r w:rsidRPr="00D52A19">
        <w:rPr>
          <w:rFonts w:ascii="Calibri" w:hAnsi="Calibri" w:cs="Calibri"/>
          <w:i/>
          <w:iCs/>
        </w:rPr>
        <w:t>Nano Lett.</w:t>
      </w:r>
      <w:r w:rsidRPr="00D52A19">
        <w:rPr>
          <w:rFonts w:ascii="Calibri" w:hAnsi="Calibri" w:cs="Calibri"/>
        </w:rPr>
        <w:t xml:space="preserve"> </w:t>
      </w:r>
      <w:r w:rsidRPr="00D52A19">
        <w:rPr>
          <w:rFonts w:ascii="Calibri" w:hAnsi="Calibri" w:cs="Calibri"/>
          <w:b/>
          <w:bCs/>
        </w:rPr>
        <w:t>14,</w:t>
      </w:r>
      <w:r w:rsidRPr="00D52A19">
        <w:rPr>
          <w:rFonts w:ascii="Calibri" w:hAnsi="Calibri" w:cs="Calibri"/>
        </w:rPr>
        <w:t xml:space="preserve"> 5281–5287 (2014).</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9.</w:t>
      </w:r>
      <w:r w:rsidRPr="00D52A19">
        <w:rPr>
          <w:rFonts w:ascii="Calibri" w:hAnsi="Calibri" w:cs="Calibri"/>
        </w:rPr>
        <w:tab/>
        <w:t xml:space="preserve">Lee, J. C., Aharonovich, I., Magyar, A. P., Rol, F. &amp; Hu, E. L. Coupling of silicon-vacancy centers to a single crystal diamond cavity. </w:t>
      </w:r>
      <w:r w:rsidRPr="00D52A19">
        <w:rPr>
          <w:rFonts w:ascii="Calibri" w:hAnsi="Calibri" w:cs="Calibri"/>
          <w:i/>
          <w:iCs/>
        </w:rPr>
        <w:t>Opt. Express</w:t>
      </w:r>
      <w:r w:rsidRPr="00D52A19">
        <w:rPr>
          <w:rFonts w:ascii="Calibri" w:hAnsi="Calibri" w:cs="Calibri"/>
        </w:rPr>
        <w:t xml:space="preserve"> </w:t>
      </w:r>
      <w:r w:rsidRPr="00D52A19">
        <w:rPr>
          <w:rFonts w:ascii="Calibri" w:hAnsi="Calibri" w:cs="Calibri"/>
          <w:b/>
          <w:bCs/>
        </w:rPr>
        <w:t>20,</w:t>
      </w:r>
      <w:r w:rsidRPr="00D52A19">
        <w:rPr>
          <w:rFonts w:ascii="Calibri" w:hAnsi="Calibri" w:cs="Calibri"/>
        </w:rPr>
        <w:t xml:space="preserve"> 8891 (2012).</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10.</w:t>
      </w:r>
      <w:r w:rsidRPr="00D52A19">
        <w:rPr>
          <w:rFonts w:ascii="Calibri" w:hAnsi="Calibri" w:cs="Calibri"/>
        </w:rPr>
        <w:tab/>
        <w:t xml:space="preserve">Orlanducci, S., Cianchetta, I., Tamburri, E., Guglielmotti, V. &amp; Terranova, M. L. Effects of Au nanoparticles on photoluminescence emission from Si-vacancy in diamond. </w:t>
      </w:r>
      <w:r w:rsidRPr="00D52A19">
        <w:rPr>
          <w:rFonts w:ascii="Calibri" w:hAnsi="Calibri" w:cs="Calibri"/>
          <w:i/>
          <w:iCs/>
        </w:rPr>
        <w:t>Chem. Phys. Lett.</w:t>
      </w:r>
      <w:r w:rsidRPr="00D52A19">
        <w:rPr>
          <w:rFonts w:ascii="Calibri" w:hAnsi="Calibri" w:cs="Calibri"/>
        </w:rPr>
        <w:t xml:space="preserve"> </w:t>
      </w:r>
      <w:r w:rsidRPr="00D52A19">
        <w:rPr>
          <w:rFonts w:ascii="Calibri" w:hAnsi="Calibri" w:cs="Calibri"/>
          <w:b/>
          <w:bCs/>
        </w:rPr>
        <w:t>549,</w:t>
      </w:r>
      <w:r w:rsidRPr="00D52A19">
        <w:rPr>
          <w:rFonts w:ascii="Calibri" w:hAnsi="Calibri" w:cs="Calibri"/>
        </w:rPr>
        <w:t xml:space="preserve"> 51–57 (2012).</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11.</w:t>
      </w:r>
      <w:r w:rsidRPr="00D52A19">
        <w:rPr>
          <w:rFonts w:ascii="Calibri" w:hAnsi="Calibri" w:cs="Calibri"/>
        </w:rPr>
        <w:tab/>
        <w:t xml:space="preserve">Song, J. </w:t>
      </w:r>
      <w:r w:rsidRPr="00D52A19">
        <w:rPr>
          <w:rFonts w:ascii="Calibri" w:hAnsi="Calibri" w:cs="Calibri"/>
          <w:i/>
          <w:iCs/>
        </w:rPr>
        <w:t>et al.</w:t>
      </w:r>
      <w:r w:rsidRPr="00D52A19">
        <w:rPr>
          <w:rFonts w:ascii="Calibri" w:hAnsi="Calibri" w:cs="Calibri"/>
        </w:rPr>
        <w:t xml:space="preserve"> Plasmon-enhanced photoluminescence of Si-V centers in diamond from a nanoassembled metal-diamond hybrid structure. </w:t>
      </w:r>
      <w:r w:rsidRPr="00D52A19">
        <w:rPr>
          <w:rFonts w:ascii="Calibri" w:hAnsi="Calibri" w:cs="Calibri"/>
          <w:i/>
          <w:iCs/>
        </w:rPr>
        <w:t>CrystEngComm</w:t>
      </w:r>
      <w:r w:rsidRPr="00D52A19">
        <w:rPr>
          <w:rFonts w:ascii="Calibri" w:hAnsi="Calibri" w:cs="Calibri"/>
        </w:rPr>
        <w:t xml:space="preserve"> </w:t>
      </w:r>
      <w:r w:rsidRPr="00D52A19">
        <w:rPr>
          <w:rFonts w:ascii="Calibri" w:hAnsi="Calibri" w:cs="Calibri"/>
          <w:b/>
          <w:bCs/>
        </w:rPr>
        <w:t>16,</w:t>
      </w:r>
      <w:r w:rsidRPr="00D52A19">
        <w:rPr>
          <w:rFonts w:ascii="Calibri" w:hAnsi="Calibri" w:cs="Calibri"/>
        </w:rPr>
        <w:t xml:space="preserve"> 8356 (2014).</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12.</w:t>
      </w:r>
      <w:r w:rsidRPr="00D52A19">
        <w:rPr>
          <w:rFonts w:ascii="Calibri" w:hAnsi="Calibri" w:cs="Calibri"/>
        </w:rPr>
        <w:tab/>
        <w:t xml:space="preserve">Rahbany, N. </w:t>
      </w:r>
      <w:r w:rsidRPr="00D52A19">
        <w:rPr>
          <w:rFonts w:ascii="Calibri" w:hAnsi="Calibri" w:cs="Calibri"/>
          <w:i/>
          <w:iCs/>
        </w:rPr>
        <w:t>et al.</w:t>
      </w:r>
      <w:r w:rsidRPr="00D52A19">
        <w:rPr>
          <w:rFonts w:ascii="Calibri" w:hAnsi="Calibri" w:cs="Calibri"/>
        </w:rPr>
        <w:t xml:space="preserve"> Integrated plasmonic double bowtie / ring grating structure for enhanced electric field confinement. </w:t>
      </w:r>
      <w:r w:rsidRPr="00D52A19">
        <w:rPr>
          <w:rFonts w:ascii="Calibri" w:hAnsi="Calibri" w:cs="Calibri"/>
          <w:i/>
          <w:iCs/>
        </w:rPr>
        <w:t>Nanospectroscopy</w:t>
      </w:r>
      <w:r w:rsidRPr="00D52A19">
        <w:rPr>
          <w:rFonts w:ascii="Calibri" w:hAnsi="Calibri" w:cs="Calibri"/>
        </w:rPr>
        <w:t xml:space="preserve"> </w:t>
      </w:r>
      <w:r w:rsidRPr="00D52A19">
        <w:rPr>
          <w:rFonts w:ascii="Calibri" w:hAnsi="Calibri" w:cs="Calibri"/>
          <w:b/>
          <w:bCs/>
        </w:rPr>
        <w:t>1,</w:t>
      </w:r>
      <w:r w:rsidRPr="00D52A19">
        <w:rPr>
          <w:rFonts w:ascii="Calibri" w:hAnsi="Calibri" w:cs="Calibri"/>
        </w:rPr>
        <w:t xml:space="preserve"> (2015).</w:t>
      </w:r>
    </w:p>
    <w:p w:rsidR="00D52A19" w:rsidRPr="00D52A19" w:rsidRDefault="00D52A19" w:rsidP="00F5212D">
      <w:pPr>
        <w:pStyle w:val="Literaturverzeichnis"/>
        <w:spacing w:line="276" w:lineRule="auto"/>
        <w:rPr>
          <w:rFonts w:ascii="Calibri" w:hAnsi="Calibri" w:cs="Calibri"/>
        </w:rPr>
      </w:pPr>
      <w:r w:rsidRPr="00D52A19">
        <w:rPr>
          <w:rFonts w:ascii="Calibri" w:hAnsi="Calibri" w:cs="Calibri"/>
        </w:rPr>
        <w:t>13.</w:t>
      </w:r>
      <w:r w:rsidRPr="00D52A19">
        <w:rPr>
          <w:rFonts w:ascii="Calibri" w:hAnsi="Calibri" w:cs="Calibri"/>
        </w:rPr>
        <w:tab/>
        <w:t xml:space="preserve">Palik, E. D. </w:t>
      </w:r>
      <w:r w:rsidRPr="00D52A19">
        <w:rPr>
          <w:rFonts w:ascii="Calibri" w:hAnsi="Calibri" w:cs="Calibri"/>
          <w:i/>
          <w:iCs/>
        </w:rPr>
        <w:t>Handbook of optical constants of solids</w:t>
      </w:r>
      <w:r w:rsidRPr="00D52A19">
        <w:rPr>
          <w:rFonts w:ascii="Calibri" w:hAnsi="Calibri" w:cs="Calibri"/>
        </w:rPr>
        <w:t xml:space="preserve">. </w:t>
      </w:r>
      <w:r w:rsidRPr="00D52A19">
        <w:rPr>
          <w:rFonts w:ascii="Calibri" w:hAnsi="Calibri" w:cs="Calibri"/>
          <w:b/>
          <w:bCs/>
        </w:rPr>
        <w:t>3,</w:t>
      </w:r>
      <w:r w:rsidRPr="00D52A19">
        <w:rPr>
          <w:rFonts w:ascii="Calibri" w:hAnsi="Calibri" w:cs="Calibri"/>
        </w:rPr>
        <w:t xml:space="preserve"> (Academic press, 1998).</w:t>
      </w:r>
    </w:p>
    <w:p w:rsidR="005F154F" w:rsidRDefault="00D52A19" w:rsidP="00F5212D">
      <w:pPr>
        <w:jc w:val="both"/>
      </w:pPr>
      <w:r>
        <w:fldChar w:fldCharType="end"/>
      </w:r>
    </w:p>
    <w:sectPr w:rsidR="005F154F">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Christoph" w:date="2017-03-24T21:19:00Z" w:initials="C">
    <w:p w:rsidR="000A4BF2" w:rsidRDefault="000A4BF2">
      <w:pPr>
        <w:pStyle w:val="Kommentartext"/>
      </w:pPr>
      <w:r>
        <w:rPr>
          <w:rStyle w:val="Kommentarzeichen"/>
        </w:rPr>
        <w:annotationRef/>
      </w:r>
      <w:r>
        <w:t>We should add a note that both authors contributed equally.</w:t>
      </w:r>
    </w:p>
  </w:comment>
  <w:comment w:id="2" w:author="Christoph" w:date="2017-03-24T21:19:00Z" w:initials="C">
    <w:p w:rsidR="000A4BF2" w:rsidRPr="000A4BF2" w:rsidRDefault="000A4BF2" w:rsidP="000A4BF2">
      <w:pPr>
        <w:autoSpaceDE w:val="0"/>
        <w:autoSpaceDN w:val="0"/>
        <w:adjustRightInd w:val="0"/>
        <w:spacing w:after="0" w:line="240" w:lineRule="auto"/>
        <w:rPr>
          <w:lang w:val="de-DE"/>
        </w:rPr>
      </w:pPr>
      <w:r>
        <w:rPr>
          <w:rStyle w:val="Kommentarzeichen"/>
        </w:rPr>
        <w:annotationRef/>
      </w:r>
      <w:r>
        <w:t xml:space="preserve">If we include </w:t>
      </w:r>
      <w:proofErr w:type="spellStart"/>
      <w:r>
        <w:t>Christoph</w:t>
      </w:r>
      <w:proofErr w:type="spellEnd"/>
      <w:r>
        <w:t xml:space="preserve"> </w:t>
      </w:r>
      <w:proofErr w:type="spellStart"/>
      <w:r>
        <w:t>Pauly</w:t>
      </w:r>
      <w:proofErr w:type="spellEnd"/>
      <w:r>
        <w:t xml:space="preserve"> we also have to include his boss: Frank </w:t>
      </w:r>
      <w:proofErr w:type="spellStart"/>
      <w:r>
        <w:t>Mücklich</w:t>
      </w:r>
      <w:proofErr w:type="spellEnd"/>
      <w:r>
        <w:t xml:space="preserve">. </w:t>
      </w:r>
      <w:proofErr w:type="spellStart"/>
      <w:r w:rsidRPr="000A4BF2">
        <w:rPr>
          <w:lang w:val="de-DE"/>
        </w:rPr>
        <w:t>They</w:t>
      </w:r>
      <w:proofErr w:type="spellEnd"/>
      <w:r w:rsidRPr="000A4BF2">
        <w:rPr>
          <w:lang w:val="de-DE"/>
        </w:rPr>
        <w:t xml:space="preserve"> </w:t>
      </w:r>
      <w:proofErr w:type="spellStart"/>
      <w:r w:rsidRPr="000A4BF2">
        <w:rPr>
          <w:lang w:val="de-DE"/>
        </w:rPr>
        <w:t>have</w:t>
      </w:r>
      <w:proofErr w:type="spellEnd"/>
      <w:r w:rsidRPr="000A4BF2">
        <w:rPr>
          <w:lang w:val="de-DE"/>
        </w:rPr>
        <w:t xml:space="preserve"> a </w:t>
      </w:r>
      <w:proofErr w:type="spellStart"/>
      <w:r w:rsidRPr="000A4BF2">
        <w:rPr>
          <w:lang w:val="de-DE"/>
        </w:rPr>
        <w:t>slightly</w:t>
      </w:r>
      <w:proofErr w:type="spellEnd"/>
      <w:r w:rsidRPr="000A4BF2">
        <w:rPr>
          <w:lang w:val="de-DE"/>
        </w:rPr>
        <w:t xml:space="preserve"> different </w:t>
      </w:r>
      <w:proofErr w:type="spellStart"/>
      <w:r w:rsidRPr="000A4BF2">
        <w:rPr>
          <w:lang w:val="de-DE"/>
        </w:rPr>
        <w:t>address</w:t>
      </w:r>
      <w:proofErr w:type="spellEnd"/>
      <w:r w:rsidRPr="000A4BF2">
        <w:rPr>
          <w:lang w:val="de-DE"/>
        </w:rPr>
        <w:t xml:space="preserve">: </w:t>
      </w:r>
      <w:r>
        <w:rPr>
          <w:lang w:val="de-DE"/>
        </w:rPr>
        <w:t>F</w:t>
      </w:r>
      <w:r>
        <w:rPr>
          <w:rFonts w:ascii="AdvOT2e364b11" w:hAnsi="AdvOT2e364b11" w:cs="AdvOT2e364b11"/>
          <w:sz w:val="20"/>
          <w:szCs w:val="20"/>
          <w:lang w:val="de-DE"/>
        </w:rPr>
        <w:t>achrichtung Materialwissenschaft und Werksto</w:t>
      </w:r>
      <w:r>
        <w:rPr>
          <w:rFonts w:ascii="AdvOT2e364b11+fb" w:hAnsi="AdvOT2e364b11+fb" w:cs="AdvOT2e364b11+fb"/>
          <w:sz w:val="20"/>
          <w:szCs w:val="20"/>
          <w:lang w:val="de-DE"/>
        </w:rPr>
        <w:t>ff</w:t>
      </w:r>
      <w:r>
        <w:rPr>
          <w:rFonts w:ascii="AdvOT2e364b11" w:hAnsi="AdvOT2e364b11" w:cs="AdvOT2e364b11"/>
          <w:sz w:val="20"/>
          <w:szCs w:val="20"/>
          <w:lang w:val="de-DE"/>
        </w:rPr>
        <w:t>technik, Universität des Saarlandes, Campus D3.3, 66123 Saarbrücken, Germany</w:t>
      </w:r>
    </w:p>
  </w:comment>
  <w:comment w:id="3" w:author="Christoph" w:date="2017-03-24T21:19:00Z" w:initials="C">
    <w:p w:rsidR="000A4BF2" w:rsidRDefault="000A4BF2">
      <w:pPr>
        <w:pStyle w:val="Kommentartext"/>
      </w:pPr>
      <w:r>
        <w:rPr>
          <w:rStyle w:val="Kommentarzeichen"/>
        </w:rPr>
        <w:annotationRef/>
      </w:r>
      <w:r>
        <w:t xml:space="preserve">Mete did not contribute to this work, so we </w:t>
      </w:r>
      <w:r w:rsidR="007C34E0">
        <w:t>should not</w:t>
      </w:r>
      <w:r>
        <w:t xml:space="preserve"> include him here.</w:t>
      </w:r>
    </w:p>
  </w:comment>
  <w:comment w:id="11" w:author="Christoph" w:date="2017-03-24T21:19:00Z" w:initials="C">
    <w:p w:rsidR="000A4BF2" w:rsidRDefault="000A4BF2">
      <w:pPr>
        <w:pStyle w:val="Kommentartext"/>
        <w:rPr>
          <w:rStyle w:val="style5"/>
        </w:rPr>
      </w:pPr>
      <w:r>
        <w:rPr>
          <w:rStyle w:val="Kommentarzeichen"/>
        </w:rPr>
        <w:annotationRef/>
      </w:r>
      <w:r>
        <w:t xml:space="preserve">Ref. 6 is on a “Ni” center (although I think this was a </w:t>
      </w:r>
      <w:proofErr w:type="spellStart"/>
      <w:r>
        <w:t>SiV</w:t>
      </w:r>
      <w:proofErr w:type="spellEnd"/>
      <w:r>
        <w:t xml:space="preserve"> as well) – please replace by E. </w:t>
      </w:r>
      <w:proofErr w:type="spellStart"/>
      <w:r>
        <w:t>Neu</w:t>
      </w:r>
      <w:proofErr w:type="spellEnd"/>
      <w:r>
        <w:t xml:space="preserve"> at al., New J. Phys. </w:t>
      </w:r>
      <w:r>
        <w:rPr>
          <w:rStyle w:val="style5"/>
          <w:b/>
          <w:bCs/>
        </w:rPr>
        <w:t>13</w:t>
      </w:r>
      <w:r w:rsidR="002106C1">
        <w:rPr>
          <w:rStyle w:val="style5"/>
        </w:rPr>
        <w:t xml:space="preserve">, 025012 (2011), this contains measurements of all mentioned properties. </w:t>
      </w:r>
    </w:p>
    <w:p w:rsidR="002106C1" w:rsidRDefault="002106C1">
      <w:pPr>
        <w:pStyle w:val="Kommentartext"/>
      </w:pPr>
      <w:r>
        <w:rPr>
          <w:rStyle w:val="style5"/>
        </w:rPr>
        <w:t>Ref. 7 is on resonance fluorescence and spin dependent optical transitions – nothing we talk about here. Or we add at the end of the properties list: …and an optical accessible spin [7].”</w:t>
      </w:r>
    </w:p>
  </w:comment>
  <w:comment w:id="12" w:author="Christoph" w:date="2017-03-24T21:19:00Z" w:initials="C">
    <w:p w:rsidR="00407D64" w:rsidRDefault="00407D64">
      <w:pPr>
        <w:pStyle w:val="Kommentartext"/>
      </w:pPr>
      <w:r>
        <w:rPr>
          <w:rStyle w:val="Kommentarzeichen"/>
        </w:rPr>
        <w:annotationRef/>
      </w:r>
      <w:r>
        <w:t xml:space="preserve">True and not true. We have seen 6Mcts/s single photons in </w:t>
      </w:r>
      <w:proofErr w:type="spellStart"/>
      <w:r>
        <w:t>nanodiamonds</w:t>
      </w:r>
      <w:proofErr w:type="spellEnd"/>
      <w:r>
        <w:t xml:space="preserve">, but also 10.000 </w:t>
      </w:r>
      <w:proofErr w:type="spellStart"/>
      <w:r>
        <w:t>cts</w:t>
      </w:r>
      <w:proofErr w:type="spellEnd"/>
      <w:r>
        <w:t xml:space="preserve">/s, also in </w:t>
      </w:r>
      <w:proofErr w:type="spellStart"/>
      <w:r>
        <w:t>nanodiamonds</w:t>
      </w:r>
      <w:proofErr w:type="spellEnd"/>
      <w:r>
        <w:t>. Maybe: “reported values of PL intensity vary considerably and QE</w:t>
      </w:r>
      <w:proofErr w:type="gramStart"/>
      <w:r>
        <w:t>..</w:t>
      </w:r>
      <w:proofErr w:type="gramEnd"/>
      <w:r>
        <w:t xml:space="preserve"> </w:t>
      </w:r>
      <w:proofErr w:type="gramStart"/>
      <w:r>
        <w:t>is</w:t>
      </w:r>
      <w:proofErr w:type="gramEnd"/>
      <w:r>
        <w:t xml:space="preserve"> small.”</w:t>
      </w:r>
    </w:p>
  </w:comment>
  <w:comment w:id="13" w:author="Christoph" w:date="2017-03-24T21:19:00Z" w:initials="C">
    <w:p w:rsidR="00407D64" w:rsidRPr="00407D64" w:rsidRDefault="00407D64">
      <w:pPr>
        <w:pStyle w:val="Kommentartext"/>
      </w:pPr>
      <w:r>
        <w:rPr>
          <w:rStyle w:val="Kommentarzeichen"/>
        </w:rPr>
        <w:annotationRef/>
      </w:r>
      <w:r w:rsidRPr="00407D64">
        <w:t xml:space="preserve">Ref: E. </w:t>
      </w:r>
      <w:proofErr w:type="spellStart"/>
      <w:r w:rsidRPr="00407D64">
        <w:t>Neu</w:t>
      </w:r>
      <w:proofErr w:type="spellEnd"/>
      <w:r w:rsidRPr="00407D64">
        <w:t xml:space="preserve"> et al., </w:t>
      </w:r>
      <w:r w:rsidRPr="00407D64">
        <w:rPr>
          <w:rStyle w:val="style5"/>
        </w:rPr>
        <w:t xml:space="preserve">Opt. </w:t>
      </w:r>
      <w:r>
        <w:rPr>
          <w:rStyle w:val="style5"/>
        </w:rPr>
        <w:t xml:space="preserve">Express </w:t>
      </w:r>
      <w:r>
        <w:rPr>
          <w:rStyle w:val="style5"/>
          <w:b/>
          <w:bCs/>
        </w:rPr>
        <w:t>20</w:t>
      </w:r>
      <w:r>
        <w:rPr>
          <w:rStyle w:val="style5"/>
        </w:rPr>
        <w:t>, 19956 (2012).</w:t>
      </w:r>
    </w:p>
  </w:comment>
  <w:comment w:id="14" w:author="Christoph" w:date="2017-03-24T21:19:00Z" w:initials="C">
    <w:p w:rsidR="00407D64" w:rsidRDefault="00407D64">
      <w:pPr>
        <w:pStyle w:val="Kommentartext"/>
      </w:pPr>
      <w:r>
        <w:rPr>
          <w:rStyle w:val="Kommentarzeichen"/>
        </w:rPr>
        <w:annotationRef/>
      </w:r>
      <w:r>
        <w:t xml:space="preserve">We could add J. </w:t>
      </w:r>
      <w:proofErr w:type="spellStart"/>
      <w:r>
        <w:t>Benedikter</w:t>
      </w:r>
      <w:proofErr w:type="spellEnd"/>
      <w:r>
        <w:t xml:space="preserve"> at al., </w:t>
      </w:r>
      <w:r>
        <w:rPr>
          <w:rStyle w:val="style5"/>
        </w:rPr>
        <w:t xml:space="preserve">Phys. Rev. Appl. </w:t>
      </w:r>
      <w:r>
        <w:rPr>
          <w:rStyle w:val="style5"/>
          <w:b/>
          <w:bCs/>
        </w:rPr>
        <w:t>7</w:t>
      </w:r>
      <w:r>
        <w:rPr>
          <w:rStyle w:val="style5"/>
        </w:rPr>
        <w:t>, 024031 (2017).</w:t>
      </w:r>
    </w:p>
  </w:comment>
  <w:comment w:id="16" w:author="Christoph" w:date="2017-03-24T21:19:00Z" w:initials="C">
    <w:p w:rsidR="00FA0801" w:rsidRDefault="00FA0801">
      <w:pPr>
        <w:pStyle w:val="Kommentartext"/>
      </w:pPr>
      <w:r>
        <w:rPr>
          <w:rStyle w:val="Kommentarzeichen"/>
        </w:rPr>
        <w:annotationRef/>
      </w:r>
      <w:r>
        <w:t xml:space="preserve">I tried to add something to motivate the </w:t>
      </w:r>
      <w:proofErr w:type="spellStart"/>
      <w:r>
        <w:t>plasmonic</w:t>
      </w:r>
      <w:proofErr w:type="spellEnd"/>
      <w:r>
        <w:t xml:space="preserve"> coupling. Please modify if you have better arguments.</w:t>
      </w:r>
    </w:p>
  </w:comment>
  <w:comment w:id="19" w:author="Christoph" w:date="2017-03-24T21:19:00Z" w:initials="C">
    <w:p w:rsidR="001374BC" w:rsidRDefault="001374BC">
      <w:pPr>
        <w:pStyle w:val="Kommentartext"/>
      </w:pPr>
      <w:r>
        <w:rPr>
          <w:rStyle w:val="Kommentarzeichen"/>
        </w:rPr>
        <w:annotationRef/>
      </w:r>
      <w:r>
        <w:t xml:space="preserve">M. Barth et al., </w:t>
      </w:r>
      <w:r w:rsidRPr="001374BC">
        <w:t xml:space="preserve">J. </w:t>
      </w:r>
      <w:proofErr w:type="spellStart"/>
      <w:r w:rsidRPr="001374BC">
        <w:t>Lum</w:t>
      </w:r>
      <w:proofErr w:type="spellEnd"/>
      <w:r w:rsidRPr="001374BC">
        <w:t xml:space="preserve">. </w:t>
      </w:r>
      <w:r w:rsidRPr="001374BC">
        <w:rPr>
          <w:b/>
          <w:bCs/>
        </w:rPr>
        <w:t>130,</w:t>
      </w:r>
      <w:r>
        <w:t xml:space="preserve"> 1628 (2010).</w:t>
      </w:r>
    </w:p>
  </w:comment>
  <w:comment w:id="26" w:author="Sarah Lindner" w:date="2017-03-24T21:19:00Z" w:initials="sl">
    <w:p w:rsidR="002F2E54" w:rsidRDefault="002F2E54">
      <w:pPr>
        <w:pStyle w:val="Kommentartext"/>
      </w:pPr>
      <w:r>
        <w:rPr>
          <w:rStyle w:val="Kommentarzeichen"/>
        </w:rPr>
        <w:annotationRef/>
      </w:r>
      <w:r>
        <w:t>We don’t know the concentration of the NDs in the solution so I don’t think it makes much sense to mention the quantity</w:t>
      </w:r>
    </w:p>
  </w:comment>
  <w:comment w:id="49" w:author="Christoph" w:date="2017-03-24T21:19:00Z" w:initials="C">
    <w:p w:rsidR="00280F26" w:rsidRDefault="00280F26" w:rsidP="00280F26">
      <w:pPr>
        <w:autoSpaceDE w:val="0"/>
        <w:autoSpaceDN w:val="0"/>
        <w:adjustRightInd w:val="0"/>
        <w:spacing w:after="0" w:line="240" w:lineRule="auto"/>
        <w:rPr>
          <w:rFonts w:ascii="cmr10" w:hAnsi="cmr10" w:cs="cmr10"/>
          <w:sz w:val="20"/>
          <w:szCs w:val="20"/>
        </w:rPr>
      </w:pPr>
      <w:r>
        <w:rPr>
          <w:rStyle w:val="Kommentarzeichen"/>
        </w:rPr>
        <w:annotationRef/>
      </w:r>
      <w:r>
        <w:rPr>
          <w:rFonts w:ascii="cmr10" w:hAnsi="cmr10" w:cs="cmr10"/>
          <w:sz w:val="20"/>
          <w:szCs w:val="20"/>
        </w:rPr>
        <w:t xml:space="preserve">The </w:t>
      </w:r>
      <w:proofErr w:type="spellStart"/>
      <w:r>
        <w:rPr>
          <w:rFonts w:ascii="cmr10" w:hAnsi="cmr10" w:cs="cmr10"/>
          <w:sz w:val="20"/>
          <w:szCs w:val="20"/>
        </w:rPr>
        <w:t>nanocry</w:t>
      </w:r>
      <w:r w:rsidRPr="00280F26">
        <w:rPr>
          <w:rFonts w:ascii="cmr10" w:hAnsi="cmr10" w:cs="cmr10"/>
          <w:sz w:val="20"/>
          <w:szCs w:val="20"/>
        </w:rPr>
        <w:t>stalline</w:t>
      </w:r>
      <w:proofErr w:type="spellEnd"/>
      <w:r w:rsidRPr="00280F26">
        <w:rPr>
          <w:rFonts w:ascii="cmr10" w:hAnsi="cmr10" w:cs="cmr10"/>
          <w:sz w:val="20"/>
          <w:szCs w:val="20"/>
        </w:rPr>
        <w:t xml:space="preserve"> diamond </w:t>
      </w:r>
      <w:r>
        <w:rPr>
          <w:rFonts w:ascii="cmr10" w:hAnsi="cmr10" w:cs="cmr10"/>
          <w:sz w:val="20"/>
          <w:szCs w:val="20"/>
        </w:rPr>
        <w:t>starting material was</w:t>
      </w:r>
      <w:r w:rsidRPr="00280F26">
        <w:rPr>
          <w:rFonts w:ascii="cmr10" w:hAnsi="cmr10" w:cs="cmr10"/>
          <w:sz w:val="20"/>
          <w:szCs w:val="20"/>
        </w:rPr>
        <w:t xml:space="preserve"> directly grown on a silicon wafer</w:t>
      </w:r>
      <w:r>
        <w:rPr>
          <w:rFonts w:ascii="cmr10" w:hAnsi="cmr10" w:cs="cmr10"/>
          <w:sz w:val="20"/>
          <w:szCs w:val="20"/>
        </w:rPr>
        <w:t>.</w:t>
      </w:r>
      <w:r w:rsidRPr="00280F26">
        <w:rPr>
          <w:rFonts w:ascii="cmr10" w:hAnsi="cmr10" w:cs="cmr10"/>
          <w:sz w:val="20"/>
          <w:szCs w:val="20"/>
        </w:rPr>
        <w:t xml:space="preserve"> A microwave hydrogen plasma containing 1% m</w:t>
      </w:r>
      <w:r>
        <w:rPr>
          <w:rFonts w:ascii="cmr10" w:hAnsi="cmr10" w:cs="cmr10"/>
          <w:sz w:val="20"/>
          <w:szCs w:val="20"/>
        </w:rPr>
        <w:t>ethane was used to grow on purifi</w:t>
      </w:r>
      <w:r w:rsidRPr="00280F26">
        <w:rPr>
          <w:rFonts w:ascii="cmr10" w:hAnsi="cmr10" w:cs="cmr10"/>
          <w:sz w:val="20"/>
          <w:szCs w:val="20"/>
        </w:rPr>
        <w:t>ed</w:t>
      </w:r>
      <w:r>
        <w:rPr>
          <w:rFonts w:ascii="cmr10" w:hAnsi="cmr10" w:cs="cmr10"/>
          <w:sz w:val="20"/>
          <w:szCs w:val="20"/>
        </w:rPr>
        <w:t xml:space="preserve"> </w:t>
      </w:r>
      <w:r w:rsidRPr="00280F26">
        <w:rPr>
          <w:rFonts w:ascii="cmr10" w:hAnsi="cmr10" w:cs="cmr10"/>
          <w:sz w:val="20"/>
          <w:szCs w:val="20"/>
        </w:rPr>
        <w:t xml:space="preserve">5nm </w:t>
      </w:r>
      <w:proofErr w:type="spellStart"/>
      <w:r w:rsidRPr="00280F26">
        <w:rPr>
          <w:rFonts w:ascii="cmr10" w:hAnsi="cmr10" w:cs="cmr10"/>
          <w:sz w:val="20"/>
          <w:szCs w:val="20"/>
        </w:rPr>
        <w:t>nanodiamond</w:t>
      </w:r>
      <w:proofErr w:type="spellEnd"/>
      <w:r w:rsidRPr="00280F26">
        <w:rPr>
          <w:rFonts w:ascii="cmr10" w:hAnsi="cmr10" w:cs="cmr10"/>
          <w:sz w:val="20"/>
          <w:szCs w:val="20"/>
        </w:rPr>
        <w:t xml:space="preserve"> seeds (produced by </w:t>
      </w:r>
      <w:proofErr w:type="spellStart"/>
      <w:r w:rsidRPr="00280F26">
        <w:rPr>
          <w:rFonts w:ascii="cmr10" w:hAnsi="cmr10" w:cs="cmr10"/>
          <w:sz w:val="20"/>
          <w:szCs w:val="20"/>
        </w:rPr>
        <w:t>PlasmaChem</w:t>
      </w:r>
      <w:proofErr w:type="spellEnd"/>
      <w:r w:rsidRPr="00280F26">
        <w:rPr>
          <w:rFonts w:ascii="cmr10" w:hAnsi="cmr10" w:cs="cmr10"/>
          <w:sz w:val="20"/>
          <w:szCs w:val="20"/>
        </w:rPr>
        <w:t xml:space="preserve">). To induce </w:t>
      </w:r>
      <w:r w:rsidRPr="00280F26">
        <w:rPr>
          <w:rFonts w:ascii="CMTI10" w:hAnsi="CMTI10" w:cs="CMTI10"/>
          <w:sz w:val="20"/>
          <w:szCs w:val="20"/>
        </w:rPr>
        <w:t xml:space="preserve">in-situ </w:t>
      </w:r>
      <w:proofErr w:type="spellStart"/>
      <w:r>
        <w:rPr>
          <w:rFonts w:ascii="cmr10" w:hAnsi="cmr10" w:cs="cmr10"/>
          <w:sz w:val="20"/>
          <w:szCs w:val="20"/>
        </w:rPr>
        <w:t>SiV</w:t>
      </w:r>
      <w:proofErr w:type="spellEnd"/>
      <w:r>
        <w:rPr>
          <w:rFonts w:ascii="cmr10" w:hAnsi="cmr10" w:cs="cmr10"/>
          <w:sz w:val="20"/>
          <w:szCs w:val="20"/>
        </w:rPr>
        <w:t xml:space="preserve"> center creation, sacrifi</w:t>
      </w:r>
      <w:r w:rsidRPr="00280F26">
        <w:rPr>
          <w:rFonts w:ascii="cmr10" w:hAnsi="cmr10" w:cs="cmr10"/>
          <w:sz w:val="20"/>
          <w:szCs w:val="20"/>
        </w:rPr>
        <w:t>cial</w:t>
      </w:r>
      <w:r>
        <w:rPr>
          <w:rFonts w:ascii="cmr10" w:hAnsi="cmr10" w:cs="cmr10"/>
          <w:sz w:val="20"/>
          <w:szCs w:val="20"/>
        </w:rPr>
        <w:t xml:space="preserve"> </w:t>
      </w:r>
      <w:r w:rsidRPr="00280F26">
        <w:rPr>
          <w:rFonts w:ascii="cmr10" w:hAnsi="cmr10" w:cs="cmr10"/>
          <w:sz w:val="20"/>
          <w:szCs w:val="20"/>
        </w:rPr>
        <w:t xml:space="preserve">silicon pieces are situated in the growth chamber. </w:t>
      </w:r>
      <w:r>
        <w:rPr>
          <w:rFonts w:ascii="cmr10" w:hAnsi="cmr10" w:cs="cmr10"/>
          <w:sz w:val="20"/>
          <w:szCs w:val="20"/>
        </w:rPr>
        <w:t xml:space="preserve">The </w:t>
      </w:r>
      <w:proofErr w:type="gramStart"/>
      <w:r>
        <w:rPr>
          <w:rFonts w:ascii="cmr10" w:hAnsi="cmr10" w:cs="cmr10"/>
          <w:sz w:val="20"/>
          <w:szCs w:val="20"/>
        </w:rPr>
        <w:t xml:space="preserve">diamond </w:t>
      </w:r>
      <w:r w:rsidRPr="00280F26">
        <w:rPr>
          <w:rFonts w:ascii="cmr10" w:hAnsi="cmr10" w:cs="cmr10"/>
          <w:sz w:val="20"/>
          <w:szCs w:val="20"/>
        </w:rPr>
        <w:t xml:space="preserve"> is</w:t>
      </w:r>
      <w:proofErr w:type="gramEnd"/>
      <w:r w:rsidRPr="00280F26">
        <w:rPr>
          <w:rFonts w:ascii="cmr10" w:hAnsi="cmr10" w:cs="cmr10"/>
          <w:sz w:val="20"/>
          <w:szCs w:val="20"/>
        </w:rPr>
        <w:t xml:space="preserve"> then milled</w:t>
      </w:r>
      <w:r>
        <w:rPr>
          <w:rFonts w:ascii="cmr10" w:hAnsi="cmr10" w:cs="cmr10"/>
          <w:sz w:val="20"/>
          <w:szCs w:val="20"/>
        </w:rPr>
        <w:t xml:space="preserve"> </w:t>
      </w:r>
      <w:r w:rsidRPr="00280F26">
        <w:rPr>
          <w:rFonts w:ascii="cmr10" w:hAnsi="cmr10" w:cs="cmr10"/>
          <w:sz w:val="20"/>
          <w:szCs w:val="20"/>
        </w:rPr>
        <w:t xml:space="preserve">by a wet-milling process in a vibrational mill with steel beads </w:t>
      </w:r>
      <w:r>
        <w:rPr>
          <w:rFonts w:ascii="cmr10" w:hAnsi="cmr10" w:cs="cmr10"/>
          <w:sz w:val="20"/>
          <w:szCs w:val="20"/>
        </w:rPr>
        <w:t>to crystals of average diameter</w:t>
      </w:r>
      <w:r w:rsidRPr="00280F26">
        <w:rPr>
          <w:rFonts w:ascii="cmr10" w:hAnsi="cmr10" w:cs="cmr10"/>
          <w:sz w:val="20"/>
          <w:szCs w:val="20"/>
        </w:rPr>
        <w:t xml:space="preserve"> </w:t>
      </w:r>
      <w:r>
        <w:rPr>
          <w:rFonts w:ascii="cmr10" w:hAnsi="cmr10" w:cs="cmr10"/>
          <w:sz w:val="20"/>
          <w:szCs w:val="20"/>
        </w:rPr>
        <w:t xml:space="preserve">of 100nm </w:t>
      </w:r>
      <w:r w:rsidRPr="00280F26">
        <w:rPr>
          <w:rFonts w:ascii="cmr10" w:hAnsi="cmr10" w:cs="cmr10"/>
          <w:sz w:val="20"/>
          <w:szCs w:val="20"/>
        </w:rPr>
        <w:t>. The particle size was determined with laser di</w:t>
      </w:r>
      <w:r>
        <w:rPr>
          <w:rFonts w:ascii="cmr10" w:hAnsi="cmr10" w:cs="cmr10"/>
          <w:sz w:val="20"/>
          <w:szCs w:val="20"/>
        </w:rPr>
        <w:t>ff</w:t>
      </w:r>
      <w:r w:rsidRPr="00280F26">
        <w:rPr>
          <w:rFonts w:ascii="cmr10" w:hAnsi="cmr10" w:cs="cmr10"/>
          <w:sz w:val="20"/>
          <w:szCs w:val="20"/>
        </w:rPr>
        <w:t>raction spectroscopy.</w:t>
      </w:r>
    </w:p>
    <w:p w:rsidR="00280F26" w:rsidRDefault="00280F26" w:rsidP="00280F26">
      <w:pPr>
        <w:autoSpaceDE w:val="0"/>
        <w:autoSpaceDN w:val="0"/>
        <w:adjustRightInd w:val="0"/>
        <w:spacing w:after="0" w:line="240" w:lineRule="auto"/>
        <w:rPr>
          <w:rFonts w:ascii="cmr10" w:hAnsi="cmr10" w:cs="cmr10"/>
          <w:sz w:val="20"/>
          <w:szCs w:val="20"/>
        </w:rPr>
      </w:pPr>
    </w:p>
    <w:p w:rsidR="00280F26" w:rsidRDefault="00280F26" w:rsidP="00280F26">
      <w:pPr>
        <w:autoSpaceDE w:val="0"/>
        <w:autoSpaceDN w:val="0"/>
        <w:adjustRightInd w:val="0"/>
        <w:spacing w:after="0" w:line="240" w:lineRule="auto"/>
        <w:rPr>
          <w:rFonts w:ascii="cmr10" w:hAnsi="cmr10" w:cs="cmr10"/>
          <w:sz w:val="20"/>
          <w:szCs w:val="20"/>
        </w:rPr>
      </w:pPr>
      <w:r>
        <w:rPr>
          <w:rFonts w:ascii="cmr10" w:hAnsi="cmr10" w:cs="cmr10"/>
          <w:sz w:val="20"/>
          <w:szCs w:val="20"/>
        </w:rPr>
        <w:t xml:space="preserve">I think it would be fair to also include the </w:t>
      </w:r>
      <w:proofErr w:type="spellStart"/>
      <w:r>
        <w:rPr>
          <w:rFonts w:ascii="cmr10" w:hAnsi="cmr10" w:cs="cmr10"/>
          <w:sz w:val="20"/>
          <w:szCs w:val="20"/>
        </w:rPr>
        <w:t>nanodiamond</w:t>
      </w:r>
      <w:proofErr w:type="spellEnd"/>
      <w:r>
        <w:rPr>
          <w:rFonts w:ascii="cmr10" w:hAnsi="cmr10" w:cs="cmr10"/>
          <w:sz w:val="20"/>
          <w:szCs w:val="20"/>
        </w:rPr>
        <w:t xml:space="preserve"> producers – they often get not included</w:t>
      </w:r>
      <w:r w:rsidR="00C301DD">
        <w:rPr>
          <w:rFonts w:ascii="cmr10" w:hAnsi="cmr10" w:cs="cmr10"/>
          <w:sz w:val="20"/>
          <w:szCs w:val="20"/>
        </w:rPr>
        <w:t xml:space="preserve"> as authors in the papers that use their material</w:t>
      </w:r>
      <w:r>
        <w:rPr>
          <w:rFonts w:ascii="cmr10" w:hAnsi="cmr10" w:cs="cmr10"/>
          <w:sz w:val="20"/>
          <w:szCs w:val="20"/>
        </w:rPr>
        <w:t xml:space="preserve">… what do you think? If so, we have to add </w:t>
      </w:r>
      <w:proofErr w:type="spellStart"/>
      <w:r>
        <w:rPr>
          <w:rFonts w:ascii="cmr10" w:hAnsi="cmr10" w:cs="cmr10"/>
          <w:sz w:val="20"/>
          <w:szCs w:val="20"/>
        </w:rPr>
        <w:t>L.Gines</w:t>
      </w:r>
      <w:proofErr w:type="spellEnd"/>
      <w:r>
        <w:rPr>
          <w:rFonts w:ascii="cmr10" w:hAnsi="cmr10" w:cs="cmr10"/>
          <w:sz w:val="20"/>
          <w:szCs w:val="20"/>
        </w:rPr>
        <w:t xml:space="preserve"> and O. Williams, Cardiff University and A. </w:t>
      </w:r>
      <w:proofErr w:type="spellStart"/>
      <w:r>
        <w:rPr>
          <w:rFonts w:ascii="cmr10" w:hAnsi="cmr10" w:cs="cmr10"/>
          <w:sz w:val="20"/>
          <w:szCs w:val="20"/>
        </w:rPr>
        <w:t>Muzha</w:t>
      </w:r>
      <w:proofErr w:type="spellEnd"/>
      <w:r>
        <w:rPr>
          <w:rFonts w:ascii="cmr10" w:hAnsi="cmr10" w:cs="cmr10"/>
          <w:sz w:val="20"/>
          <w:szCs w:val="20"/>
        </w:rPr>
        <w:t xml:space="preserve"> and A. </w:t>
      </w:r>
      <w:proofErr w:type="spellStart"/>
      <w:r>
        <w:rPr>
          <w:rFonts w:ascii="cmr10" w:hAnsi="cmr10" w:cs="cmr10"/>
          <w:sz w:val="20"/>
          <w:szCs w:val="20"/>
        </w:rPr>
        <w:t>Krüger</w:t>
      </w:r>
      <w:proofErr w:type="spellEnd"/>
      <w:r>
        <w:rPr>
          <w:rFonts w:ascii="cmr10" w:hAnsi="cmr10" w:cs="cmr10"/>
          <w:sz w:val="20"/>
          <w:szCs w:val="20"/>
        </w:rPr>
        <w:t xml:space="preserve">, University of </w:t>
      </w:r>
      <w:proofErr w:type="spellStart"/>
      <w:r>
        <w:rPr>
          <w:rFonts w:ascii="cmr10" w:hAnsi="cmr10" w:cs="cmr10"/>
          <w:sz w:val="20"/>
          <w:szCs w:val="20"/>
        </w:rPr>
        <w:t>Würzburg</w:t>
      </w:r>
      <w:proofErr w:type="spellEnd"/>
      <w:r>
        <w:rPr>
          <w:rFonts w:ascii="cmr10" w:hAnsi="cmr10" w:cs="cmr10"/>
          <w:sz w:val="20"/>
          <w:szCs w:val="20"/>
        </w:rPr>
        <w:t xml:space="preserve">. </w:t>
      </w:r>
    </w:p>
    <w:p w:rsidR="00280F26" w:rsidRPr="00280F26" w:rsidRDefault="00280F26" w:rsidP="00280F26">
      <w:pPr>
        <w:autoSpaceDE w:val="0"/>
        <w:autoSpaceDN w:val="0"/>
        <w:adjustRightInd w:val="0"/>
        <w:spacing w:after="0" w:line="240" w:lineRule="auto"/>
      </w:pPr>
    </w:p>
  </w:comment>
  <w:comment w:id="93" w:author="Christoph" w:date="2017-03-24T21:19:00Z" w:initials="C">
    <w:p w:rsidR="00521E56" w:rsidRDefault="00521E56">
      <w:pPr>
        <w:pStyle w:val="Kommentartext"/>
      </w:pPr>
      <w:r>
        <w:rPr>
          <w:rStyle w:val="Kommentarzeichen"/>
        </w:rPr>
        <w:annotationRef/>
      </w:r>
      <w:r>
        <w:t>What are these? Narrow emission linewidth and high PL count rate?</w:t>
      </w:r>
      <w:r w:rsidR="00462A6C">
        <w:t xml:space="preserve"> Or cancel here because it’s mentioned again below: “…identify…hosting </w:t>
      </w:r>
      <w:proofErr w:type="spellStart"/>
      <w:r w:rsidR="00462A6C">
        <w:t>SiV</w:t>
      </w:r>
      <w:proofErr w:type="spellEnd"/>
      <w:r w:rsidR="00462A6C">
        <w:t xml:space="preserve"> centers.”</w:t>
      </w:r>
    </w:p>
  </w:comment>
  <w:comment w:id="111" w:author="Christoph" w:date="2017-03-24T21:19:00Z" w:initials="C">
    <w:p w:rsidR="00E36ED0" w:rsidRDefault="00E36ED0">
      <w:pPr>
        <w:pStyle w:val="Kommentartext"/>
      </w:pPr>
      <w:r>
        <w:rPr>
          <w:rStyle w:val="Kommentarzeichen"/>
        </w:rPr>
        <w:annotationRef/>
      </w:r>
      <w:r>
        <w:t>That’s all contained in the paragraph just above…</w:t>
      </w:r>
    </w:p>
  </w:comment>
  <w:comment w:id="178" w:author="Christoph" w:date="2017-03-24T21:19:00Z" w:initials="C">
    <w:p w:rsidR="00053A74" w:rsidRDefault="00053A74">
      <w:pPr>
        <w:pStyle w:val="Kommentartext"/>
      </w:pPr>
      <w:r>
        <w:rPr>
          <w:rStyle w:val="Kommentarzeichen"/>
        </w:rPr>
        <w:annotationRef/>
      </w:r>
      <w:r>
        <w:t>Where?</w:t>
      </w:r>
    </w:p>
  </w:comment>
  <w:comment w:id="192" w:author="Christoph" w:date="2017-03-24T21:19:00Z" w:initials="C">
    <w:p w:rsidR="004852AC" w:rsidRDefault="004852AC">
      <w:pPr>
        <w:pStyle w:val="Kommentartext"/>
      </w:pPr>
      <w:r>
        <w:rPr>
          <w:rStyle w:val="Kommentarzeichen"/>
        </w:rPr>
        <w:annotationRef/>
      </w:r>
      <w:r>
        <w:t>Sure that the spectrometer reaches this resolution? I thought it’s more like 50 GHz = 0.1 nm.</w:t>
      </w:r>
    </w:p>
  </w:comment>
  <w:comment w:id="219" w:author="Christoph" w:date="2017-03-24T21:19:00Z" w:initials="C">
    <w:p w:rsidR="00E91BAC" w:rsidRDefault="00E91BAC">
      <w:pPr>
        <w:pStyle w:val="Kommentartext"/>
      </w:pPr>
      <w:r>
        <w:rPr>
          <w:rStyle w:val="Kommentarzeichen"/>
        </w:rPr>
        <w:annotationRef/>
      </w:r>
      <w:r>
        <w:t xml:space="preserve">Is this the one </w:t>
      </w:r>
      <w:proofErr w:type="spellStart"/>
      <w:r>
        <w:t>nanodiamond</w:t>
      </w:r>
      <w:proofErr w:type="spellEnd"/>
      <w:r>
        <w:t xml:space="preserve"> that has been used in the following investigations?</w:t>
      </w:r>
    </w:p>
  </w:comment>
  <w:comment w:id="251" w:author="Christoph" w:date="2017-03-24T21:19:00Z" w:initials="C">
    <w:p w:rsidR="00082453" w:rsidRDefault="00082453">
      <w:pPr>
        <w:pStyle w:val="Kommentartext"/>
      </w:pPr>
      <w:r>
        <w:rPr>
          <w:rStyle w:val="Kommentarzeichen"/>
        </w:rPr>
        <w:annotationRef/>
      </w:r>
      <w:r>
        <w:t>Maybe add one introductory sentence here why the special form of the double bowtie antenna has been chosen?</w:t>
      </w:r>
      <w:r w:rsidR="004B02B3">
        <w:t xml:space="preserve"> Is there a reference for the design?</w:t>
      </w:r>
    </w:p>
  </w:comment>
  <w:comment w:id="252" w:author="Christoph" w:date="2017-03-24T21:19:00Z" w:initials="C">
    <w:p w:rsidR="008E7A45" w:rsidRDefault="008E7A45">
      <w:pPr>
        <w:pStyle w:val="Kommentartext"/>
      </w:pPr>
      <w:r>
        <w:rPr>
          <w:rStyle w:val="Kommentarzeichen"/>
        </w:rPr>
        <w:annotationRef/>
      </w:r>
      <w:r>
        <w:t xml:space="preserve">Shouldn’t we say here </w:t>
      </w:r>
      <w:r w:rsidR="00772E2E">
        <w:t xml:space="preserve">(or in a sentence before) </w:t>
      </w:r>
      <w:r>
        <w:t>that the design was tailored or optimized for incorporating NDs of 100 nm size?</w:t>
      </w:r>
    </w:p>
  </w:comment>
  <w:comment w:id="253" w:author="Christoph" w:date="2017-03-24T21:19:00Z" w:initials="C">
    <w:p w:rsidR="004B02B3" w:rsidRDefault="004B02B3">
      <w:pPr>
        <w:pStyle w:val="Kommentartext"/>
      </w:pPr>
      <w:r>
        <w:rPr>
          <w:rStyle w:val="Kommentarzeichen"/>
        </w:rPr>
        <w:annotationRef/>
      </w:r>
      <w:r>
        <w:t xml:space="preserve">I think one has to mention before that we do not only simulate the antenna structure but also directly incorporate the </w:t>
      </w:r>
      <w:proofErr w:type="spellStart"/>
      <w:r>
        <w:t>nanodiamond</w:t>
      </w:r>
      <w:proofErr w:type="spellEnd"/>
      <w:r>
        <w:t xml:space="preserve"> into the simulations.</w:t>
      </w:r>
    </w:p>
  </w:comment>
  <w:comment w:id="254" w:author="Christoph" w:date="2017-03-24T21:19:00Z" w:initials="C">
    <w:p w:rsidR="004B02B3" w:rsidRDefault="004B02B3">
      <w:pPr>
        <w:pStyle w:val="Kommentartext"/>
      </w:pPr>
      <w:r>
        <w:rPr>
          <w:rStyle w:val="Kommentarzeichen"/>
        </w:rPr>
        <w:annotationRef/>
      </w:r>
      <w:r>
        <w:t xml:space="preserve">Maybe also show the spectrum of the antenna w/o </w:t>
      </w:r>
      <w:proofErr w:type="spellStart"/>
      <w:r>
        <w:t>nanodiamond</w:t>
      </w:r>
      <w:proofErr w:type="spellEnd"/>
      <w:r>
        <w:t xml:space="preserve"> (e.g. as dotted line in Fig 3b)</w:t>
      </w:r>
    </w:p>
  </w:comment>
  <w:comment w:id="256" w:author="Christoph" w:date="2017-03-24T21:19:00Z" w:initials="C">
    <w:p w:rsidR="00C301DD" w:rsidRDefault="00C301DD">
      <w:pPr>
        <w:pStyle w:val="Kommentartext"/>
      </w:pPr>
      <w:r>
        <w:rPr>
          <w:rStyle w:val="Kommentarzeichen"/>
        </w:rPr>
        <w:annotationRef/>
      </w:r>
      <w:r>
        <w:t>Just to get this right: PMMA is used as a mask, exposed by e-beam, but then the pattern needs to be transferred to the substrate, thus I guess there must be an etching step?</w:t>
      </w:r>
    </w:p>
  </w:comment>
  <w:comment w:id="257" w:author="Christoph" w:date="2017-03-24T21:19:00Z" w:initials="C">
    <w:p w:rsidR="005D3F04" w:rsidRDefault="005D3F04">
      <w:pPr>
        <w:pStyle w:val="Kommentartext"/>
      </w:pPr>
      <w:r>
        <w:rPr>
          <w:rStyle w:val="Kommentarzeichen"/>
        </w:rPr>
        <w:annotationRef/>
      </w:r>
      <w:r>
        <w:t>Have there only been fabricated antennas with 150nm gap and 2 micron length or with different parameters?</w:t>
      </w:r>
    </w:p>
  </w:comment>
  <w:comment w:id="261" w:author="Christoph" w:date="2017-03-24T21:19:00Z" w:initials="C">
    <w:p w:rsidR="005D3F04" w:rsidRDefault="005D3F04">
      <w:pPr>
        <w:pStyle w:val="Kommentartext"/>
      </w:pPr>
      <w:r>
        <w:rPr>
          <w:rStyle w:val="Kommentarzeichen"/>
        </w:rPr>
        <w:annotationRef/>
      </w:r>
      <w:r>
        <w:t>“</w:t>
      </w:r>
      <w:proofErr w:type="gramStart"/>
      <w:r>
        <w:t>the</w:t>
      </w:r>
      <w:proofErr w:type="gramEnd"/>
      <w:r>
        <w:t>” or “a”?</w:t>
      </w:r>
    </w:p>
  </w:comment>
  <w:comment w:id="304" w:author="Sarah Lindner" w:date="2017-03-24T21:19:00Z" w:initials="sl">
    <w:p w:rsidR="00283A4E" w:rsidRDefault="00283A4E">
      <w:pPr>
        <w:pStyle w:val="Kommentartext"/>
      </w:pPr>
      <w:r>
        <w:rPr>
          <w:rStyle w:val="Kommentarzeichen"/>
        </w:rPr>
        <w:annotationRef/>
      </w:r>
      <w:r>
        <w:t>Maybe it’s better to write ‘adhesion’, I’m not sure if it’s really van der Waals forces</w:t>
      </w:r>
    </w:p>
  </w:comment>
  <w:comment w:id="305" w:author="Christoph" w:date="2017-03-24T21:19:00Z" w:initials="C">
    <w:p w:rsidR="00592979" w:rsidRDefault="00592979">
      <w:pPr>
        <w:pStyle w:val="Kommentartext"/>
      </w:pPr>
      <w:r>
        <w:rPr>
          <w:rStyle w:val="Kommentarzeichen"/>
        </w:rPr>
        <w:annotationRef/>
      </w:r>
      <w:r>
        <w:t xml:space="preserve">… </w:t>
      </w:r>
      <w:proofErr w:type="gramStart"/>
      <w:r>
        <w:t>adhesion</w:t>
      </w:r>
      <w:proofErr w:type="gramEnd"/>
      <w:r>
        <w:t xml:space="preserve"> forces between </w:t>
      </w:r>
      <w:proofErr w:type="spellStart"/>
      <w:r>
        <w:t>nanodiamond</w:t>
      </w:r>
      <w:proofErr w:type="spellEnd"/>
      <w:r>
        <w:t xml:space="preserve"> </w:t>
      </w:r>
      <w:proofErr w:type="spellStart"/>
      <w:r>
        <w:t>ans</w:t>
      </w:r>
      <w:proofErr w:type="spellEnd"/>
      <w:r>
        <w:t xml:space="preserve"> surface result in separation from the tip and precise placement in the antenna gap, as demonstrated…</w:t>
      </w:r>
    </w:p>
  </w:comment>
  <w:comment w:id="306" w:author="Sarah Lindner" w:date="2017-03-24T21:19:00Z" w:initials="sl">
    <w:p w:rsidR="00283A4E" w:rsidRDefault="00283A4E">
      <w:pPr>
        <w:pStyle w:val="Kommentartext"/>
      </w:pPr>
      <w:r>
        <w:rPr>
          <w:rStyle w:val="Kommentarzeichen"/>
        </w:rPr>
        <w:annotationRef/>
      </w:r>
      <w:r>
        <w:t>See above</w:t>
      </w:r>
    </w:p>
  </w:comment>
  <w:comment w:id="308" w:author="Christoph" w:date="2017-03-24T21:19:00Z" w:initials="C">
    <w:p w:rsidR="005D3F04" w:rsidRDefault="005D3F04">
      <w:pPr>
        <w:pStyle w:val="Kommentartext"/>
      </w:pPr>
      <w:r>
        <w:rPr>
          <w:rStyle w:val="Kommentarzeichen"/>
        </w:rPr>
        <w:annotationRef/>
      </w:r>
      <w:r>
        <w:t xml:space="preserve">It’s </w:t>
      </w:r>
      <w:r w:rsidR="00D20730">
        <w:t>blue-</w:t>
      </w:r>
      <w:r>
        <w:t>green colored now…</w:t>
      </w:r>
    </w:p>
  </w:comment>
  <w:comment w:id="310" w:author="Christoph" w:date="2017-03-24T21:19:00Z" w:initials="C">
    <w:p w:rsidR="00D20730" w:rsidRDefault="00D20730">
      <w:pPr>
        <w:pStyle w:val="Kommentartext"/>
      </w:pPr>
      <w:r>
        <w:rPr>
          <w:rStyle w:val="Kommentarzeichen"/>
        </w:rPr>
        <w:annotationRef/>
      </w:r>
      <w:r>
        <w:t>I like that viewgraph!!</w:t>
      </w:r>
    </w:p>
  </w:comment>
  <w:comment w:id="322" w:author="Christoph" w:date="2017-03-24T21:26:00Z" w:initials="C">
    <w:p w:rsidR="009873AF" w:rsidRDefault="009873AF">
      <w:pPr>
        <w:pStyle w:val="Kommentartext"/>
      </w:pPr>
      <w:r>
        <w:rPr>
          <w:rStyle w:val="Kommentarzeichen"/>
        </w:rPr>
        <w:annotationRef/>
      </w:r>
      <w:r>
        <w:t>We have to state whether the excitation conditions were the same or at least comparable and that the integration times for Figs. 2 and 7 were the same (were they?).</w:t>
      </w:r>
    </w:p>
    <w:p w:rsidR="00772EF0" w:rsidRDefault="009873AF">
      <w:pPr>
        <w:pStyle w:val="Kommentartext"/>
      </w:pPr>
      <w:r>
        <w:t xml:space="preserve">The enhanced emission might have two origins: (i) Purcell factor shortening the </w:t>
      </w:r>
      <w:proofErr w:type="spellStart"/>
      <w:r>
        <w:t>SiV</w:t>
      </w:r>
      <w:proofErr w:type="spellEnd"/>
      <w:r>
        <w:t xml:space="preserve"> lifetime giving rise to larger emission per time interval; (ii) rotation of the </w:t>
      </w:r>
      <w:proofErr w:type="spellStart"/>
      <w:r>
        <w:t>nanodiamond</w:t>
      </w:r>
      <w:proofErr w:type="spellEnd"/>
      <w:r>
        <w:t xml:space="preserve"> upon pick and place resulting in a varied dipole orientation which results in a larger collection efficiency; (iii) modified radiation pattern from the antenna as compared to the dipole pattern which leads to a larger collection efficiency.</w:t>
      </w:r>
    </w:p>
    <w:p w:rsidR="009873AF" w:rsidRDefault="00772EF0">
      <w:pPr>
        <w:pStyle w:val="Kommentartext"/>
      </w:pPr>
      <w:r>
        <w:t>Have you calculated the latter effect?? I guess this one is important.</w:t>
      </w:r>
      <w:r w:rsidR="009873AF">
        <w:t xml:space="preserve"> </w:t>
      </w:r>
      <w:r>
        <w:t xml:space="preserve">(ii) </w:t>
      </w:r>
      <w:proofErr w:type="gramStart"/>
      <w:r>
        <w:t>could</w:t>
      </w:r>
      <w:proofErr w:type="gramEnd"/>
      <w:r>
        <w:t xml:space="preserve"> have been measured by looking at the polarization direction of the emitted light.</w:t>
      </w:r>
      <w:r w:rsidR="009873AF">
        <w:t xml:space="preserve"> </w:t>
      </w:r>
    </w:p>
  </w:comment>
  <w:comment w:id="323" w:author="Sarah Lindner" w:date="2017-03-24T21:19:00Z" w:initials="sl">
    <w:p w:rsidR="0087262E" w:rsidRDefault="0087262E">
      <w:pPr>
        <w:pStyle w:val="Kommentartext"/>
      </w:pPr>
      <w:r>
        <w:rPr>
          <w:rStyle w:val="Kommentarzeichen"/>
        </w:rPr>
        <w:annotationRef/>
      </w:r>
      <w:r>
        <w:t xml:space="preserve">Yes. However, it’s neither a single color center nor do we know the dipole orientation </w:t>
      </w:r>
    </w:p>
  </w:comment>
  <w:comment w:id="338" w:author="Christoph" w:date="2017-03-24T21:19:00Z" w:initials="C">
    <w:p w:rsidR="0037554B" w:rsidRDefault="0037554B">
      <w:pPr>
        <w:pStyle w:val="Kommentartext"/>
      </w:pPr>
      <w:r>
        <w:rPr>
          <w:rStyle w:val="Kommentarzeichen"/>
        </w:rPr>
        <w:annotationRef/>
      </w:r>
      <w:r>
        <w:t>Correct?</w:t>
      </w:r>
    </w:p>
  </w:comment>
  <w:comment w:id="340" w:author="Sarah Lindner" w:date="2017-03-24T21:19:00Z" w:initials="sl">
    <w:p w:rsidR="005763E3" w:rsidRDefault="005763E3">
      <w:pPr>
        <w:pStyle w:val="Kommentartext"/>
      </w:pPr>
      <w:r>
        <w:rPr>
          <w:rStyle w:val="Kommentarzeichen"/>
        </w:rPr>
        <w:annotationRef/>
      </w:r>
      <w:r>
        <w:t xml:space="preserve">The shown data stems from multiple </w:t>
      </w:r>
      <w:proofErr w:type="spellStart"/>
      <w:r>
        <w:t>SiVs</w:t>
      </w:r>
      <w:proofErr w:type="spellEnd"/>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Unicode MS"/>
    <w:charset w:val="00"/>
    <w:family w:val="swiss"/>
    <w:pitch w:val="variable"/>
    <w:sig w:usb0="00000000" w:usb1="C000247B" w:usb2="00000009"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AdvOT2e364b11">
    <w:panose1 w:val="00000000000000000000"/>
    <w:charset w:val="00"/>
    <w:family w:val="roman"/>
    <w:notTrueType/>
    <w:pitch w:val="default"/>
    <w:sig w:usb0="00000003" w:usb1="00000000" w:usb2="00000000" w:usb3="00000000" w:csb0="00000001" w:csb1="00000000"/>
  </w:font>
  <w:font w:name="AdvOT2e364b11+fb">
    <w:panose1 w:val="00000000000000000000"/>
    <w:charset w:val="00"/>
    <w:family w:val="auto"/>
    <w:notTrueType/>
    <w:pitch w:val="default"/>
    <w:sig w:usb0="00000003" w:usb1="00000000" w:usb2="00000000" w:usb3="00000000" w:csb0="00000001" w:csb1="00000000"/>
  </w:font>
  <w:font w:name="cmr10">
    <w:panose1 w:val="020B0500000000000000"/>
    <w:charset w:val="00"/>
    <w:family w:val="swiss"/>
    <w:pitch w:val="variable"/>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25858"/>
    <w:multiLevelType w:val="hybridMultilevel"/>
    <w:tmpl w:val="E564DB9A"/>
    <w:lvl w:ilvl="0" w:tplc="99EED0A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A19"/>
    <w:rsid w:val="00002674"/>
    <w:rsid w:val="00006DCE"/>
    <w:rsid w:val="000168D1"/>
    <w:rsid w:val="00053A74"/>
    <w:rsid w:val="00064EC1"/>
    <w:rsid w:val="00082453"/>
    <w:rsid w:val="000A4BF2"/>
    <w:rsid w:val="000B25E0"/>
    <w:rsid w:val="000B5B12"/>
    <w:rsid w:val="000C4D0C"/>
    <w:rsid w:val="00101C47"/>
    <w:rsid w:val="0010361E"/>
    <w:rsid w:val="00123981"/>
    <w:rsid w:val="00125353"/>
    <w:rsid w:val="001374BC"/>
    <w:rsid w:val="001415FF"/>
    <w:rsid w:val="0016024F"/>
    <w:rsid w:val="00163DCC"/>
    <w:rsid w:val="00164DDB"/>
    <w:rsid w:val="00192048"/>
    <w:rsid w:val="001C28FF"/>
    <w:rsid w:val="001C3FC1"/>
    <w:rsid w:val="002106C1"/>
    <w:rsid w:val="002460D7"/>
    <w:rsid w:val="00261FC3"/>
    <w:rsid w:val="0026570F"/>
    <w:rsid w:val="00280F26"/>
    <w:rsid w:val="00283A4E"/>
    <w:rsid w:val="002F2E54"/>
    <w:rsid w:val="0031791E"/>
    <w:rsid w:val="00334A80"/>
    <w:rsid w:val="00340823"/>
    <w:rsid w:val="00363F83"/>
    <w:rsid w:val="0037554B"/>
    <w:rsid w:val="003918A8"/>
    <w:rsid w:val="003B0B53"/>
    <w:rsid w:val="00407D64"/>
    <w:rsid w:val="00412F93"/>
    <w:rsid w:val="00424809"/>
    <w:rsid w:val="00450719"/>
    <w:rsid w:val="00453B9D"/>
    <w:rsid w:val="00462A6C"/>
    <w:rsid w:val="00463FC8"/>
    <w:rsid w:val="004852AC"/>
    <w:rsid w:val="004A13D5"/>
    <w:rsid w:val="004B02B3"/>
    <w:rsid w:val="004B4376"/>
    <w:rsid w:val="004C25E6"/>
    <w:rsid w:val="004D07A4"/>
    <w:rsid w:val="004D53AD"/>
    <w:rsid w:val="004D6EC9"/>
    <w:rsid w:val="00514A48"/>
    <w:rsid w:val="00521E56"/>
    <w:rsid w:val="005359E8"/>
    <w:rsid w:val="00537111"/>
    <w:rsid w:val="005434CE"/>
    <w:rsid w:val="00547936"/>
    <w:rsid w:val="00575428"/>
    <w:rsid w:val="005763E3"/>
    <w:rsid w:val="005768A1"/>
    <w:rsid w:val="0059253F"/>
    <w:rsid w:val="00592979"/>
    <w:rsid w:val="005D3F04"/>
    <w:rsid w:val="005D4BE0"/>
    <w:rsid w:val="005F154F"/>
    <w:rsid w:val="00623A02"/>
    <w:rsid w:val="00645790"/>
    <w:rsid w:val="00656165"/>
    <w:rsid w:val="006823EA"/>
    <w:rsid w:val="00690125"/>
    <w:rsid w:val="00693173"/>
    <w:rsid w:val="006C5185"/>
    <w:rsid w:val="0074726C"/>
    <w:rsid w:val="007550B6"/>
    <w:rsid w:val="00757701"/>
    <w:rsid w:val="007633D7"/>
    <w:rsid w:val="00772E2E"/>
    <w:rsid w:val="00772EF0"/>
    <w:rsid w:val="00777F6B"/>
    <w:rsid w:val="0078595E"/>
    <w:rsid w:val="00786C78"/>
    <w:rsid w:val="00793C36"/>
    <w:rsid w:val="007B079A"/>
    <w:rsid w:val="007C34E0"/>
    <w:rsid w:val="007F3284"/>
    <w:rsid w:val="0080419F"/>
    <w:rsid w:val="0081133D"/>
    <w:rsid w:val="0085444A"/>
    <w:rsid w:val="0086433C"/>
    <w:rsid w:val="00872043"/>
    <w:rsid w:val="0087262E"/>
    <w:rsid w:val="008821F9"/>
    <w:rsid w:val="0089483B"/>
    <w:rsid w:val="00895708"/>
    <w:rsid w:val="008D4AD9"/>
    <w:rsid w:val="008E662E"/>
    <w:rsid w:val="008E7A45"/>
    <w:rsid w:val="00904D42"/>
    <w:rsid w:val="00961F07"/>
    <w:rsid w:val="009873AF"/>
    <w:rsid w:val="009F4D81"/>
    <w:rsid w:val="00A14269"/>
    <w:rsid w:val="00A52506"/>
    <w:rsid w:val="00AA626A"/>
    <w:rsid w:val="00AD03E5"/>
    <w:rsid w:val="00AD17C1"/>
    <w:rsid w:val="00AD77D1"/>
    <w:rsid w:val="00B45DD3"/>
    <w:rsid w:val="00B8702B"/>
    <w:rsid w:val="00B9262B"/>
    <w:rsid w:val="00C301DD"/>
    <w:rsid w:val="00C341FD"/>
    <w:rsid w:val="00C35EB3"/>
    <w:rsid w:val="00C64075"/>
    <w:rsid w:val="00C7704C"/>
    <w:rsid w:val="00C775F2"/>
    <w:rsid w:val="00C811FB"/>
    <w:rsid w:val="00C93FC6"/>
    <w:rsid w:val="00CD5572"/>
    <w:rsid w:val="00CE4A4F"/>
    <w:rsid w:val="00D20730"/>
    <w:rsid w:val="00D26D15"/>
    <w:rsid w:val="00D376A4"/>
    <w:rsid w:val="00D50D05"/>
    <w:rsid w:val="00D52A19"/>
    <w:rsid w:val="00DA487E"/>
    <w:rsid w:val="00E1369F"/>
    <w:rsid w:val="00E36ED0"/>
    <w:rsid w:val="00E82D14"/>
    <w:rsid w:val="00E9156F"/>
    <w:rsid w:val="00E91BAC"/>
    <w:rsid w:val="00E93EB6"/>
    <w:rsid w:val="00EC2A06"/>
    <w:rsid w:val="00EC41B9"/>
    <w:rsid w:val="00EF13E2"/>
    <w:rsid w:val="00EF3DFA"/>
    <w:rsid w:val="00F5212D"/>
    <w:rsid w:val="00FA0801"/>
    <w:rsid w:val="00FA7E64"/>
    <w:rsid w:val="00FB1FBC"/>
    <w:rsid w:val="00FB4897"/>
    <w:rsid w:val="00FD151B"/>
    <w:rsid w:val="00FD1A1D"/>
    <w:rsid w:val="00FF00C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2A19"/>
    <w:pPr>
      <w:spacing w:after="200" w:line="276" w:lineRule="auto"/>
    </w:pPr>
  </w:style>
  <w:style w:type="paragraph" w:styleId="berschrift1">
    <w:name w:val="heading 1"/>
    <w:basedOn w:val="Standard"/>
    <w:next w:val="Standard"/>
    <w:link w:val="berschrift1Zchn"/>
    <w:uiPriority w:val="9"/>
    <w:qFormat/>
    <w:rsid w:val="00D52A1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A19"/>
    <w:rPr>
      <w:rFonts w:asciiTheme="majorHAnsi" w:eastAsiaTheme="majorEastAsia" w:hAnsiTheme="majorHAnsi" w:cstheme="majorBidi"/>
      <w:b/>
      <w:bCs/>
      <w:color w:val="2E74B5" w:themeColor="accent1" w:themeShade="BF"/>
      <w:sz w:val="28"/>
      <w:szCs w:val="28"/>
    </w:rPr>
  </w:style>
  <w:style w:type="paragraph" w:styleId="Literaturverzeichnis">
    <w:name w:val="Bibliography"/>
    <w:basedOn w:val="Standard"/>
    <w:next w:val="Standard"/>
    <w:uiPriority w:val="37"/>
    <w:unhideWhenUsed/>
    <w:rsid w:val="00D52A19"/>
    <w:pPr>
      <w:tabs>
        <w:tab w:val="left" w:pos="384"/>
      </w:tabs>
      <w:spacing w:after="0" w:line="480" w:lineRule="auto"/>
      <w:ind w:left="384" w:hanging="384"/>
    </w:pPr>
  </w:style>
  <w:style w:type="paragraph" w:styleId="StandardWeb">
    <w:name w:val="Normal (Web)"/>
    <w:basedOn w:val="Standard"/>
    <w:uiPriority w:val="99"/>
    <w:semiHidden/>
    <w:unhideWhenUsed/>
    <w:rsid w:val="00D52A19"/>
    <w:pPr>
      <w:spacing w:before="100" w:beforeAutospacing="1" w:after="100" w:afterAutospacing="1" w:line="240" w:lineRule="auto"/>
    </w:pPr>
    <w:rPr>
      <w:rFonts w:ascii="Times New Roman" w:eastAsiaTheme="minorEastAsia" w:hAnsi="Times New Roman" w:cs="Times New Roman"/>
      <w:sz w:val="24"/>
      <w:szCs w:val="24"/>
    </w:rPr>
  </w:style>
  <w:style w:type="paragraph" w:styleId="Listenabsatz">
    <w:name w:val="List Paragraph"/>
    <w:basedOn w:val="Standard"/>
    <w:uiPriority w:val="34"/>
    <w:qFormat/>
    <w:rsid w:val="00D52A19"/>
    <w:pPr>
      <w:ind w:left="720"/>
      <w:contextualSpacing/>
    </w:pPr>
  </w:style>
  <w:style w:type="paragraph" w:styleId="Sprechblasentext">
    <w:name w:val="Balloon Text"/>
    <w:basedOn w:val="Standard"/>
    <w:link w:val="SprechblasentextZchn"/>
    <w:uiPriority w:val="99"/>
    <w:semiHidden/>
    <w:unhideWhenUsed/>
    <w:rsid w:val="0034082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0823"/>
    <w:rPr>
      <w:rFonts w:ascii="Tahoma" w:hAnsi="Tahoma" w:cs="Tahoma"/>
      <w:sz w:val="16"/>
      <w:szCs w:val="16"/>
    </w:rPr>
  </w:style>
  <w:style w:type="character" w:styleId="Kommentarzeichen">
    <w:name w:val="annotation reference"/>
    <w:basedOn w:val="Absatz-Standardschriftart"/>
    <w:uiPriority w:val="99"/>
    <w:semiHidden/>
    <w:unhideWhenUsed/>
    <w:rsid w:val="002F2E54"/>
    <w:rPr>
      <w:sz w:val="16"/>
      <w:szCs w:val="16"/>
    </w:rPr>
  </w:style>
  <w:style w:type="paragraph" w:styleId="Kommentartext">
    <w:name w:val="annotation text"/>
    <w:basedOn w:val="Standard"/>
    <w:link w:val="KommentartextZchn"/>
    <w:uiPriority w:val="99"/>
    <w:semiHidden/>
    <w:unhideWhenUsed/>
    <w:rsid w:val="002F2E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F2E54"/>
    <w:rPr>
      <w:sz w:val="20"/>
      <w:szCs w:val="20"/>
    </w:rPr>
  </w:style>
  <w:style w:type="paragraph" w:styleId="Kommentarthema">
    <w:name w:val="annotation subject"/>
    <w:basedOn w:val="Kommentartext"/>
    <w:next w:val="Kommentartext"/>
    <w:link w:val="KommentarthemaZchn"/>
    <w:uiPriority w:val="99"/>
    <w:semiHidden/>
    <w:unhideWhenUsed/>
    <w:rsid w:val="002F2E54"/>
    <w:rPr>
      <w:b/>
      <w:bCs/>
    </w:rPr>
  </w:style>
  <w:style w:type="character" w:customStyle="1" w:styleId="KommentarthemaZchn">
    <w:name w:val="Kommentarthema Zchn"/>
    <w:basedOn w:val="KommentartextZchn"/>
    <w:link w:val="Kommentarthema"/>
    <w:uiPriority w:val="99"/>
    <w:semiHidden/>
    <w:rsid w:val="002F2E54"/>
    <w:rPr>
      <w:b/>
      <w:bCs/>
      <w:sz w:val="20"/>
      <w:szCs w:val="20"/>
    </w:rPr>
  </w:style>
  <w:style w:type="character" w:customStyle="1" w:styleId="style5">
    <w:name w:val="style5"/>
    <w:basedOn w:val="Absatz-Standardschriftart"/>
    <w:rsid w:val="000A4B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2A19"/>
    <w:pPr>
      <w:spacing w:after="200" w:line="276" w:lineRule="auto"/>
    </w:pPr>
  </w:style>
  <w:style w:type="paragraph" w:styleId="berschrift1">
    <w:name w:val="heading 1"/>
    <w:basedOn w:val="Standard"/>
    <w:next w:val="Standard"/>
    <w:link w:val="berschrift1Zchn"/>
    <w:uiPriority w:val="9"/>
    <w:qFormat/>
    <w:rsid w:val="00D52A1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A19"/>
    <w:rPr>
      <w:rFonts w:asciiTheme="majorHAnsi" w:eastAsiaTheme="majorEastAsia" w:hAnsiTheme="majorHAnsi" w:cstheme="majorBidi"/>
      <w:b/>
      <w:bCs/>
      <w:color w:val="2E74B5" w:themeColor="accent1" w:themeShade="BF"/>
      <w:sz w:val="28"/>
      <w:szCs w:val="28"/>
    </w:rPr>
  </w:style>
  <w:style w:type="paragraph" w:styleId="Literaturverzeichnis">
    <w:name w:val="Bibliography"/>
    <w:basedOn w:val="Standard"/>
    <w:next w:val="Standard"/>
    <w:uiPriority w:val="37"/>
    <w:unhideWhenUsed/>
    <w:rsid w:val="00D52A19"/>
    <w:pPr>
      <w:tabs>
        <w:tab w:val="left" w:pos="384"/>
      </w:tabs>
      <w:spacing w:after="0" w:line="480" w:lineRule="auto"/>
      <w:ind w:left="384" w:hanging="384"/>
    </w:pPr>
  </w:style>
  <w:style w:type="paragraph" w:styleId="StandardWeb">
    <w:name w:val="Normal (Web)"/>
    <w:basedOn w:val="Standard"/>
    <w:uiPriority w:val="99"/>
    <w:semiHidden/>
    <w:unhideWhenUsed/>
    <w:rsid w:val="00D52A19"/>
    <w:pPr>
      <w:spacing w:before="100" w:beforeAutospacing="1" w:after="100" w:afterAutospacing="1" w:line="240" w:lineRule="auto"/>
    </w:pPr>
    <w:rPr>
      <w:rFonts w:ascii="Times New Roman" w:eastAsiaTheme="minorEastAsia" w:hAnsi="Times New Roman" w:cs="Times New Roman"/>
      <w:sz w:val="24"/>
      <w:szCs w:val="24"/>
    </w:rPr>
  </w:style>
  <w:style w:type="paragraph" w:styleId="Listenabsatz">
    <w:name w:val="List Paragraph"/>
    <w:basedOn w:val="Standard"/>
    <w:uiPriority w:val="34"/>
    <w:qFormat/>
    <w:rsid w:val="00D52A19"/>
    <w:pPr>
      <w:ind w:left="720"/>
      <w:contextualSpacing/>
    </w:pPr>
  </w:style>
  <w:style w:type="paragraph" w:styleId="Sprechblasentext">
    <w:name w:val="Balloon Text"/>
    <w:basedOn w:val="Standard"/>
    <w:link w:val="SprechblasentextZchn"/>
    <w:uiPriority w:val="99"/>
    <w:semiHidden/>
    <w:unhideWhenUsed/>
    <w:rsid w:val="0034082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0823"/>
    <w:rPr>
      <w:rFonts w:ascii="Tahoma" w:hAnsi="Tahoma" w:cs="Tahoma"/>
      <w:sz w:val="16"/>
      <w:szCs w:val="16"/>
    </w:rPr>
  </w:style>
  <w:style w:type="character" w:styleId="Kommentarzeichen">
    <w:name w:val="annotation reference"/>
    <w:basedOn w:val="Absatz-Standardschriftart"/>
    <w:uiPriority w:val="99"/>
    <w:semiHidden/>
    <w:unhideWhenUsed/>
    <w:rsid w:val="002F2E54"/>
    <w:rPr>
      <w:sz w:val="16"/>
      <w:szCs w:val="16"/>
    </w:rPr>
  </w:style>
  <w:style w:type="paragraph" w:styleId="Kommentartext">
    <w:name w:val="annotation text"/>
    <w:basedOn w:val="Standard"/>
    <w:link w:val="KommentartextZchn"/>
    <w:uiPriority w:val="99"/>
    <w:semiHidden/>
    <w:unhideWhenUsed/>
    <w:rsid w:val="002F2E5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F2E54"/>
    <w:rPr>
      <w:sz w:val="20"/>
      <w:szCs w:val="20"/>
    </w:rPr>
  </w:style>
  <w:style w:type="paragraph" w:styleId="Kommentarthema">
    <w:name w:val="annotation subject"/>
    <w:basedOn w:val="Kommentartext"/>
    <w:next w:val="Kommentartext"/>
    <w:link w:val="KommentarthemaZchn"/>
    <w:uiPriority w:val="99"/>
    <w:semiHidden/>
    <w:unhideWhenUsed/>
    <w:rsid w:val="002F2E54"/>
    <w:rPr>
      <w:b/>
      <w:bCs/>
    </w:rPr>
  </w:style>
  <w:style w:type="character" w:customStyle="1" w:styleId="KommentarthemaZchn">
    <w:name w:val="Kommentarthema Zchn"/>
    <w:basedOn w:val="KommentartextZchn"/>
    <w:link w:val="Kommentarthema"/>
    <w:uiPriority w:val="99"/>
    <w:semiHidden/>
    <w:rsid w:val="002F2E54"/>
    <w:rPr>
      <w:b/>
      <w:bCs/>
      <w:sz w:val="20"/>
      <w:szCs w:val="20"/>
    </w:rPr>
  </w:style>
  <w:style w:type="character" w:customStyle="1" w:styleId="style5">
    <w:name w:val="style5"/>
    <w:basedOn w:val="Absatz-Standardschriftart"/>
    <w:rsid w:val="000A4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B5E5C1-D6B4-42E2-A558-766EDAFE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5524</Words>
  <Characters>31488</Characters>
  <Application>Microsoft Office Word</Application>
  <DocSecurity>0</DocSecurity>
  <Lines>262</Lines>
  <Paragraphs>73</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36939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Nancy Rahbany</dc:creator>
  <cp:lastModifiedBy>Sarah Lindner</cp:lastModifiedBy>
  <cp:revision>2</cp:revision>
  <dcterms:created xsi:type="dcterms:W3CDTF">2017-07-04T09:23:00Z</dcterms:created>
  <dcterms:modified xsi:type="dcterms:W3CDTF">2017-07-04T09:23:00Z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id="CXqsNYNB"/&gt;&lt;style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